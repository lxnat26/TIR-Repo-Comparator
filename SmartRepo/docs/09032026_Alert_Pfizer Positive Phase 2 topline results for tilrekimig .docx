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A9D2127" w14:textId="693B2358" w:rsidR="00FB75D6" w:rsidRDefault="00187383" w:rsidP="00447FF0">
            <w:pPr>
              <w:jc w:val="center"/>
              <w:rPr>
                <w:b/>
                <w:bCs/>
                <w:color w:val="002060"/>
                <w:sz w:val="32"/>
                <w:szCs w:val="32"/>
              </w:rPr>
            </w:pPr>
            <w:r w:rsidRPr="00187383">
              <w:rPr>
                <w:b/>
                <w:bCs/>
                <w:color w:val="002060"/>
                <w:sz w:val="32"/>
                <w:szCs w:val="32"/>
              </w:rPr>
              <w:t xml:space="preserve">Pfizer reports positive Phase 2 topline results for </w:t>
            </w:r>
            <w:proofErr w:type="spellStart"/>
            <w:r w:rsidRPr="00187383">
              <w:rPr>
                <w:b/>
                <w:bCs/>
                <w:color w:val="002060"/>
                <w:sz w:val="32"/>
                <w:szCs w:val="32"/>
              </w:rPr>
              <w:t>tilrekimig</w:t>
            </w:r>
            <w:proofErr w:type="spellEnd"/>
            <w:r w:rsidR="00932B33">
              <w:rPr>
                <w:b/>
                <w:bCs/>
                <w:color w:val="002060"/>
                <w:sz w:val="32"/>
                <w:szCs w:val="32"/>
              </w:rPr>
              <w:t xml:space="preserve"> </w:t>
            </w:r>
            <w:r w:rsidRPr="00187383">
              <w:rPr>
                <w:b/>
                <w:bCs/>
                <w:color w:val="002060"/>
                <w:sz w:val="32"/>
                <w:szCs w:val="32"/>
              </w:rPr>
              <w:t xml:space="preserve">in moderate-to-severe </w:t>
            </w:r>
            <w:r w:rsidR="007C69B4">
              <w:rPr>
                <w:b/>
                <w:bCs/>
                <w:color w:val="002060"/>
                <w:sz w:val="32"/>
                <w:szCs w:val="32"/>
              </w:rPr>
              <w:t>AD; plan</w:t>
            </w:r>
            <w:r w:rsidR="00321637">
              <w:rPr>
                <w:b/>
                <w:bCs/>
                <w:color w:val="002060"/>
                <w:sz w:val="32"/>
                <w:szCs w:val="32"/>
              </w:rPr>
              <w:t>s</w:t>
            </w:r>
            <w:r w:rsidR="007C69B4">
              <w:rPr>
                <w:b/>
                <w:bCs/>
                <w:color w:val="002060"/>
                <w:sz w:val="32"/>
                <w:szCs w:val="32"/>
              </w:rPr>
              <w:t xml:space="preserve"> to initiate Phase 3 in 2026 </w:t>
            </w:r>
          </w:p>
          <w:p w14:paraId="132DE950" w14:textId="77777777" w:rsidR="008F718F" w:rsidRDefault="008F718F" w:rsidP="00447FF0">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7E3C0898"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187383">
                    <w:rPr>
                      <w:rFonts w:ascii="Aptos" w:eastAsia="Aptos" w:hAnsi="Aptos" w:cs="Aptos"/>
                      <w:color w:val="171717" w:themeColor="background2" w:themeShade="1A"/>
                      <w:sz w:val="16"/>
                      <w:szCs w:val="16"/>
                    </w:rPr>
                    <w:t>Pfizer</w:t>
                  </w:r>
                </w:p>
                <w:p w14:paraId="6470EEFF" w14:textId="6F21CFFC"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proofErr w:type="spellStart"/>
                  <w:r w:rsidRPr="00A63C55">
                    <w:rPr>
                      <w:rFonts w:ascii="Aptos" w:eastAsia="Aptos" w:hAnsi="Aptos" w:cs="Aptos"/>
                      <w:color w:val="171717" w:themeColor="background2" w:themeShade="1A"/>
                      <w:sz w:val="16"/>
                      <w:szCs w:val="16"/>
                    </w:rPr>
                    <w:t>t</w:t>
                  </w:r>
                  <w:r w:rsidR="00187383">
                    <w:rPr>
                      <w:rFonts w:ascii="Aptos" w:eastAsia="Aptos" w:hAnsi="Aptos" w:cs="Aptos"/>
                      <w:color w:val="171717" w:themeColor="background2" w:themeShade="1A"/>
                      <w:sz w:val="16"/>
                      <w:szCs w:val="16"/>
                    </w:rPr>
                    <w:t>ilerkimig</w:t>
                  </w:r>
                  <w:proofErr w:type="spellEnd"/>
                  <w:r w:rsidR="00932B33">
                    <w:rPr>
                      <w:rFonts w:ascii="Aptos" w:eastAsia="Aptos" w:hAnsi="Aptos" w:cs="Aptos"/>
                      <w:color w:val="171717" w:themeColor="background2" w:themeShade="1A"/>
                      <w:sz w:val="16"/>
                      <w:szCs w:val="16"/>
                    </w:rPr>
                    <w:t xml:space="preserve"> (</w:t>
                  </w:r>
                  <w:r w:rsidR="00932B33" w:rsidRPr="00932B33">
                    <w:rPr>
                      <w:rFonts w:ascii="Aptos" w:eastAsia="Aptos" w:hAnsi="Aptos" w:cs="Aptos"/>
                      <w:color w:val="171717" w:themeColor="background2" w:themeShade="1A"/>
                      <w:sz w:val="16"/>
                      <w:szCs w:val="16"/>
                    </w:rPr>
                    <w:t>PF-07275315, SC IL-4/IL-13/TSLP inhibitor</w:t>
                  </w:r>
                  <w:r w:rsidR="00932B33">
                    <w:rPr>
                      <w:rFonts w:ascii="Aptos" w:eastAsia="Aptos" w:hAnsi="Aptos" w:cs="Aptos"/>
                      <w:color w:val="171717" w:themeColor="background2" w:themeShade="1A"/>
                      <w:sz w:val="16"/>
                      <w:szCs w:val="16"/>
                    </w:rPr>
                    <w:t>)</w:t>
                  </w:r>
                </w:p>
              </w:tc>
              <w:tc>
                <w:tcPr>
                  <w:tcW w:w="4637" w:type="dxa"/>
                  <w:tcMar>
                    <w:left w:w="105" w:type="dxa"/>
                    <w:right w:w="105" w:type="dxa"/>
                  </w:tcMar>
                  <w:vAlign w:val="center"/>
                </w:tcPr>
                <w:p w14:paraId="48EE8D15" w14:textId="7FF3BF0B"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932B33">
                    <w:rPr>
                      <w:color w:val="171717" w:themeColor="background2" w:themeShade="1A"/>
                      <w:sz w:val="16"/>
                      <w:szCs w:val="16"/>
                    </w:rPr>
                    <w:t>March 9, 2026</w:t>
                  </w:r>
                </w:p>
                <w:p w14:paraId="5B8DA44C" w14:textId="716057B3"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932B33" w:rsidRPr="00DD14C8">
                      <w:rPr>
                        <w:rStyle w:val="Hyperlink"/>
                        <w:sz w:val="16"/>
                        <w:szCs w:val="16"/>
                      </w:rPr>
                      <w:t>Press Release</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4E994E84" w14:textId="23FEA2D7" w:rsidR="00EC6DD7" w:rsidRDefault="00EC6DD7" w:rsidP="00B928BF">
            <w:pPr>
              <w:pStyle w:val="ListParagraph"/>
              <w:numPr>
                <w:ilvl w:val="0"/>
                <w:numId w:val="1"/>
              </w:numPr>
              <w:rPr>
                <w:color w:val="171717" w:themeColor="background2" w:themeShade="1A"/>
                <w:sz w:val="22"/>
                <w:szCs w:val="22"/>
              </w:rPr>
            </w:pPr>
            <w:r w:rsidRPr="00EC6DD7">
              <w:rPr>
                <w:color w:val="171717" w:themeColor="background2" w:themeShade="1A"/>
                <w:sz w:val="22"/>
                <w:szCs w:val="22"/>
              </w:rPr>
              <w:t xml:space="preserve">Pfizer announced </w:t>
            </w:r>
            <w:r w:rsidRPr="00B928BF">
              <w:rPr>
                <w:b/>
                <w:bCs/>
                <w:color w:val="171717" w:themeColor="background2" w:themeShade="1A"/>
                <w:sz w:val="22"/>
                <w:szCs w:val="22"/>
              </w:rPr>
              <w:t xml:space="preserve">positive topline </w:t>
            </w:r>
            <w:hyperlink r:id="rId10" w:history="1">
              <w:r w:rsidRPr="000F6A98">
                <w:rPr>
                  <w:rStyle w:val="Hyperlink"/>
                  <w:b/>
                  <w:bCs/>
                  <w:sz w:val="22"/>
                  <w:szCs w:val="22"/>
                </w:rPr>
                <w:t>Pha</w:t>
              </w:r>
              <w:bookmarkStart w:id="0" w:name="_Hlt223965138"/>
              <w:bookmarkStart w:id="1" w:name="_Hlt223965139"/>
              <w:r w:rsidRPr="000F6A98">
                <w:rPr>
                  <w:rStyle w:val="Hyperlink"/>
                  <w:b/>
                  <w:bCs/>
                  <w:sz w:val="22"/>
                  <w:szCs w:val="22"/>
                </w:rPr>
                <w:t>s</w:t>
              </w:r>
              <w:bookmarkEnd w:id="0"/>
              <w:bookmarkEnd w:id="1"/>
              <w:r w:rsidRPr="000F6A98">
                <w:rPr>
                  <w:rStyle w:val="Hyperlink"/>
                  <w:b/>
                  <w:bCs/>
                  <w:sz w:val="22"/>
                  <w:szCs w:val="22"/>
                </w:rPr>
                <w:t>e 2</w:t>
              </w:r>
            </w:hyperlink>
            <w:r w:rsidRPr="00B928BF">
              <w:rPr>
                <w:b/>
                <w:bCs/>
                <w:color w:val="171717" w:themeColor="background2" w:themeShade="1A"/>
                <w:sz w:val="22"/>
                <w:szCs w:val="22"/>
              </w:rPr>
              <w:t xml:space="preserve"> results for </w:t>
            </w:r>
            <w:proofErr w:type="spellStart"/>
            <w:r w:rsidRPr="00B928BF">
              <w:rPr>
                <w:b/>
                <w:bCs/>
                <w:color w:val="171717" w:themeColor="background2" w:themeShade="1A"/>
                <w:sz w:val="22"/>
                <w:szCs w:val="22"/>
              </w:rPr>
              <w:t>tilrekimig</w:t>
            </w:r>
            <w:proofErr w:type="spellEnd"/>
            <w:r w:rsidRPr="00EC6DD7">
              <w:rPr>
                <w:color w:val="171717" w:themeColor="background2" w:themeShade="1A"/>
                <w:sz w:val="22"/>
                <w:szCs w:val="22"/>
              </w:rPr>
              <w:t xml:space="preserve"> in adults with moderate-to-severe AD</w:t>
            </w:r>
          </w:p>
          <w:p w14:paraId="4B0FC8A2" w14:textId="644F02C9" w:rsidR="00EC6DD7" w:rsidRDefault="00D224A3" w:rsidP="00B928BF">
            <w:pPr>
              <w:pStyle w:val="ListParagraph"/>
              <w:numPr>
                <w:ilvl w:val="1"/>
                <w:numId w:val="1"/>
              </w:numPr>
              <w:rPr>
                <w:color w:val="171717" w:themeColor="background2" w:themeShade="1A"/>
                <w:sz w:val="22"/>
                <w:szCs w:val="22"/>
              </w:rPr>
            </w:pPr>
            <w:commentRangeStart w:id="2"/>
            <w:proofErr w:type="spellStart"/>
            <w:r w:rsidRPr="00A6061F">
              <w:rPr>
                <w:b/>
                <w:bCs/>
                <w:color w:val="171717" w:themeColor="background2" w:themeShade="1A"/>
                <w:sz w:val="22"/>
                <w:szCs w:val="22"/>
              </w:rPr>
              <w:t>Tilrekimig</w:t>
            </w:r>
            <w:commentRangeEnd w:id="2"/>
            <w:r w:rsidR="003351E4" w:rsidRPr="00EC6DD7">
              <w:rPr>
                <w:rStyle w:val="CommentReference"/>
                <w:color w:val="171717" w:themeColor="background2" w:themeShade="1A"/>
                <w:sz w:val="22"/>
                <w:szCs w:val="22"/>
              </w:rPr>
              <w:commentReference w:id="2"/>
            </w:r>
            <w:proofErr w:type="spellEnd"/>
            <w:r w:rsidR="00EC6DD7" w:rsidRPr="00EC6DD7">
              <w:rPr>
                <w:color w:val="171717" w:themeColor="background2" w:themeShade="1A"/>
                <w:sz w:val="22"/>
                <w:szCs w:val="22"/>
              </w:rPr>
              <w:t xml:space="preserve"> </w:t>
            </w:r>
            <w:r w:rsidR="00EC6DD7" w:rsidRPr="003F7770">
              <w:rPr>
                <w:b/>
                <w:bCs/>
                <w:color w:val="171717" w:themeColor="background2" w:themeShade="1A"/>
                <w:sz w:val="22"/>
                <w:szCs w:val="22"/>
              </w:rPr>
              <w:t>met its primary endpoint</w:t>
            </w:r>
            <w:r w:rsidR="000130DB">
              <w:rPr>
                <w:color w:val="171717" w:themeColor="background2" w:themeShade="1A"/>
                <w:sz w:val="22"/>
                <w:szCs w:val="22"/>
              </w:rPr>
              <w:t xml:space="preserve"> in Stage 2</w:t>
            </w:r>
            <w:r w:rsidR="004006E8">
              <w:rPr>
                <w:color w:val="171717" w:themeColor="background2" w:themeShade="1A"/>
                <w:sz w:val="22"/>
                <w:szCs w:val="22"/>
              </w:rPr>
              <w:t xml:space="preserve"> </w:t>
            </w:r>
            <w:r w:rsidR="009754D1">
              <w:rPr>
                <w:color w:val="171717" w:themeColor="background2" w:themeShade="1A"/>
                <w:sz w:val="22"/>
                <w:szCs w:val="22"/>
              </w:rPr>
              <w:t xml:space="preserve">of the trial </w:t>
            </w:r>
            <w:r w:rsidR="004006E8">
              <w:rPr>
                <w:color w:val="171717" w:themeColor="background2" w:themeShade="1A"/>
                <w:sz w:val="22"/>
                <w:szCs w:val="22"/>
              </w:rPr>
              <w:t>with Q4W dosing</w:t>
            </w:r>
            <w:r w:rsidR="00EC6DD7" w:rsidRPr="00EC6DD7">
              <w:rPr>
                <w:color w:val="171717" w:themeColor="background2" w:themeShade="1A"/>
                <w:sz w:val="22"/>
                <w:szCs w:val="22"/>
              </w:rPr>
              <w:t>, demonstrating a statistically significant improvement vs placebo in patients achieving EASI-75 at Week 16</w:t>
            </w:r>
            <w:r w:rsidR="005B3148">
              <w:rPr>
                <w:color w:val="171717" w:themeColor="background2" w:themeShade="1A"/>
                <w:sz w:val="22"/>
                <w:szCs w:val="22"/>
              </w:rPr>
              <w:t xml:space="preserve"> (placebo-adjusted scores)</w:t>
            </w:r>
          </w:p>
          <w:p w14:paraId="723DABD6" w14:textId="039F0FFD" w:rsidR="005B3148" w:rsidRPr="00A6061F" w:rsidRDefault="005B3148" w:rsidP="00A6061F">
            <w:pPr>
              <w:pStyle w:val="ListParagraph"/>
              <w:numPr>
                <w:ilvl w:val="2"/>
                <w:numId w:val="1"/>
              </w:numPr>
              <w:rPr>
                <w:color w:val="171717" w:themeColor="background2" w:themeShade="1A"/>
                <w:sz w:val="22"/>
                <w:szCs w:val="22"/>
              </w:rPr>
            </w:pPr>
            <w:r w:rsidRPr="00FD04C0">
              <w:rPr>
                <w:color w:val="171717" w:themeColor="background2" w:themeShade="1A"/>
                <w:sz w:val="22"/>
                <w:szCs w:val="22"/>
              </w:rPr>
              <w:t>38.7% (low dose)</w:t>
            </w:r>
            <w:r w:rsidR="00FD04C0" w:rsidRPr="00FD04C0">
              <w:rPr>
                <w:color w:val="171717" w:themeColor="background2" w:themeShade="1A"/>
                <w:sz w:val="22"/>
                <w:szCs w:val="22"/>
              </w:rPr>
              <w:t xml:space="preserve">, </w:t>
            </w:r>
            <w:r w:rsidRPr="00FD04C0">
              <w:rPr>
                <w:color w:val="171717" w:themeColor="background2" w:themeShade="1A"/>
                <w:sz w:val="22"/>
                <w:szCs w:val="22"/>
              </w:rPr>
              <w:t>51.9% (mid dose)</w:t>
            </w:r>
            <w:r w:rsidR="00FD04C0" w:rsidRPr="00FD04C0">
              <w:rPr>
                <w:color w:val="171717" w:themeColor="background2" w:themeShade="1A"/>
                <w:sz w:val="22"/>
                <w:szCs w:val="22"/>
              </w:rPr>
              <w:t>,</w:t>
            </w:r>
            <w:r w:rsidR="00FD04C0">
              <w:rPr>
                <w:color w:val="171717" w:themeColor="background2" w:themeShade="1A"/>
                <w:sz w:val="22"/>
                <w:szCs w:val="22"/>
              </w:rPr>
              <w:t xml:space="preserve"> </w:t>
            </w:r>
            <w:r w:rsidRPr="00FD04C0">
              <w:rPr>
                <w:color w:val="171717" w:themeColor="background2" w:themeShade="1A"/>
                <w:sz w:val="22"/>
                <w:szCs w:val="22"/>
              </w:rPr>
              <w:t>49.4% (high dose)</w:t>
            </w:r>
          </w:p>
          <w:p w14:paraId="147727CC" w14:textId="09C5E498" w:rsidR="00AD62CA" w:rsidRPr="00A6061F" w:rsidRDefault="00367C76" w:rsidP="00E45A8F">
            <w:pPr>
              <w:pStyle w:val="ListParagraph"/>
              <w:numPr>
                <w:ilvl w:val="1"/>
                <w:numId w:val="1"/>
              </w:numPr>
              <w:rPr>
                <w:color w:val="171717" w:themeColor="background2" w:themeShade="1A"/>
                <w:sz w:val="22"/>
                <w:szCs w:val="22"/>
              </w:rPr>
            </w:pPr>
            <w:r w:rsidRPr="001822D4">
              <w:rPr>
                <w:color w:val="171717" w:themeColor="background2" w:themeShade="1A"/>
                <w:sz w:val="22"/>
                <w:szCs w:val="22"/>
              </w:rPr>
              <w:t>H</w:t>
            </w:r>
            <w:r w:rsidR="00113E5A" w:rsidRPr="001822D4">
              <w:rPr>
                <w:color w:val="171717" w:themeColor="background2" w:themeShade="1A"/>
                <w:sz w:val="22"/>
                <w:szCs w:val="22"/>
              </w:rPr>
              <w:t>igh-dose</w:t>
            </w:r>
            <w:r w:rsidR="00AF7745" w:rsidRPr="001822D4">
              <w:rPr>
                <w:color w:val="171717" w:themeColor="background2" w:themeShade="1A"/>
                <w:sz w:val="22"/>
                <w:szCs w:val="22"/>
              </w:rPr>
              <w:t xml:space="preserve"> for both</w:t>
            </w:r>
            <w:r w:rsidR="00595DA6" w:rsidRPr="00A6061F">
              <w:rPr>
                <w:b/>
                <w:bCs/>
                <w:color w:val="171717" w:themeColor="background2" w:themeShade="1A"/>
                <w:sz w:val="22"/>
                <w:szCs w:val="22"/>
              </w:rPr>
              <w:t xml:space="preserve"> </w:t>
            </w:r>
            <w:proofErr w:type="spellStart"/>
            <w:r w:rsidR="00595DA6" w:rsidRPr="00A6061F">
              <w:rPr>
                <w:b/>
                <w:bCs/>
                <w:color w:val="171717" w:themeColor="background2" w:themeShade="1A"/>
                <w:sz w:val="22"/>
                <w:szCs w:val="22"/>
              </w:rPr>
              <w:t>tilrekimig</w:t>
            </w:r>
            <w:proofErr w:type="spellEnd"/>
            <w:r w:rsidR="00595DA6" w:rsidRPr="00A6061F">
              <w:rPr>
                <w:b/>
                <w:bCs/>
                <w:color w:val="171717" w:themeColor="background2" w:themeShade="1A"/>
                <w:sz w:val="22"/>
                <w:szCs w:val="22"/>
              </w:rPr>
              <w:t xml:space="preserve"> and </w:t>
            </w:r>
            <w:proofErr w:type="spellStart"/>
            <w:r w:rsidR="00595DA6" w:rsidRPr="00A6061F">
              <w:rPr>
                <w:b/>
                <w:bCs/>
                <w:color w:val="171717" w:themeColor="background2" w:themeShade="1A"/>
                <w:sz w:val="22"/>
                <w:szCs w:val="22"/>
              </w:rPr>
              <w:t>ompekimig</w:t>
            </w:r>
            <w:proofErr w:type="spellEnd"/>
            <w:r w:rsidR="00595DA6" w:rsidRPr="00A6061F">
              <w:rPr>
                <w:b/>
                <w:bCs/>
                <w:color w:val="171717" w:themeColor="background2" w:themeShade="1A"/>
                <w:sz w:val="22"/>
                <w:szCs w:val="22"/>
              </w:rPr>
              <w:t xml:space="preserve"> </w:t>
            </w:r>
            <w:r w:rsidR="00595DA6" w:rsidRPr="00952227">
              <w:rPr>
                <w:color w:val="171717" w:themeColor="background2" w:themeShade="1A"/>
                <w:sz w:val="22"/>
                <w:szCs w:val="22"/>
              </w:rPr>
              <w:t>(</w:t>
            </w:r>
            <w:r w:rsidR="003A0D02" w:rsidRPr="00952227">
              <w:rPr>
                <w:color w:val="171717" w:themeColor="background2" w:themeShade="1A"/>
                <w:sz w:val="22"/>
                <w:szCs w:val="22"/>
              </w:rPr>
              <w:t>anti-IL</w:t>
            </w:r>
            <w:r w:rsidR="004A0AA8" w:rsidRPr="00952227">
              <w:rPr>
                <w:color w:val="171717" w:themeColor="background2" w:themeShade="1A"/>
                <w:sz w:val="22"/>
                <w:szCs w:val="22"/>
              </w:rPr>
              <w:t xml:space="preserve">-4/IL-13/IL-33 </w:t>
            </w:r>
            <w:proofErr w:type="spellStart"/>
            <w:r w:rsidR="004A0AA8" w:rsidRPr="00952227">
              <w:rPr>
                <w:color w:val="171717" w:themeColor="background2" w:themeShade="1A"/>
                <w:sz w:val="22"/>
                <w:szCs w:val="22"/>
              </w:rPr>
              <w:t>trispecific</w:t>
            </w:r>
            <w:proofErr w:type="spellEnd"/>
            <w:r w:rsidR="004A0AA8" w:rsidRPr="00952227">
              <w:rPr>
                <w:color w:val="171717" w:themeColor="background2" w:themeShade="1A"/>
                <w:sz w:val="22"/>
                <w:szCs w:val="22"/>
              </w:rPr>
              <w:t>)</w:t>
            </w:r>
            <w:r w:rsidR="004A0AA8" w:rsidRPr="00A6061F">
              <w:rPr>
                <w:b/>
                <w:bCs/>
                <w:color w:val="171717" w:themeColor="background2" w:themeShade="1A"/>
                <w:sz w:val="22"/>
                <w:szCs w:val="22"/>
              </w:rPr>
              <w:t xml:space="preserve"> met the </w:t>
            </w:r>
            <w:r w:rsidR="008537E3" w:rsidRPr="00A6061F">
              <w:rPr>
                <w:b/>
                <w:bCs/>
                <w:color w:val="171717" w:themeColor="background2" w:themeShade="1A"/>
                <w:sz w:val="22"/>
                <w:szCs w:val="22"/>
              </w:rPr>
              <w:t xml:space="preserve">trial Stage 1 EASI-75 </w:t>
            </w:r>
            <w:r w:rsidR="00113E5A" w:rsidRPr="00A6061F">
              <w:rPr>
                <w:b/>
                <w:bCs/>
                <w:color w:val="171717" w:themeColor="background2" w:themeShade="1A"/>
                <w:sz w:val="22"/>
                <w:szCs w:val="22"/>
              </w:rPr>
              <w:t xml:space="preserve">primary endpoint </w:t>
            </w:r>
            <w:r w:rsidR="00DC6262" w:rsidRPr="00A6061F">
              <w:rPr>
                <w:b/>
                <w:bCs/>
                <w:color w:val="171717" w:themeColor="background2" w:themeShade="1A"/>
                <w:sz w:val="22"/>
                <w:szCs w:val="22"/>
              </w:rPr>
              <w:t>at Week 16</w:t>
            </w:r>
            <w:r w:rsidR="00DC6262">
              <w:rPr>
                <w:color w:val="171717" w:themeColor="background2" w:themeShade="1A"/>
                <w:sz w:val="22"/>
                <w:szCs w:val="22"/>
              </w:rPr>
              <w:t xml:space="preserve"> vs. placebo</w:t>
            </w:r>
            <w:r w:rsidR="00AC6EE5">
              <w:rPr>
                <w:color w:val="171717" w:themeColor="background2" w:themeShade="1A"/>
                <w:sz w:val="22"/>
                <w:szCs w:val="22"/>
              </w:rPr>
              <w:t xml:space="preserve"> </w:t>
            </w:r>
            <w:r w:rsidR="00AC6EE5" w:rsidRPr="00A6061F">
              <w:rPr>
                <w:i/>
                <w:iCs/>
                <w:color w:val="0070C0"/>
                <w:sz w:val="22"/>
                <w:szCs w:val="22"/>
              </w:rPr>
              <w:t>– numerical data not provided by Pfizer</w:t>
            </w:r>
          </w:p>
          <w:p w14:paraId="4975839D" w14:textId="77517298" w:rsidR="00BD3782" w:rsidRDefault="00BD3782" w:rsidP="00B928BF">
            <w:pPr>
              <w:pStyle w:val="ListParagraph"/>
              <w:numPr>
                <w:ilvl w:val="0"/>
                <w:numId w:val="1"/>
              </w:numPr>
              <w:rPr>
                <w:color w:val="171717" w:themeColor="background2" w:themeShade="1A"/>
                <w:sz w:val="22"/>
                <w:szCs w:val="22"/>
              </w:rPr>
            </w:pPr>
            <w:r w:rsidRPr="00BD3782">
              <w:rPr>
                <w:color w:val="171717" w:themeColor="background2" w:themeShade="1A"/>
                <w:sz w:val="22"/>
                <w:szCs w:val="22"/>
              </w:rPr>
              <w:t xml:space="preserve">Pfizer plans to move </w:t>
            </w:r>
            <w:proofErr w:type="spellStart"/>
            <w:r w:rsidR="00E15A39">
              <w:rPr>
                <w:color w:val="171717" w:themeColor="background2" w:themeShade="1A"/>
                <w:sz w:val="22"/>
                <w:szCs w:val="22"/>
              </w:rPr>
              <w:t>tilrekimig</w:t>
            </w:r>
            <w:proofErr w:type="spellEnd"/>
            <w:r w:rsidR="00E15A39">
              <w:rPr>
                <w:color w:val="171717" w:themeColor="background2" w:themeShade="1A"/>
                <w:sz w:val="22"/>
                <w:szCs w:val="22"/>
              </w:rPr>
              <w:t xml:space="preserve"> </w:t>
            </w:r>
            <w:r w:rsidRPr="00BD3782">
              <w:rPr>
                <w:color w:val="171717" w:themeColor="background2" w:themeShade="1A"/>
                <w:sz w:val="22"/>
                <w:szCs w:val="22"/>
              </w:rPr>
              <w:t xml:space="preserve">development into </w:t>
            </w:r>
            <w:r w:rsidRPr="00B928BF">
              <w:rPr>
                <w:b/>
                <w:bCs/>
                <w:color w:val="171717" w:themeColor="background2" w:themeShade="1A"/>
                <w:sz w:val="22"/>
                <w:szCs w:val="22"/>
              </w:rPr>
              <w:t>Phase 3</w:t>
            </w:r>
            <w:r w:rsidRPr="00BD3782">
              <w:rPr>
                <w:color w:val="171717" w:themeColor="background2" w:themeShade="1A"/>
                <w:sz w:val="22"/>
                <w:szCs w:val="22"/>
              </w:rPr>
              <w:t xml:space="preserve">, with </w:t>
            </w:r>
            <w:r w:rsidRPr="00B928BF">
              <w:rPr>
                <w:b/>
                <w:bCs/>
                <w:color w:val="171717" w:themeColor="background2" w:themeShade="1A"/>
                <w:sz w:val="22"/>
                <w:szCs w:val="22"/>
              </w:rPr>
              <w:t xml:space="preserve">a pivotal study in </w:t>
            </w:r>
            <w:r w:rsidR="00B928BF">
              <w:rPr>
                <w:b/>
                <w:bCs/>
                <w:color w:val="171717" w:themeColor="background2" w:themeShade="1A"/>
                <w:sz w:val="22"/>
                <w:szCs w:val="22"/>
              </w:rPr>
              <w:t>AD</w:t>
            </w:r>
            <w:r w:rsidRPr="00B928BF">
              <w:rPr>
                <w:b/>
                <w:bCs/>
                <w:color w:val="171717" w:themeColor="background2" w:themeShade="1A"/>
                <w:sz w:val="22"/>
                <w:szCs w:val="22"/>
              </w:rPr>
              <w:t xml:space="preserve"> expected to initiate in 2026</w:t>
            </w:r>
            <w:r>
              <w:rPr>
                <w:color w:val="171717" w:themeColor="background2" w:themeShade="1A"/>
                <w:sz w:val="22"/>
                <w:szCs w:val="22"/>
              </w:rPr>
              <w:t xml:space="preserve"> </w:t>
            </w:r>
            <w:r>
              <w:rPr>
                <w:i/>
                <w:iCs/>
                <w:color w:val="171717" w:themeColor="background2" w:themeShade="1A"/>
                <w:sz w:val="22"/>
                <w:szCs w:val="22"/>
              </w:rPr>
              <w:t>(</w:t>
            </w:r>
            <w:r w:rsidRPr="00BD3782">
              <w:rPr>
                <w:i/>
                <w:iCs/>
                <w:color w:val="0070C0"/>
                <w:sz w:val="22"/>
                <w:szCs w:val="22"/>
              </w:rPr>
              <w:t>timelines undisclosed</w:t>
            </w:r>
            <w:r>
              <w:rPr>
                <w:i/>
                <w:iCs/>
                <w:color w:val="171717" w:themeColor="background2" w:themeShade="1A"/>
                <w:sz w:val="22"/>
                <w:szCs w:val="22"/>
              </w:rPr>
              <w:t>)</w:t>
            </w:r>
          </w:p>
          <w:p w14:paraId="7B742149" w14:textId="77777777" w:rsidR="002E6873" w:rsidRDefault="002E6873" w:rsidP="002E6873">
            <w:pPr>
              <w:rPr>
                <w:color w:val="002060"/>
                <w:sz w:val="22"/>
                <w:szCs w:val="22"/>
              </w:rPr>
            </w:pPr>
          </w:p>
          <w:p w14:paraId="120E1270" w14:textId="702EBA35"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E97132" w:themeColor="accent2"/>
                <w:sz w:val="28"/>
                <w:szCs w:val="28"/>
              </w:rPr>
              <w:t>MEDIUM</w:t>
            </w:r>
          </w:p>
          <w:p w14:paraId="6AB069C6" w14:textId="57E3A2D6" w:rsidR="00CA6BCE" w:rsidRDefault="00EF0C4A" w:rsidP="00B928BF">
            <w:pPr>
              <w:pStyle w:val="ListParagraph"/>
              <w:numPr>
                <w:ilvl w:val="0"/>
                <w:numId w:val="1"/>
              </w:numPr>
              <w:rPr>
                <w:color w:val="171717" w:themeColor="background2" w:themeShade="1A"/>
                <w:sz w:val="22"/>
                <w:szCs w:val="22"/>
              </w:rPr>
            </w:pPr>
            <w:r w:rsidRPr="00EF0C4A">
              <w:rPr>
                <w:color w:val="171717" w:themeColor="background2" w:themeShade="1A"/>
                <w:sz w:val="22"/>
                <w:szCs w:val="22"/>
              </w:rPr>
              <w:t xml:space="preserve">Positive Phase 2 </w:t>
            </w:r>
            <w:r w:rsidR="00204113">
              <w:rPr>
                <w:color w:val="171717" w:themeColor="background2" w:themeShade="1A"/>
                <w:sz w:val="22"/>
                <w:szCs w:val="22"/>
              </w:rPr>
              <w:t xml:space="preserve">topline </w:t>
            </w:r>
            <w:r w:rsidRPr="00EF0C4A">
              <w:rPr>
                <w:color w:val="171717" w:themeColor="background2" w:themeShade="1A"/>
                <w:sz w:val="22"/>
                <w:szCs w:val="22"/>
              </w:rPr>
              <w:t xml:space="preserve">results establish clinical proof-of-concept for Pfizer’s </w:t>
            </w:r>
            <w:proofErr w:type="spellStart"/>
            <w:r w:rsidRPr="00EF0C4A">
              <w:rPr>
                <w:color w:val="171717" w:themeColor="background2" w:themeShade="1A"/>
                <w:sz w:val="22"/>
                <w:szCs w:val="22"/>
              </w:rPr>
              <w:t>trispecific</w:t>
            </w:r>
            <w:proofErr w:type="spellEnd"/>
            <w:r w:rsidRPr="00EF0C4A">
              <w:rPr>
                <w:color w:val="171717" w:themeColor="background2" w:themeShade="1A"/>
                <w:sz w:val="22"/>
                <w:szCs w:val="22"/>
              </w:rPr>
              <w:t xml:space="preserve"> cytokine inhibition strategy, supporting </w:t>
            </w:r>
            <w:proofErr w:type="spellStart"/>
            <w:r w:rsidR="00BF47BD">
              <w:rPr>
                <w:color w:val="171717" w:themeColor="background2" w:themeShade="1A"/>
                <w:sz w:val="22"/>
                <w:szCs w:val="22"/>
              </w:rPr>
              <w:t>tilrekimig</w:t>
            </w:r>
            <w:proofErr w:type="spellEnd"/>
            <w:r w:rsidR="00BF47BD">
              <w:rPr>
                <w:color w:val="171717" w:themeColor="background2" w:themeShade="1A"/>
                <w:sz w:val="22"/>
                <w:szCs w:val="22"/>
              </w:rPr>
              <w:t xml:space="preserve"> </w:t>
            </w:r>
            <w:r w:rsidRPr="00EF0C4A">
              <w:rPr>
                <w:color w:val="171717" w:themeColor="background2" w:themeShade="1A"/>
                <w:sz w:val="22"/>
                <w:szCs w:val="22"/>
              </w:rPr>
              <w:t>advancement into late-stage development and positioning as a potential entrant in the next generation of AD biologic</w:t>
            </w:r>
            <w:r>
              <w:rPr>
                <w:color w:val="171717" w:themeColor="background2" w:themeShade="1A"/>
                <w:sz w:val="22"/>
                <w:szCs w:val="22"/>
              </w:rPr>
              <w:t>s</w:t>
            </w:r>
          </w:p>
          <w:p w14:paraId="1BE48E09" w14:textId="37E32840" w:rsidR="00EE4FC4" w:rsidRPr="00EE4FC4" w:rsidRDefault="00BA6E79" w:rsidP="00EE4FC4">
            <w:pPr>
              <w:pStyle w:val="ListParagraph"/>
              <w:numPr>
                <w:ilvl w:val="0"/>
                <w:numId w:val="1"/>
              </w:numPr>
              <w:rPr>
                <w:color w:val="171717" w:themeColor="background2" w:themeShade="1A"/>
              </w:rPr>
            </w:pPr>
            <w:commentRangeStart w:id="3"/>
            <w:commentRangeStart w:id="4"/>
            <w:commentRangeStart w:id="5"/>
            <w:r w:rsidRPr="00365D2C">
              <w:rPr>
                <w:i/>
                <w:color w:val="0070C0"/>
                <w:sz w:val="22"/>
                <w:szCs w:val="22"/>
              </w:rPr>
              <w:t xml:space="preserve">Assuming </w:t>
            </w:r>
            <w:proofErr w:type="spellStart"/>
            <w:r w:rsidR="00B124D2" w:rsidRPr="00365D2C">
              <w:rPr>
                <w:i/>
                <w:color w:val="0070C0"/>
                <w:sz w:val="22"/>
                <w:szCs w:val="22"/>
              </w:rPr>
              <w:t>tilrekimig</w:t>
            </w:r>
            <w:proofErr w:type="spellEnd"/>
            <w:r w:rsidR="00B124D2" w:rsidRPr="00365D2C">
              <w:rPr>
                <w:i/>
                <w:color w:val="0070C0"/>
                <w:sz w:val="22"/>
                <w:szCs w:val="22"/>
              </w:rPr>
              <w:t xml:space="preserve"> </w:t>
            </w:r>
            <w:r w:rsidRPr="00365D2C">
              <w:rPr>
                <w:i/>
                <w:color w:val="0070C0"/>
                <w:sz w:val="22"/>
                <w:szCs w:val="22"/>
              </w:rPr>
              <w:t xml:space="preserve">Phase 3 initiates in </w:t>
            </w:r>
            <w:r w:rsidR="007A5177">
              <w:rPr>
                <w:i/>
                <w:color w:val="0070C0"/>
                <w:sz w:val="22"/>
                <w:szCs w:val="22"/>
              </w:rPr>
              <w:t>Q4</w:t>
            </w:r>
            <w:r w:rsidRPr="00365D2C">
              <w:rPr>
                <w:i/>
                <w:color w:val="0070C0"/>
                <w:sz w:val="22"/>
                <w:szCs w:val="22"/>
              </w:rPr>
              <w:t xml:space="preserve"> 2026</w:t>
            </w:r>
            <w:commentRangeEnd w:id="3"/>
            <w:r w:rsidR="00DE0922">
              <w:rPr>
                <w:rStyle w:val="CommentReference"/>
                <w:i/>
                <w:color w:val="0070C0"/>
                <w:sz w:val="22"/>
                <w:szCs w:val="22"/>
              </w:rPr>
              <w:commentReference w:id="3"/>
            </w:r>
            <w:commentRangeEnd w:id="4"/>
            <w:r w:rsidR="002538B3">
              <w:rPr>
                <w:rStyle w:val="CommentReference"/>
                <w:i/>
                <w:color w:val="0070C0"/>
                <w:sz w:val="22"/>
                <w:szCs w:val="22"/>
              </w:rPr>
              <w:commentReference w:id="4"/>
            </w:r>
            <w:commentRangeEnd w:id="5"/>
            <w:r w:rsidR="002C4C78">
              <w:rPr>
                <w:rStyle w:val="CommentReference"/>
                <w:i/>
                <w:color w:val="0070C0"/>
                <w:sz w:val="22"/>
                <w:szCs w:val="22"/>
              </w:rPr>
              <w:commentReference w:id="5"/>
            </w:r>
            <w:r w:rsidR="001B3825">
              <w:rPr>
                <w:i/>
                <w:color w:val="0070C0"/>
                <w:sz w:val="22"/>
                <w:szCs w:val="22"/>
              </w:rPr>
              <w:t xml:space="preserve"> (note, Ph2 PCD </w:t>
            </w:r>
            <w:r w:rsidR="00DD1668">
              <w:rPr>
                <w:i/>
                <w:color w:val="0070C0"/>
                <w:sz w:val="22"/>
                <w:szCs w:val="22"/>
              </w:rPr>
              <w:t xml:space="preserve">is </w:t>
            </w:r>
            <w:r w:rsidR="001B3825">
              <w:rPr>
                <w:i/>
                <w:color w:val="0070C0"/>
                <w:sz w:val="22"/>
                <w:szCs w:val="22"/>
              </w:rPr>
              <w:t>Oct 2026)</w:t>
            </w:r>
            <w:r w:rsidRPr="002C4C78">
              <w:rPr>
                <w:i/>
                <w:color w:val="0070C0"/>
                <w:sz w:val="22"/>
                <w:szCs w:val="22"/>
              </w:rPr>
              <w:t xml:space="preserve">, earliest potential </w:t>
            </w:r>
            <w:r w:rsidRPr="00365D2C">
              <w:rPr>
                <w:i/>
                <w:color w:val="0070C0"/>
                <w:sz w:val="22"/>
                <w:szCs w:val="22"/>
              </w:rPr>
              <w:t>regulatory approval could occur</w:t>
            </w:r>
            <w:r w:rsidR="002F4763" w:rsidRPr="00365D2C">
              <w:rPr>
                <w:i/>
                <w:color w:val="0070C0"/>
                <w:sz w:val="22"/>
                <w:szCs w:val="22"/>
              </w:rPr>
              <w:t xml:space="preserve"> in</w:t>
            </w:r>
            <w:r w:rsidRPr="00365D2C">
              <w:rPr>
                <w:i/>
                <w:color w:val="0070C0"/>
                <w:sz w:val="22"/>
                <w:szCs w:val="22"/>
              </w:rPr>
              <w:t xml:space="preserve"> </w:t>
            </w:r>
            <w:r w:rsidR="002F4763" w:rsidRPr="00EE4FC4">
              <w:rPr>
                <w:b/>
                <w:i/>
                <w:color w:val="0070C0"/>
                <w:sz w:val="22"/>
                <w:szCs w:val="22"/>
              </w:rPr>
              <w:t xml:space="preserve">Q1 </w:t>
            </w:r>
            <w:r w:rsidRPr="00EE4FC4">
              <w:rPr>
                <w:b/>
                <w:i/>
                <w:color w:val="0070C0"/>
                <w:sz w:val="22"/>
                <w:szCs w:val="22"/>
              </w:rPr>
              <w:t>2030</w:t>
            </w:r>
            <w:r w:rsidR="00D636D4">
              <w:rPr>
                <w:b/>
                <w:i/>
                <w:color w:val="0070C0"/>
                <w:sz w:val="22"/>
                <w:szCs w:val="22"/>
              </w:rPr>
              <w:t xml:space="preserve"> US/EU</w:t>
            </w:r>
            <w:r w:rsidRPr="00365D2C">
              <w:rPr>
                <w:i/>
                <w:color w:val="0070C0"/>
                <w:sz w:val="22"/>
                <w:szCs w:val="22"/>
              </w:rPr>
              <w:t xml:space="preserve">, based on </w:t>
            </w:r>
            <w:r w:rsidR="002F4763" w:rsidRPr="00365D2C">
              <w:rPr>
                <w:i/>
                <w:color w:val="0070C0"/>
                <w:sz w:val="22"/>
                <w:szCs w:val="22"/>
              </w:rPr>
              <w:t>standard</w:t>
            </w:r>
            <w:r w:rsidRPr="00365D2C">
              <w:rPr>
                <w:i/>
                <w:color w:val="0070C0"/>
                <w:sz w:val="22"/>
                <w:szCs w:val="22"/>
              </w:rPr>
              <w:t xml:space="preserve"> Phase 3 development timelines and review durations</w:t>
            </w:r>
          </w:p>
          <w:p w14:paraId="64C032B1" w14:textId="77777777" w:rsidR="00EE4FC4" w:rsidRPr="00EE4FC4" w:rsidRDefault="00EE4FC4" w:rsidP="00EE4FC4">
            <w:pPr>
              <w:pStyle w:val="ListParagraph"/>
              <w:rPr>
                <w:color w:val="171717" w:themeColor="background2" w:themeShade="1A"/>
              </w:rPr>
            </w:pPr>
          </w:p>
          <w:p w14:paraId="3794E578" w14:textId="43F62694"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3040B7E5" w14:textId="394853B8" w:rsidR="00C35EC6" w:rsidRPr="00C35EC6" w:rsidRDefault="00C35EC6" w:rsidP="00B928BF">
            <w:pPr>
              <w:pStyle w:val="ListParagraph"/>
              <w:numPr>
                <w:ilvl w:val="0"/>
                <w:numId w:val="1"/>
              </w:numPr>
              <w:rPr>
                <w:color w:val="171717" w:themeColor="background2" w:themeShade="1A"/>
                <w:sz w:val="22"/>
                <w:szCs w:val="22"/>
              </w:rPr>
            </w:pPr>
            <w:proofErr w:type="spellStart"/>
            <w:r w:rsidRPr="00C35EC6">
              <w:rPr>
                <w:color w:val="171717" w:themeColor="background2" w:themeShade="1A"/>
                <w:sz w:val="22"/>
                <w:szCs w:val="22"/>
              </w:rPr>
              <w:t>Tilrekimig</w:t>
            </w:r>
            <w:proofErr w:type="spellEnd"/>
            <w:r w:rsidRPr="00C35EC6">
              <w:rPr>
                <w:color w:val="171717" w:themeColor="background2" w:themeShade="1A"/>
                <w:sz w:val="22"/>
                <w:szCs w:val="22"/>
              </w:rPr>
              <w:t xml:space="preserve"> introduces a multi-target cytokine blockade </w:t>
            </w:r>
            <w:r w:rsidR="00D757AC">
              <w:rPr>
                <w:color w:val="171717" w:themeColor="background2" w:themeShade="1A"/>
                <w:sz w:val="22"/>
                <w:szCs w:val="22"/>
              </w:rPr>
              <w:t>approach</w:t>
            </w:r>
            <w:r w:rsidRPr="00C35EC6">
              <w:rPr>
                <w:color w:val="171717" w:themeColor="background2" w:themeShade="1A"/>
                <w:sz w:val="22"/>
                <w:szCs w:val="22"/>
              </w:rPr>
              <w:t>, combining IL-4/IL-13 inhibition with upstream TSLP targeting</w:t>
            </w:r>
          </w:p>
          <w:p w14:paraId="75030B1B" w14:textId="7744D325" w:rsidR="00AF574C" w:rsidRDefault="00C35EC6" w:rsidP="003412BC">
            <w:pPr>
              <w:pStyle w:val="ListParagraph"/>
              <w:numPr>
                <w:ilvl w:val="1"/>
                <w:numId w:val="1"/>
              </w:numPr>
              <w:rPr>
                <w:i/>
                <w:iCs/>
                <w:color w:val="0070C0"/>
                <w:sz w:val="22"/>
                <w:szCs w:val="22"/>
              </w:rPr>
            </w:pPr>
            <w:r w:rsidRPr="00C35EC6">
              <w:rPr>
                <w:i/>
                <w:iCs/>
                <w:color w:val="0070C0"/>
                <w:sz w:val="22"/>
                <w:szCs w:val="22"/>
              </w:rPr>
              <w:t xml:space="preserve">The AD biologic market remains </w:t>
            </w:r>
            <w:r w:rsidR="006A6F46">
              <w:rPr>
                <w:i/>
                <w:iCs/>
                <w:color w:val="0070C0"/>
                <w:sz w:val="22"/>
                <w:szCs w:val="22"/>
              </w:rPr>
              <w:t xml:space="preserve">primarily </w:t>
            </w:r>
            <w:r w:rsidRPr="00C35EC6">
              <w:rPr>
                <w:i/>
                <w:iCs/>
                <w:color w:val="0070C0"/>
                <w:sz w:val="22"/>
                <w:szCs w:val="22"/>
              </w:rPr>
              <w:t>anchored around IL-4/IL-13 pathway inhibition, led by Dupixent</w:t>
            </w:r>
            <w:r w:rsidR="00DE0922">
              <w:rPr>
                <w:i/>
                <w:iCs/>
                <w:color w:val="0070C0"/>
                <w:sz w:val="22"/>
                <w:szCs w:val="22"/>
              </w:rPr>
              <w:t xml:space="preserve"> (Sanofi/Regeneron)</w:t>
            </w:r>
            <w:r w:rsidRPr="00C35EC6">
              <w:rPr>
                <w:i/>
                <w:iCs/>
                <w:color w:val="0070C0"/>
                <w:sz w:val="22"/>
                <w:szCs w:val="22"/>
              </w:rPr>
              <w:t>, with additiona</w:t>
            </w:r>
            <w:r w:rsidRPr="00D757AC">
              <w:rPr>
                <w:i/>
                <w:iCs/>
                <w:color w:val="0070C0"/>
                <w:sz w:val="22"/>
                <w:szCs w:val="22"/>
              </w:rPr>
              <w:t xml:space="preserve">l </w:t>
            </w:r>
            <w:r w:rsidR="00662ACA" w:rsidRPr="00D757AC">
              <w:rPr>
                <w:i/>
                <w:iCs/>
                <w:color w:val="0070C0"/>
                <w:sz w:val="22"/>
                <w:szCs w:val="22"/>
              </w:rPr>
              <w:t>key</w:t>
            </w:r>
            <w:r w:rsidR="00662ACA">
              <w:rPr>
                <w:color w:val="0070C0"/>
              </w:rPr>
              <w:t xml:space="preserve"> </w:t>
            </w:r>
            <w:r w:rsidR="006A6F46">
              <w:rPr>
                <w:i/>
                <w:iCs/>
                <w:color w:val="0070C0"/>
                <w:sz w:val="22"/>
                <w:szCs w:val="22"/>
              </w:rPr>
              <w:t xml:space="preserve">players </w:t>
            </w:r>
            <w:r w:rsidRPr="00C35EC6">
              <w:rPr>
                <w:i/>
                <w:iCs/>
                <w:color w:val="0070C0"/>
                <w:sz w:val="22"/>
                <w:szCs w:val="22"/>
              </w:rPr>
              <w:t xml:space="preserve">such as </w:t>
            </w:r>
            <w:proofErr w:type="spellStart"/>
            <w:r w:rsidRPr="00C35EC6">
              <w:rPr>
                <w:i/>
                <w:iCs/>
                <w:color w:val="0070C0"/>
                <w:sz w:val="22"/>
                <w:szCs w:val="22"/>
              </w:rPr>
              <w:t>Ebglyss</w:t>
            </w:r>
            <w:proofErr w:type="spellEnd"/>
            <w:r w:rsidR="00DE0922">
              <w:rPr>
                <w:i/>
                <w:iCs/>
                <w:color w:val="0070C0"/>
                <w:sz w:val="22"/>
                <w:szCs w:val="22"/>
              </w:rPr>
              <w:t xml:space="preserve"> (Eli Lilly)</w:t>
            </w:r>
            <w:r w:rsidRPr="00C35EC6">
              <w:rPr>
                <w:i/>
                <w:iCs/>
                <w:color w:val="0070C0"/>
                <w:sz w:val="22"/>
                <w:szCs w:val="22"/>
              </w:rPr>
              <w:t xml:space="preserve"> and </w:t>
            </w:r>
            <w:proofErr w:type="spellStart"/>
            <w:r w:rsidRPr="00C35EC6">
              <w:rPr>
                <w:i/>
                <w:iCs/>
                <w:color w:val="0070C0"/>
                <w:sz w:val="22"/>
                <w:szCs w:val="22"/>
              </w:rPr>
              <w:t>Adbry</w:t>
            </w:r>
            <w:proofErr w:type="spellEnd"/>
            <w:r w:rsidR="00067D5F">
              <w:rPr>
                <w:i/>
                <w:iCs/>
                <w:color w:val="0070C0"/>
                <w:sz w:val="22"/>
                <w:szCs w:val="22"/>
              </w:rPr>
              <w:t>/</w:t>
            </w:r>
            <w:proofErr w:type="spellStart"/>
            <w:r w:rsidR="00067D5F" w:rsidRPr="00067D5F">
              <w:rPr>
                <w:i/>
                <w:iCs/>
                <w:color w:val="0070C0"/>
                <w:sz w:val="22"/>
                <w:szCs w:val="22"/>
              </w:rPr>
              <w:t>Adtralza</w:t>
            </w:r>
            <w:proofErr w:type="spellEnd"/>
            <w:r w:rsidR="00DE0922">
              <w:rPr>
                <w:i/>
                <w:iCs/>
                <w:color w:val="0070C0"/>
                <w:sz w:val="22"/>
                <w:szCs w:val="22"/>
              </w:rPr>
              <w:t xml:space="preserve"> (Leo Pharma)</w:t>
            </w:r>
          </w:p>
          <w:p w14:paraId="4232E6A9" w14:textId="3738F25F" w:rsidR="00BE1FC4" w:rsidRPr="00BE1FC4" w:rsidRDefault="00C35EC6" w:rsidP="00BE1FC4">
            <w:pPr>
              <w:pStyle w:val="ListParagraph"/>
              <w:numPr>
                <w:ilvl w:val="0"/>
                <w:numId w:val="1"/>
              </w:numPr>
              <w:rPr>
                <w:color w:val="171717" w:themeColor="background2" w:themeShade="1A"/>
                <w:sz w:val="22"/>
                <w:szCs w:val="22"/>
              </w:rPr>
            </w:pPr>
            <w:r w:rsidRPr="00C35EC6">
              <w:rPr>
                <w:color w:val="171717" w:themeColor="background2" w:themeShade="1A"/>
                <w:sz w:val="22"/>
                <w:szCs w:val="22"/>
              </w:rPr>
              <w:t>The ~</w:t>
            </w:r>
            <w:r w:rsidR="00F53713">
              <w:rPr>
                <w:color w:val="171717" w:themeColor="background2" w:themeShade="1A"/>
                <w:sz w:val="22"/>
                <w:szCs w:val="22"/>
              </w:rPr>
              <w:t>50</w:t>
            </w:r>
            <w:r w:rsidRPr="00C35EC6">
              <w:rPr>
                <w:color w:val="171717" w:themeColor="background2" w:themeShade="1A"/>
                <w:sz w:val="22"/>
                <w:szCs w:val="22"/>
              </w:rPr>
              <w:t xml:space="preserve">% placebo-adjusted EASI-75 signal </w:t>
            </w:r>
            <w:r>
              <w:rPr>
                <w:color w:val="171717" w:themeColor="background2" w:themeShade="1A"/>
                <w:sz w:val="22"/>
                <w:szCs w:val="22"/>
              </w:rPr>
              <w:t xml:space="preserve">could </w:t>
            </w:r>
            <w:r w:rsidRPr="00C35EC6">
              <w:rPr>
                <w:color w:val="171717" w:themeColor="background2" w:themeShade="1A"/>
                <w:sz w:val="22"/>
                <w:szCs w:val="22"/>
              </w:rPr>
              <w:t>suggest a competitive efficacy profile in early testing</w:t>
            </w:r>
            <w:r w:rsidR="002F395A">
              <w:rPr>
                <w:color w:val="171717" w:themeColor="background2" w:themeShade="1A"/>
                <w:sz w:val="22"/>
                <w:szCs w:val="22"/>
              </w:rPr>
              <w:t xml:space="preserve"> </w:t>
            </w:r>
            <w:r w:rsidR="002F395A">
              <w:rPr>
                <w:i/>
                <w:iCs/>
                <w:color w:val="171717" w:themeColor="background2" w:themeShade="1A"/>
                <w:sz w:val="22"/>
                <w:szCs w:val="22"/>
              </w:rPr>
              <w:t>(</w:t>
            </w:r>
            <w:r w:rsidR="00AA14DA">
              <w:rPr>
                <w:i/>
                <w:iCs/>
                <w:color w:val="0070C0"/>
                <w:sz w:val="22"/>
                <w:szCs w:val="22"/>
              </w:rPr>
              <w:t xml:space="preserve">compared with </w:t>
            </w:r>
            <w:r w:rsidR="001427AF">
              <w:rPr>
                <w:i/>
                <w:iCs/>
                <w:color w:val="0070C0"/>
                <w:sz w:val="22"/>
                <w:szCs w:val="22"/>
              </w:rPr>
              <w:t>placebo-adjusted</w:t>
            </w:r>
            <w:r w:rsidR="00E62B48" w:rsidRPr="00E62B48">
              <w:rPr>
                <w:i/>
                <w:iCs/>
                <w:color w:val="0070C0"/>
                <w:sz w:val="22"/>
                <w:szCs w:val="22"/>
              </w:rPr>
              <w:t xml:space="preserve"> Week-16 EASI-75 rates reported for Dupixent in the </w:t>
            </w:r>
            <w:hyperlink r:id="rId15" w:history="1">
              <w:r w:rsidR="00E62B48" w:rsidRPr="00E02C8F">
                <w:rPr>
                  <w:rStyle w:val="Hyperlink"/>
                  <w:i/>
                  <w:iCs/>
                  <w:sz w:val="22"/>
                  <w:szCs w:val="22"/>
                </w:rPr>
                <w:t>range</w:t>
              </w:r>
            </w:hyperlink>
            <w:r w:rsidR="00E62B48" w:rsidRPr="00E62B48">
              <w:rPr>
                <w:i/>
                <w:iCs/>
                <w:color w:val="0070C0"/>
                <w:sz w:val="22"/>
                <w:szCs w:val="22"/>
              </w:rPr>
              <w:t xml:space="preserve"> of ~</w:t>
            </w:r>
            <w:commentRangeStart w:id="7"/>
            <w:commentRangeStart w:id="8"/>
            <w:r w:rsidR="00A2119A">
              <w:rPr>
                <w:i/>
                <w:iCs/>
                <w:color w:val="0070C0"/>
                <w:sz w:val="22"/>
                <w:szCs w:val="22"/>
              </w:rPr>
              <w:t>32-</w:t>
            </w:r>
            <w:r w:rsidR="008C3FD3">
              <w:rPr>
                <w:i/>
                <w:iCs/>
                <w:color w:val="0070C0"/>
                <w:sz w:val="22"/>
                <w:szCs w:val="22"/>
              </w:rPr>
              <w:t>36</w:t>
            </w:r>
            <w:commentRangeEnd w:id="7"/>
            <w:r w:rsidR="00540CFC" w:rsidRPr="00E62B48">
              <w:rPr>
                <w:rStyle w:val="CommentReference"/>
                <w:i/>
                <w:iCs/>
                <w:color w:val="0070C0"/>
                <w:sz w:val="22"/>
                <w:szCs w:val="22"/>
              </w:rPr>
              <w:commentReference w:id="7"/>
            </w:r>
            <w:commentRangeEnd w:id="8"/>
            <w:r w:rsidRPr="00E62B48">
              <w:rPr>
                <w:rStyle w:val="CommentReference"/>
                <w:i/>
                <w:iCs/>
                <w:color w:val="0070C0"/>
                <w:sz w:val="22"/>
                <w:szCs w:val="22"/>
              </w:rPr>
              <w:commentReference w:id="8"/>
            </w:r>
            <w:r w:rsidR="00E62B48" w:rsidRPr="00E62B48">
              <w:rPr>
                <w:i/>
                <w:iCs/>
                <w:color w:val="0070C0"/>
                <w:sz w:val="22"/>
                <w:szCs w:val="22"/>
              </w:rPr>
              <w:t>% in pivotal trials</w:t>
            </w:r>
            <w:r w:rsidR="00E62B48" w:rsidRPr="00E62B48">
              <w:rPr>
                <w:i/>
                <w:iCs/>
                <w:color w:val="171717" w:themeColor="background2" w:themeShade="1A"/>
                <w:sz w:val="22"/>
                <w:szCs w:val="22"/>
              </w:rPr>
              <w:t>)</w:t>
            </w:r>
            <w:r w:rsidRPr="00C35EC6">
              <w:rPr>
                <w:color w:val="171717" w:themeColor="background2" w:themeShade="1A"/>
                <w:sz w:val="22"/>
                <w:szCs w:val="22"/>
              </w:rPr>
              <w:t>, although</w:t>
            </w:r>
            <w:r w:rsidR="004F52D7" w:rsidRPr="00C35EC6">
              <w:rPr>
                <w:color w:val="171717" w:themeColor="background2" w:themeShade="1A"/>
                <w:sz w:val="22"/>
                <w:szCs w:val="22"/>
              </w:rPr>
              <w:t xml:space="preserve"> </w:t>
            </w:r>
            <w:r w:rsidRPr="00C35EC6">
              <w:rPr>
                <w:color w:val="171717" w:themeColor="background2" w:themeShade="1A"/>
                <w:sz w:val="22"/>
                <w:szCs w:val="22"/>
              </w:rPr>
              <w:t xml:space="preserve">benchmarking </w:t>
            </w:r>
            <w:r w:rsidR="005E7DDB">
              <w:rPr>
                <w:color w:val="171717" w:themeColor="background2" w:themeShade="1A"/>
                <w:sz w:val="22"/>
                <w:szCs w:val="22"/>
              </w:rPr>
              <w:t>is</w:t>
            </w:r>
            <w:r w:rsidRPr="00C35EC6">
              <w:rPr>
                <w:color w:val="171717" w:themeColor="background2" w:themeShade="1A"/>
                <w:sz w:val="22"/>
                <w:szCs w:val="22"/>
              </w:rPr>
              <w:t xml:space="preserve"> limited until</w:t>
            </w:r>
            <w:r w:rsidR="005A3A24">
              <w:rPr>
                <w:color w:val="171717" w:themeColor="background2" w:themeShade="1A"/>
                <w:sz w:val="22"/>
                <w:szCs w:val="22"/>
              </w:rPr>
              <w:t xml:space="preserve"> absolute</w:t>
            </w:r>
            <w:r w:rsidR="00770594">
              <w:rPr>
                <w:color w:val="171717" w:themeColor="background2" w:themeShade="1A"/>
                <w:sz w:val="22"/>
                <w:szCs w:val="22"/>
              </w:rPr>
              <w:t xml:space="preserve"> </w:t>
            </w:r>
            <w:r w:rsidRPr="00C35EC6">
              <w:rPr>
                <w:color w:val="171717" w:themeColor="background2" w:themeShade="1A"/>
                <w:sz w:val="22"/>
                <w:szCs w:val="22"/>
              </w:rPr>
              <w:t xml:space="preserve">response rates and </w:t>
            </w:r>
            <w:r w:rsidR="00995DB0">
              <w:rPr>
                <w:color w:val="171717" w:themeColor="background2" w:themeShade="1A"/>
                <w:sz w:val="22"/>
                <w:szCs w:val="22"/>
              </w:rPr>
              <w:t>complete</w:t>
            </w:r>
            <w:r w:rsidR="00995DB0" w:rsidRPr="00C35EC6">
              <w:rPr>
                <w:color w:val="171717" w:themeColor="background2" w:themeShade="1A"/>
                <w:sz w:val="22"/>
                <w:szCs w:val="22"/>
              </w:rPr>
              <w:t xml:space="preserve"> </w:t>
            </w:r>
            <w:r w:rsidRPr="00C35EC6">
              <w:rPr>
                <w:color w:val="171717" w:themeColor="background2" w:themeShade="1A"/>
                <w:sz w:val="22"/>
                <w:szCs w:val="22"/>
              </w:rPr>
              <w:t>trial details are disclosed</w:t>
            </w:r>
          </w:p>
          <w:p w14:paraId="57BF6886" w14:textId="77777777" w:rsidR="003026D6" w:rsidRPr="0010125C" w:rsidRDefault="003026D6" w:rsidP="003026D6">
            <w:pPr>
              <w:pStyle w:val="ListParagraph"/>
              <w:numPr>
                <w:ilvl w:val="1"/>
                <w:numId w:val="1"/>
              </w:numPr>
              <w:rPr>
                <w:i/>
                <w:iCs/>
                <w:color w:val="0070C0"/>
                <w:sz w:val="22"/>
                <w:szCs w:val="22"/>
              </w:rPr>
            </w:pPr>
            <w:commentRangeStart w:id="9"/>
            <w:proofErr w:type="spellStart"/>
            <w:r>
              <w:rPr>
                <w:i/>
                <w:iCs/>
                <w:color w:val="0070C0"/>
                <w:sz w:val="22"/>
                <w:szCs w:val="22"/>
              </w:rPr>
              <w:t>T</w:t>
            </w:r>
            <w:r w:rsidRPr="00C35EC6">
              <w:rPr>
                <w:i/>
                <w:iCs/>
                <w:color w:val="0070C0"/>
                <w:sz w:val="22"/>
                <w:szCs w:val="22"/>
              </w:rPr>
              <w:t>ilrekimig</w:t>
            </w:r>
            <w:proofErr w:type="spellEnd"/>
            <w:r w:rsidRPr="00C35EC6">
              <w:rPr>
                <w:i/>
                <w:iCs/>
                <w:color w:val="0070C0"/>
                <w:sz w:val="22"/>
                <w:szCs w:val="22"/>
              </w:rPr>
              <w:t xml:space="preserve"> </w:t>
            </w:r>
            <w:r>
              <w:rPr>
                <w:i/>
                <w:iCs/>
                <w:color w:val="0070C0"/>
                <w:sz w:val="22"/>
                <w:szCs w:val="22"/>
              </w:rPr>
              <w:t xml:space="preserve">is </w:t>
            </w:r>
            <w:r w:rsidRPr="00C35EC6">
              <w:rPr>
                <w:i/>
                <w:iCs/>
                <w:color w:val="0070C0"/>
                <w:sz w:val="22"/>
                <w:szCs w:val="22"/>
              </w:rPr>
              <w:t>attempt</w:t>
            </w:r>
            <w:r>
              <w:rPr>
                <w:i/>
                <w:iCs/>
                <w:color w:val="0070C0"/>
                <w:sz w:val="22"/>
                <w:szCs w:val="22"/>
              </w:rPr>
              <w:t>ing</w:t>
            </w:r>
            <w:r w:rsidRPr="00C35EC6">
              <w:rPr>
                <w:i/>
                <w:iCs/>
                <w:color w:val="0070C0"/>
                <w:sz w:val="22"/>
                <w:szCs w:val="22"/>
              </w:rPr>
              <w:t xml:space="preserve"> to </w:t>
            </w:r>
            <w:r>
              <w:rPr>
                <w:i/>
                <w:iCs/>
                <w:color w:val="0070C0"/>
                <w:sz w:val="22"/>
                <w:szCs w:val="22"/>
              </w:rPr>
              <w:t xml:space="preserve">add significant efficacy benefit above current standard of care </w:t>
            </w:r>
            <w:r w:rsidRPr="00C35EC6">
              <w:rPr>
                <w:i/>
                <w:iCs/>
                <w:color w:val="0070C0"/>
                <w:sz w:val="22"/>
                <w:szCs w:val="22"/>
              </w:rPr>
              <w:t xml:space="preserve">by </w:t>
            </w:r>
            <w:r>
              <w:rPr>
                <w:i/>
                <w:iCs/>
                <w:color w:val="0070C0"/>
                <w:sz w:val="22"/>
                <w:szCs w:val="22"/>
              </w:rPr>
              <w:t xml:space="preserve">blocking both IL-4 and IL-13, while </w:t>
            </w:r>
            <w:r w:rsidRPr="00C35EC6">
              <w:rPr>
                <w:i/>
                <w:iCs/>
                <w:color w:val="0070C0"/>
                <w:sz w:val="22"/>
                <w:szCs w:val="22"/>
              </w:rPr>
              <w:t>adding TSLP inhibition to suppress upstream epithelial drivers of Type-2 inflammation</w:t>
            </w:r>
            <w:commentRangeEnd w:id="9"/>
            <w:r w:rsidR="00DD32AE" w:rsidRPr="0010125C">
              <w:rPr>
                <w:rStyle w:val="CommentReference"/>
                <w:i/>
                <w:iCs/>
                <w:color w:val="0070C0"/>
                <w:sz w:val="22"/>
                <w:szCs w:val="22"/>
              </w:rPr>
              <w:commentReference w:id="9"/>
            </w:r>
          </w:p>
          <w:p w14:paraId="44A6ED1B" w14:textId="43329309" w:rsidR="00C35EC6" w:rsidRDefault="00C35EC6" w:rsidP="00B928BF">
            <w:pPr>
              <w:pStyle w:val="ListParagraph"/>
              <w:numPr>
                <w:ilvl w:val="1"/>
                <w:numId w:val="1"/>
              </w:numPr>
              <w:rPr>
                <w:color w:val="171717" w:themeColor="background2" w:themeShade="1A"/>
                <w:sz w:val="22"/>
                <w:szCs w:val="22"/>
              </w:rPr>
            </w:pPr>
            <w:r w:rsidRPr="00C35EC6">
              <w:rPr>
                <w:color w:val="171717" w:themeColor="background2" w:themeShade="1A"/>
                <w:sz w:val="22"/>
                <w:szCs w:val="22"/>
              </w:rPr>
              <w:t xml:space="preserve">Further, once-monthly dosing could represent a potential convenience advantage vs </w:t>
            </w:r>
            <w:r w:rsidR="00995DB0">
              <w:rPr>
                <w:color w:val="171717" w:themeColor="background2" w:themeShade="1A"/>
                <w:sz w:val="22"/>
                <w:szCs w:val="22"/>
              </w:rPr>
              <w:t>Dupixent</w:t>
            </w:r>
            <w:r w:rsidR="00995DB0" w:rsidRPr="00C35EC6">
              <w:rPr>
                <w:color w:val="171717" w:themeColor="background2" w:themeShade="1A"/>
                <w:sz w:val="22"/>
                <w:szCs w:val="22"/>
              </w:rPr>
              <w:t xml:space="preserve"> </w:t>
            </w:r>
            <w:r w:rsidRPr="00C35EC6">
              <w:rPr>
                <w:color w:val="171717" w:themeColor="background2" w:themeShade="1A"/>
                <w:sz w:val="22"/>
                <w:szCs w:val="22"/>
              </w:rPr>
              <w:t xml:space="preserve">administered every two weeks, </w:t>
            </w:r>
            <w:r w:rsidR="000F248E" w:rsidRPr="000F248E">
              <w:rPr>
                <w:color w:val="171717" w:themeColor="background2" w:themeShade="1A"/>
                <w:sz w:val="22"/>
                <w:szCs w:val="22"/>
              </w:rPr>
              <w:t>pending confirmation of durability and safety in Phase 3</w:t>
            </w:r>
          </w:p>
          <w:p w14:paraId="5915ABEE" w14:textId="7A8CEC81" w:rsidR="007B1743" w:rsidRDefault="007B1743" w:rsidP="007B1743">
            <w:pPr>
              <w:pStyle w:val="ListParagraph"/>
              <w:numPr>
                <w:ilvl w:val="0"/>
                <w:numId w:val="1"/>
              </w:numPr>
              <w:rPr>
                <w:color w:val="171717" w:themeColor="background2" w:themeShade="1A"/>
                <w:sz w:val="22"/>
                <w:szCs w:val="22"/>
              </w:rPr>
            </w:pPr>
            <w:r w:rsidRPr="00610B5D">
              <w:rPr>
                <w:color w:val="171717" w:themeColor="background2" w:themeShade="1A"/>
                <w:sz w:val="22"/>
                <w:szCs w:val="22"/>
              </w:rPr>
              <w:t>Detailed results are expected to be presented at a future medical meeting</w:t>
            </w:r>
            <w:r>
              <w:rPr>
                <w:color w:val="171717" w:themeColor="background2" w:themeShade="1A"/>
                <w:sz w:val="22"/>
                <w:szCs w:val="22"/>
              </w:rPr>
              <w:t xml:space="preserve"> </w:t>
            </w:r>
            <w:r w:rsidRPr="00610B5D">
              <w:rPr>
                <w:color w:val="171717" w:themeColor="background2" w:themeShade="1A"/>
                <w:sz w:val="22"/>
                <w:szCs w:val="22"/>
              </w:rPr>
              <w:t xml:space="preserve">and in a </w:t>
            </w:r>
            <w:r>
              <w:rPr>
                <w:color w:val="171717" w:themeColor="background2" w:themeShade="1A"/>
                <w:sz w:val="22"/>
                <w:szCs w:val="22"/>
              </w:rPr>
              <w:t xml:space="preserve">future </w:t>
            </w:r>
            <w:r w:rsidRPr="00610B5D">
              <w:rPr>
                <w:color w:val="171717" w:themeColor="background2" w:themeShade="1A"/>
                <w:sz w:val="22"/>
                <w:szCs w:val="22"/>
              </w:rPr>
              <w:t>peer-reviewed publication</w:t>
            </w:r>
          </w:p>
          <w:p w14:paraId="79C4230D" w14:textId="77777777" w:rsidR="00C35EC6" w:rsidRDefault="00C35EC6" w:rsidP="00C35EC6">
            <w:pPr>
              <w:rPr>
                <w:color w:val="171717" w:themeColor="background2" w:themeShade="1A"/>
                <w:sz w:val="22"/>
                <w:szCs w:val="22"/>
              </w:rPr>
            </w:pPr>
          </w:p>
          <w:p w14:paraId="6CA81F79" w14:textId="47894FB8" w:rsidR="002E6873" w:rsidRPr="002E6873" w:rsidRDefault="00B533F9" w:rsidP="00C35EC6">
            <w:pPr>
              <w:rPr>
                <w:b/>
                <w:bCs/>
                <w:color w:val="002060"/>
                <w:sz w:val="28"/>
                <w:szCs w:val="28"/>
              </w:rPr>
            </w:pPr>
            <w:r>
              <w:rPr>
                <w:b/>
                <w:bCs/>
                <w:color w:val="002060"/>
                <w:sz w:val="28"/>
                <w:szCs w:val="28"/>
              </w:rPr>
              <w:t>Tell me more</w:t>
            </w:r>
            <w:r w:rsidR="002E6873" w:rsidRPr="002E6873">
              <w:rPr>
                <w:b/>
                <w:bCs/>
                <w:color w:val="002060"/>
                <w:sz w:val="28"/>
                <w:szCs w:val="28"/>
              </w:rPr>
              <w:t>:</w:t>
            </w:r>
          </w:p>
          <w:p w14:paraId="6C8E6DE5" w14:textId="04426D75" w:rsidR="00610B5D" w:rsidRPr="00610B5D" w:rsidRDefault="00610B5D" w:rsidP="00B928BF">
            <w:pPr>
              <w:pStyle w:val="ListParagraph"/>
              <w:numPr>
                <w:ilvl w:val="0"/>
                <w:numId w:val="1"/>
              </w:numPr>
              <w:rPr>
                <w:color w:val="171717" w:themeColor="background2" w:themeShade="1A"/>
                <w:sz w:val="22"/>
                <w:szCs w:val="22"/>
              </w:rPr>
            </w:pPr>
            <w:r w:rsidRPr="00610B5D">
              <w:rPr>
                <w:b/>
                <w:bCs/>
                <w:color w:val="171717" w:themeColor="background2" w:themeShade="1A"/>
                <w:sz w:val="22"/>
                <w:szCs w:val="22"/>
              </w:rPr>
              <w:t>Study design</w:t>
            </w:r>
            <w:r w:rsidRPr="00610B5D">
              <w:rPr>
                <w:color w:val="171717" w:themeColor="background2" w:themeShade="1A"/>
                <w:sz w:val="22"/>
                <w:szCs w:val="22"/>
              </w:rPr>
              <w:t>: randomized, double-blind, placebo-controlled Phase 2 trial in adults with moderate-to-severe AD</w:t>
            </w:r>
          </w:p>
          <w:p w14:paraId="2F1AC874" w14:textId="547A9498" w:rsidR="00610B5D" w:rsidRPr="00610B5D" w:rsidRDefault="00610B5D" w:rsidP="00B928BF">
            <w:pPr>
              <w:pStyle w:val="ListParagraph"/>
              <w:numPr>
                <w:ilvl w:val="0"/>
                <w:numId w:val="1"/>
              </w:numPr>
              <w:rPr>
                <w:color w:val="171717" w:themeColor="background2" w:themeShade="1A"/>
                <w:sz w:val="22"/>
                <w:szCs w:val="22"/>
              </w:rPr>
            </w:pPr>
            <w:r w:rsidRPr="00610B5D">
              <w:rPr>
                <w:b/>
                <w:bCs/>
                <w:color w:val="171717" w:themeColor="background2" w:themeShade="1A"/>
                <w:sz w:val="22"/>
                <w:szCs w:val="22"/>
              </w:rPr>
              <w:t>Primary endpoint:</w:t>
            </w:r>
            <w:r w:rsidRPr="00610B5D">
              <w:rPr>
                <w:color w:val="171717" w:themeColor="background2" w:themeShade="1A"/>
                <w:sz w:val="22"/>
                <w:szCs w:val="22"/>
              </w:rPr>
              <w:t xml:space="preserve"> proportion of patients achieving EASI-75 at Week 16</w:t>
            </w:r>
          </w:p>
          <w:commentRangeStart w:id="10"/>
          <w:p w14:paraId="34D990C1" w14:textId="27C74B0F" w:rsidR="00225AB2" w:rsidRDefault="00225AB2" w:rsidP="00225AB2">
            <w:pPr>
              <w:pStyle w:val="ListParagraph"/>
              <w:numPr>
                <w:ilvl w:val="0"/>
                <w:numId w:val="1"/>
              </w:numPr>
              <w:rPr>
                <w:color w:val="171717" w:themeColor="background2" w:themeShade="1A"/>
                <w:sz w:val="22"/>
                <w:szCs w:val="22"/>
              </w:rPr>
            </w:pPr>
            <w:r>
              <w:rPr>
                <w:color w:val="171717" w:themeColor="background2" w:themeShade="1A"/>
                <w:sz w:val="22"/>
                <w:szCs w:val="22"/>
              </w:rPr>
              <w:fldChar w:fldCharType="begin"/>
            </w:r>
            <w:r>
              <w:rPr>
                <w:color w:val="171717" w:themeColor="background2" w:themeShade="1A"/>
                <w:sz w:val="22"/>
                <w:szCs w:val="22"/>
              </w:rPr>
              <w:instrText>HYPERLINK "https://clinicaltrials.gov/study/NCT05995964?term=PF-07275315&amp;rank=2"</w:instrText>
            </w:r>
            <w:r>
              <w:rPr>
                <w:color w:val="171717" w:themeColor="background2" w:themeShade="1A"/>
                <w:sz w:val="22"/>
                <w:szCs w:val="22"/>
              </w:rPr>
            </w:r>
            <w:r>
              <w:rPr>
                <w:color w:val="171717" w:themeColor="background2" w:themeShade="1A"/>
                <w:sz w:val="22"/>
                <w:szCs w:val="22"/>
              </w:rPr>
              <w:fldChar w:fldCharType="separate"/>
            </w:r>
            <w:r w:rsidRPr="000F6A98">
              <w:rPr>
                <w:rStyle w:val="Hyperlink"/>
                <w:sz w:val="22"/>
                <w:szCs w:val="22"/>
              </w:rPr>
              <w:t>Phase 2</w:t>
            </w:r>
            <w:r>
              <w:rPr>
                <w:color w:val="171717" w:themeColor="background2" w:themeShade="1A"/>
                <w:sz w:val="22"/>
                <w:szCs w:val="22"/>
              </w:rPr>
              <w:fldChar w:fldCharType="end"/>
            </w:r>
            <w:r w:rsidRPr="00610B5D">
              <w:rPr>
                <w:color w:val="171717" w:themeColor="background2" w:themeShade="1A"/>
                <w:sz w:val="22"/>
                <w:szCs w:val="22"/>
              </w:rPr>
              <w:t xml:space="preserve"> </w:t>
            </w:r>
            <w:r>
              <w:rPr>
                <w:color w:val="171717" w:themeColor="background2" w:themeShade="1A"/>
                <w:sz w:val="22"/>
                <w:szCs w:val="22"/>
              </w:rPr>
              <w:t>trial</w:t>
            </w:r>
            <w:r w:rsidRPr="00610B5D">
              <w:rPr>
                <w:color w:val="171717" w:themeColor="background2" w:themeShade="1A"/>
                <w:sz w:val="22"/>
                <w:szCs w:val="22"/>
              </w:rPr>
              <w:t xml:space="preserve"> includes </w:t>
            </w:r>
            <w:r w:rsidRPr="005A630D">
              <w:rPr>
                <w:b/>
                <w:bCs/>
                <w:color w:val="171717" w:themeColor="background2" w:themeShade="1A"/>
                <w:sz w:val="22"/>
                <w:szCs w:val="22"/>
              </w:rPr>
              <w:t>four overlapping stages</w:t>
            </w:r>
            <w:commentRangeEnd w:id="10"/>
            <w:r w:rsidRPr="00610B5D">
              <w:rPr>
                <w:rStyle w:val="CommentReference"/>
                <w:color w:val="171717" w:themeColor="background2" w:themeShade="1A"/>
                <w:sz w:val="22"/>
                <w:szCs w:val="22"/>
              </w:rPr>
              <w:commentReference w:id="10"/>
            </w:r>
            <w:r w:rsidRPr="00610B5D">
              <w:rPr>
                <w:color w:val="171717" w:themeColor="background2" w:themeShade="1A"/>
                <w:sz w:val="22"/>
                <w:szCs w:val="22"/>
              </w:rPr>
              <w:t>, evaluating dose ranges, biologic-experienced populations, a</w:t>
            </w:r>
            <w:r>
              <w:rPr>
                <w:color w:val="171717" w:themeColor="background2" w:themeShade="1A"/>
                <w:sz w:val="22"/>
                <w:szCs w:val="22"/>
              </w:rPr>
              <w:t>longside</w:t>
            </w:r>
            <w:r w:rsidRPr="00610B5D">
              <w:rPr>
                <w:color w:val="171717" w:themeColor="background2" w:themeShade="1A"/>
                <w:sz w:val="22"/>
                <w:szCs w:val="22"/>
              </w:rPr>
              <w:t xml:space="preserve"> a related </w:t>
            </w:r>
            <w:proofErr w:type="spellStart"/>
            <w:r w:rsidRPr="00610B5D">
              <w:rPr>
                <w:color w:val="171717" w:themeColor="background2" w:themeShade="1A"/>
                <w:sz w:val="22"/>
                <w:szCs w:val="22"/>
              </w:rPr>
              <w:t>trispecific</w:t>
            </w:r>
            <w:proofErr w:type="spellEnd"/>
            <w:r w:rsidRPr="00610B5D">
              <w:rPr>
                <w:color w:val="171717" w:themeColor="background2" w:themeShade="1A"/>
                <w:sz w:val="22"/>
                <w:szCs w:val="22"/>
              </w:rPr>
              <w:t xml:space="preserve"> antibody (</w:t>
            </w:r>
            <w:proofErr w:type="spellStart"/>
            <w:r w:rsidRPr="00610B5D">
              <w:rPr>
                <w:color w:val="171717" w:themeColor="background2" w:themeShade="1A"/>
                <w:sz w:val="22"/>
                <w:szCs w:val="22"/>
              </w:rPr>
              <w:t>ompekimig</w:t>
            </w:r>
            <w:proofErr w:type="spellEnd"/>
            <w:r w:rsidRPr="00610B5D">
              <w:rPr>
                <w:color w:val="171717" w:themeColor="background2" w:themeShade="1A"/>
                <w:sz w:val="22"/>
                <w:szCs w:val="22"/>
              </w:rPr>
              <w:t xml:space="preserve">, </w:t>
            </w:r>
            <w:r w:rsidR="00E636AA" w:rsidRPr="00132050">
              <w:rPr>
                <w:color w:val="171717" w:themeColor="background2" w:themeShade="1A"/>
                <w:sz w:val="22"/>
                <w:szCs w:val="22"/>
                <w:lang w:val="en-GB"/>
              </w:rPr>
              <w:t>PF-07264660</w:t>
            </w:r>
            <w:r w:rsidR="00E636AA">
              <w:rPr>
                <w:color w:val="171717" w:themeColor="background2" w:themeShade="1A"/>
                <w:sz w:val="22"/>
                <w:szCs w:val="22"/>
                <w:lang w:val="en-GB"/>
              </w:rPr>
              <w:t xml:space="preserve">, </w:t>
            </w:r>
            <w:r w:rsidRPr="00610B5D">
              <w:rPr>
                <w:color w:val="171717" w:themeColor="background2" w:themeShade="1A"/>
                <w:sz w:val="22"/>
                <w:szCs w:val="22"/>
              </w:rPr>
              <w:t>IL-4/IL-13/IL-33</w:t>
            </w:r>
            <w:r>
              <w:rPr>
                <w:color w:val="171717" w:themeColor="background2" w:themeShade="1A"/>
                <w:sz w:val="22"/>
                <w:szCs w:val="22"/>
              </w:rPr>
              <w:t xml:space="preserve"> inhibitor</w:t>
            </w:r>
            <w:r w:rsidRPr="00610B5D">
              <w:rPr>
                <w:color w:val="171717" w:themeColor="background2" w:themeShade="1A"/>
                <w:sz w:val="22"/>
                <w:szCs w:val="22"/>
              </w:rPr>
              <w:t>)</w:t>
            </w:r>
            <w:r>
              <w:rPr>
                <w:color w:val="171717" w:themeColor="background2" w:themeShade="1A"/>
                <w:sz w:val="22"/>
                <w:szCs w:val="22"/>
              </w:rPr>
              <w:t>:</w:t>
            </w:r>
          </w:p>
          <w:p w14:paraId="19931B93" w14:textId="6CBCCC1E" w:rsidR="00225AB2" w:rsidRDefault="00225AB2" w:rsidP="00225AB2">
            <w:pPr>
              <w:pStyle w:val="ListParagraph"/>
              <w:numPr>
                <w:ilvl w:val="1"/>
                <w:numId w:val="1"/>
              </w:numPr>
              <w:rPr>
                <w:color w:val="171717" w:themeColor="background2" w:themeShade="1A"/>
                <w:sz w:val="22"/>
                <w:szCs w:val="22"/>
                <w:lang w:val="en-GB"/>
              </w:rPr>
            </w:pPr>
            <w:r>
              <w:rPr>
                <w:b/>
                <w:bCs/>
                <w:color w:val="171717" w:themeColor="background2" w:themeShade="1A"/>
                <w:sz w:val="22"/>
                <w:szCs w:val="22"/>
                <w:lang w:val="en-GB"/>
              </w:rPr>
              <w:t>St</w:t>
            </w:r>
            <w:r w:rsidRPr="00625592">
              <w:rPr>
                <w:b/>
                <w:bCs/>
                <w:color w:val="171717" w:themeColor="background2" w:themeShade="1A"/>
                <w:sz w:val="22"/>
                <w:szCs w:val="22"/>
                <w:lang w:val="en-GB"/>
              </w:rPr>
              <w:t>age 1:</w:t>
            </w:r>
            <w:r w:rsidRPr="00625592">
              <w:rPr>
                <w:color w:val="171717" w:themeColor="background2" w:themeShade="1A"/>
                <w:sz w:val="22"/>
                <w:szCs w:val="22"/>
                <w:lang w:val="en-GB"/>
              </w:rPr>
              <w:t xml:space="preserve"> Initial </w:t>
            </w:r>
            <w:r w:rsidRPr="00625592">
              <w:rPr>
                <w:b/>
                <w:bCs/>
                <w:color w:val="171717" w:themeColor="background2" w:themeShade="1A"/>
                <w:sz w:val="22"/>
                <w:szCs w:val="22"/>
                <w:lang w:val="en-GB"/>
              </w:rPr>
              <w:t>proof-of-concept stage</w:t>
            </w:r>
            <w:r w:rsidRPr="00625592">
              <w:rPr>
                <w:color w:val="171717" w:themeColor="background2" w:themeShade="1A"/>
                <w:sz w:val="22"/>
                <w:szCs w:val="22"/>
                <w:lang w:val="en-GB"/>
              </w:rPr>
              <w:t xml:space="preserve"> comparing </w:t>
            </w:r>
            <w:r w:rsidR="00BC7D27" w:rsidRPr="00625592">
              <w:rPr>
                <w:color w:val="171717" w:themeColor="background2" w:themeShade="1A"/>
                <w:sz w:val="22"/>
                <w:szCs w:val="22"/>
                <w:lang w:val="en-GB"/>
              </w:rPr>
              <w:t>a high</w:t>
            </w:r>
            <w:r w:rsidRPr="00625592">
              <w:rPr>
                <w:color w:val="171717" w:themeColor="background2" w:themeShade="1A"/>
                <w:sz w:val="22"/>
                <w:szCs w:val="22"/>
                <w:lang w:val="en-GB"/>
              </w:rPr>
              <w:t xml:space="preserve"> dose of </w:t>
            </w:r>
            <w:proofErr w:type="spellStart"/>
            <w:r w:rsidRPr="00625592">
              <w:rPr>
                <w:color w:val="171717" w:themeColor="background2" w:themeShade="1A"/>
                <w:sz w:val="22"/>
                <w:szCs w:val="22"/>
                <w:lang w:val="en-GB"/>
              </w:rPr>
              <w:t>tilrekimig</w:t>
            </w:r>
            <w:proofErr w:type="spellEnd"/>
            <w:r w:rsidRPr="00625592">
              <w:rPr>
                <w:color w:val="171717" w:themeColor="background2" w:themeShade="1A"/>
                <w:sz w:val="22"/>
                <w:szCs w:val="22"/>
                <w:lang w:val="en-GB"/>
              </w:rPr>
              <w:t> </w:t>
            </w:r>
            <w:r>
              <w:rPr>
                <w:color w:val="171717" w:themeColor="background2" w:themeShade="1A"/>
                <w:sz w:val="22"/>
                <w:szCs w:val="22"/>
                <w:lang w:val="en-GB"/>
              </w:rPr>
              <w:t xml:space="preserve">or </w:t>
            </w:r>
            <w:proofErr w:type="spellStart"/>
            <w:r>
              <w:rPr>
                <w:color w:val="171717" w:themeColor="background2" w:themeShade="1A"/>
                <w:sz w:val="22"/>
                <w:szCs w:val="22"/>
                <w:lang w:val="en-GB"/>
              </w:rPr>
              <w:t>ompekimig</w:t>
            </w:r>
            <w:proofErr w:type="spellEnd"/>
            <w:r>
              <w:rPr>
                <w:color w:val="171717" w:themeColor="background2" w:themeShade="1A"/>
                <w:sz w:val="22"/>
                <w:szCs w:val="22"/>
                <w:lang w:val="en-GB"/>
              </w:rPr>
              <w:t xml:space="preserve"> </w:t>
            </w:r>
            <w:r w:rsidRPr="00625592">
              <w:rPr>
                <w:color w:val="171717" w:themeColor="background2" w:themeShade="1A"/>
                <w:sz w:val="22"/>
                <w:szCs w:val="22"/>
                <w:lang w:val="en-GB"/>
              </w:rPr>
              <w:t>v</w:t>
            </w:r>
            <w:r>
              <w:rPr>
                <w:color w:val="171717" w:themeColor="background2" w:themeShade="1A"/>
                <w:sz w:val="22"/>
                <w:szCs w:val="22"/>
                <w:lang w:val="en-GB"/>
              </w:rPr>
              <w:t>s</w:t>
            </w:r>
            <w:r w:rsidRPr="00625592">
              <w:rPr>
                <w:color w:val="171717" w:themeColor="background2" w:themeShade="1A"/>
                <w:sz w:val="22"/>
                <w:szCs w:val="22"/>
                <w:lang w:val="en-GB"/>
              </w:rPr>
              <w:t xml:space="preserve"> placebo to assess initial efficacy and safety</w:t>
            </w:r>
          </w:p>
          <w:p w14:paraId="3B95999D" w14:textId="77777777" w:rsidR="00225AB2" w:rsidRPr="00625592" w:rsidRDefault="00225AB2" w:rsidP="00225AB2">
            <w:pPr>
              <w:pStyle w:val="ListParagraph"/>
              <w:numPr>
                <w:ilvl w:val="2"/>
                <w:numId w:val="1"/>
              </w:numPr>
              <w:rPr>
                <w:color w:val="171717" w:themeColor="background2" w:themeShade="1A"/>
                <w:sz w:val="22"/>
                <w:szCs w:val="22"/>
                <w:lang w:val="en-GB"/>
              </w:rPr>
            </w:pPr>
            <w:r w:rsidRPr="00D72C48">
              <w:rPr>
                <w:color w:val="171717" w:themeColor="background2" w:themeShade="1A"/>
                <w:sz w:val="22"/>
                <w:szCs w:val="22"/>
                <w:lang w:val="en-GB"/>
              </w:rPr>
              <w:t xml:space="preserve">Stage 1 concluded and both </w:t>
            </w:r>
            <w:proofErr w:type="spellStart"/>
            <w:r w:rsidRPr="00D72C48">
              <w:rPr>
                <w:color w:val="171717" w:themeColor="background2" w:themeShade="1A"/>
                <w:sz w:val="22"/>
                <w:szCs w:val="22"/>
                <w:lang w:val="en-GB"/>
              </w:rPr>
              <w:t>tilrekimig</w:t>
            </w:r>
            <w:proofErr w:type="spellEnd"/>
            <w:r w:rsidRPr="00D72C48">
              <w:rPr>
                <w:color w:val="171717" w:themeColor="background2" w:themeShade="1A"/>
                <w:sz w:val="22"/>
                <w:szCs w:val="22"/>
                <w:lang w:val="en-GB"/>
              </w:rPr>
              <w:t xml:space="preserve"> and </w:t>
            </w:r>
            <w:proofErr w:type="spellStart"/>
            <w:r w:rsidRPr="00D72C48">
              <w:rPr>
                <w:color w:val="171717" w:themeColor="background2" w:themeShade="1A"/>
                <w:sz w:val="22"/>
                <w:szCs w:val="22"/>
                <w:lang w:val="en-GB"/>
              </w:rPr>
              <w:t>ompekimig</w:t>
            </w:r>
            <w:proofErr w:type="spellEnd"/>
            <w:r w:rsidRPr="00D72C48">
              <w:rPr>
                <w:color w:val="171717" w:themeColor="background2" w:themeShade="1A"/>
                <w:sz w:val="22"/>
                <w:szCs w:val="22"/>
                <w:lang w:val="en-GB"/>
              </w:rPr>
              <w:t xml:space="preserve"> groups met the primary endpoin</w:t>
            </w:r>
            <w:r>
              <w:rPr>
                <w:color w:val="171717" w:themeColor="background2" w:themeShade="1A"/>
                <w:sz w:val="22"/>
                <w:szCs w:val="22"/>
                <w:lang w:val="en-GB"/>
              </w:rPr>
              <w:t xml:space="preserve">t, as noted above </w:t>
            </w:r>
          </w:p>
          <w:p w14:paraId="7532F340" w14:textId="77777777" w:rsidR="00225AB2" w:rsidRDefault="00225AB2" w:rsidP="00225AB2">
            <w:pPr>
              <w:pStyle w:val="ListParagraph"/>
              <w:numPr>
                <w:ilvl w:val="1"/>
                <w:numId w:val="1"/>
              </w:numPr>
              <w:rPr>
                <w:color w:val="171717" w:themeColor="background2" w:themeShade="1A"/>
                <w:sz w:val="22"/>
                <w:szCs w:val="22"/>
                <w:lang w:val="en-GB"/>
              </w:rPr>
            </w:pPr>
            <w:r w:rsidRPr="00625592">
              <w:rPr>
                <w:b/>
                <w:bCs/>
                <w:color w:val="171717" w:themeColor="background2" w:themeShade="1A"/>
                <w:sz w:val="22"/>
                <w:szCs w:val="22"/>
                <w:lang w:val="en-GB"/>
              </w:rPr>
              <w:t>Stage 2:</w:t>
            </w:r>
            <w:r w:rsidRPr="00625592">
              <w:rPr>
                <w:color w:val="171717" w:themeColor="background2" w:themeShade="1A"/>
                <w:sz w:val="22"/>
                <w:szCs w:val="22"/>
                <w:lang w:val="en-GB"/>
              </w:rPr>
              <w:t> </w:t>
            </w:r>
            <w:r w:rsidRPr="00F64CC0">
              <w:rPr>
                <w:b/>
                <w:bCs/>
                <w:color w:val="171717" w:themeColor="background2" w:themeShade="1A"/>
                <w:sz w:val="22"/>
                <w:szCs w:val="22"/>
                <w:lang w:val="en-GB"/>
              </w:rPr>
              <w:t>D</w:t>
            </w:r>
            <w:r w:rsidRPr="00625592">
              <w:rPr>
                <w:b/>
                <w:bCs/>
                <w:color w:val="171717" w:themeColor="background2" w:themeShade="1A"/>
                <w:sz w:val="22"/>
                <w:szCs w:val="22"/>
                <w:lang w:val="en-GB"/>
              </w:rPr>
              <w:t>ose-ranging evaluation of </w:t>
            </w:r>
            <w:proofErr w:type="spellStart"/>
            <w:r w:rsidRPr="00625592">
              <w:rPr>
                <w:b/>
                <w:bCs/>
                <w:color w:val="171717" w:themeColor="background2" w:themeShade="1A"/>
                <w:sz w:val="22"/>
                <w:szCs w:val="22"/>
                <w:lang w:val="en-GB"/>
              </w:rPr>
              <w:t>tilrekimig</w:t>
            </w:r>
            <w:proofErr w:type="spellEnd"/>
            <w:r>
              <w:rPr>
                <w:color w:val="171717" w:themeColor="background2" w:themeShade="1A"/>
                <w:sz w:val="22"/>
                <w:szCs w:val="22"/>
                <w:lang w:val="en-GB"/>
              </w:rPr>
              <w:t>, where</w:t>
            </w:r>
            <w:r w:rsidRPr="00625592">
              <w:rPr>
                <w:color w:val="171717" w:themeColor="background2" w:themeShade="1A"/>
                <w:sz w:val="22"/>
                <w:szCs w:val="22"/>
                <w:lang w:val="en-GB"/>
              </w:rPr>
              <w:t xml:space="preserve"> participants were randomized to receive</w:t>
            </w:r>
            <w:r>
              <w:rPr>
                <w:color w:val="171717" w:themeColor="background2" w:themeShade="1A"/>
                <w:sz w:val="22"/>
                <w:szCs w:val="22"/>
                <w:lang w:val="en-GB"/>
              </w:rPr>
              <w:t xml:space="preserve"> three</w:t>
            </w:r>
            <w:r w:rsidRPr="00625592">
              <w:rPr>
                <w:color w:val="171717" w:themeColor="background2" w:themeShade="1A"/>
                <w:sz w:val="22"/>
                <w:szCs w:val="22"/>
                <w:lang w:val="en-GB"/>
              </w:rPr>
              <w:t xml:space="preserve"> different dose levels</w:t>
            </w:r>
            <w:r>
              <w:rPr>
                <w:color w:val="171717" w:themeColor="background2" w:themeShade="1A"/>
                <w:sz w:val="22"/>
                <w:szCs w:val="22"/>
                <w:lang w:val="en-GB"/>
              </w:rPr>
              <w:t xml:space="preserve"> (</w:t>
            </w:r>
            <w:r w:rsidRPr="00F64CC0">
              <w:rPr>
                <w:i/>
                <w:iCs/>
                <w:color w:val="0070C0"/>
                <w:sz w:val="22"/>
                <w:szCs w:val="22"/>
                <w:lang w:val="en-GB"/>
              </w:rPr>
              <w:t>undisclosed</w:t>
            </w:r>
            <w:r>
              <w:rPr>
                <w:color w:val="171717" w:themeColor="background2" w:themeShade="1A"/>
                <w:sz w:val="22"/>
                <w:szCs w:val="22"/>
                <w:lang w:val="en-GB"/>
              </w:rPr>
              <w:t>)</w:t>
            </w:r>
            <w:r w:rsidRPr="00625592">
              <w:rPr>
                <w:color w:val="171717" w:themeColor="background2" w:themeShade="1A"/>
                <w:sz w:val="22"/>
                <w:szCs w:val="22"/>
                <w:lang w:val="en-GB"/>
              </w:rPr>
              <w:t xml:space="preserve"> of </w:t>
            </w:r>
            <w:proofErr w:type="spellStart"/>
            <w:r w:rsidRPr="00625592">
              <w:rPr>
                <w:color w:val="171717" w:themeColor="background2" w:themeShade="1A"/>
                <w:sz w:val="22"/>
                <w:szCs w:val="22"/>
                <w:lang w:val="en-GB"/>
              </w:rPr>
              <w:t>tilrekimig</w:t>
            </w:r>
            <w:proofErr w:type="spellEnd"/>
            <w:r w:rsidRPr="00625592">
              <w:rPr>
                <w:color w:val="171717" w:themeColor="background2" w:themeShade="1A"/>
                <w:sz w:val="22"/>
                <w:szCs w:val="22"/>
                <w:lang w:val="en-GB"/>
              </w:rPr>
              <w:t> or placebo to characterize the dose</w:t>
            </w:r>
            <w:r>
              <w:rPr>
                <w:color w:val="171717" w:themeColor="background2" w:themeShade="1A"/>
                <w:sz w:val="22"/>
                <w:szCs w:val="22"/>
                <w:lang w:val="en-GB"/>
              </w:rPr>
              <w:t>-</w:t>
            </w:r>
            <w:r w:rsidRPr="00625592">
              <w:rPr>
                <w:color w:val="171717" w:themeColor="background2" w:themeShade="1A"/>
                <w:sz w:val="22"/>
                <w:szCs w:val="22"/>
                <w:lang w:val="en-GB"/>
              </w:rPr>
              <w:t>response relationship </w:t>
            </w:r>
          </w:p>
          <w:p w14:paraId="3EAAC893" w14:textId="76960BDE" w:rsidR="00225AB2" w:rsidRDefault="00225AB2" w:rsidP="00225AB2">
            <w:pPr>
              <w:pStyle w:val="ListParagraph"/>
              <w:numPr>
                <w:ilvl w:val="2"/>
                <w:numId w:val="1"/>
              </w:numPr>
              <w:rPr>
                <w:color w:val="171717" w:themeColor="background2" w:themeShade="1A"/>
                <w:sz w:val="22"/>
                <w:szCs w:val="22"/>
                <w:lang w:val="en-GB"/>
              </w:rPr>
            </w:pPr>
            <w:r>
              <w:rPr>
                <w:color w:val="171717" w:themeColor="background2" w:themeShade="1A"/>
                <w:sz w:val="22"/>
                <w:szCs w:val="22"/>
                <w:lang w:val="en-GB"/>
              </w:rPr>
              <w:t xml:space="preserve">All doses of Q4W </w:t>
            </w:r>
            <w:proofErr w:type="spellStart"/>
            <w:r>
              <w:rPr>
                <w:color w:val="171717" w:themeColor="background2" w:themeShade="1A"/>
                <w:sz w:val="22"/>
                <w:szCs w:val="22"/>
                <w:lang w:val="en-GB"/>
              </w:rPr>
              <w:t>tilrekimig</w:t>
            </w:r>
            <w:proofErr w:type="spellEnd"/>
            <w:r>
              <w:rPr>
                <w:color w:val="171717" w:themeColor="background2" w:themeShade="1A"/>
                <w:sz w:val="22"/>
                <w:szCs w:val="22"/>
                <w:lang w:val="en-GB"/>
              </w:rPr>
              <w:t xml:space="preserve"> met the Stage 2 EASI-75 primary endpoint at Week 16, as noted above</w:t>
            </w:r>
          </w:p>
          <w:p w14:paraId="38DD7FA7" w14:textId="77777777" w:rsidR="00225AB2" w:rsidRPr="00625592" w:rsidRDefault="00225AB2" w:rsidP="00225AB2">
            <w:pPr>
              <w:pStyle w:val="ListParagraph"/>
              <w:numPr>
                <w:ilvl w:val="1"/>
                <w:numId w:val="1"/>
              </w:numPr>
              <w:rPr>
                <w:color w:val="171717" w:themeColor="background2" w:themeShade="1A"/>
                <w:sz w:val="22"/>
                <w:szCs w:val="22"/>
                <w:lang w:val="en-GB"/>
              </w:rPr>
            </w:pPr>
            <w:r w:rsidRPr="00625592">
              <w:rPr>
                <w:b/>
                <w:bCs/>
                <w:color w:val="171717" w:themeColor="background2" w:themeShade="1A"/>
                <w:sz w:val="22"/>
                <w:szCs w:val="22"/>
                <w:lang w:val="en-GB"/>
              </w:rPr>
              <w:t>Stage 3:</w:t>
            </w:r>
            <w:r w:rsidRPr="00625592">
              <w:rPr>
                <w:color w:val="171717" w:themeColor="background2" w:themeShade="1A"/>
                <w:sz w:val="22"/>
                <w:szCs w:val="22"/>
                <w:lang w:val="en-GB"/>
              </w:rPr>
              <w:t> </w:t>
            </w:r>
            <w:r>
              <w:rPr>
                <w:color w:val="171717" w:themeColor="background2" w:themeShade="1A"/>
                <w:sz w:val="22"/>
                <w:szCs w:val="22"/>
                <w:lang w:val="en-GB"/>
              </w:rPr>
              <w:t>Ongoing</w:t>
            </w:r>
            <w:r w:rsidRPr="00625592">
              <w:rPr>
                <w:b/>
                <w:bCs/>
                <w:color w:val="171717" w:themeColor="background2" w:themeShade="1A"/>
                <w:sz w:val="22"/>
                <w:szCs w:val="22"/>
                <w:lang w:val="en-GB"/>
              </w:rPr>
              <w:t xml:space="preserve"> </w:t>
            </w:r>
            <w:r w:rsidRPr="00625592">
              <w:rPr>
                <w:color w:val="171717" w:themeColor="background2" w:themeShade="1A"/>
                <w:sz w:val="22"/>
                <w:szCs w:val="22"/>
                <w:lang w:val="en-GB"/>
              </w:rPr>
              <w:t>cohort focusing on</w:t>
            </w:r>
            <w:r w:rsidRPr="00625592">
              <w:rPr>
                <w:b/>
                <w:bCs/>
                <w:color w:val="171717" w:themeColor="background2" w:themeShade="1A"/>
                <w:sz w:val="22"/>
                <w:szCs w:val="22"/>
                <w:lang w:val="en-GB"/>
              </w:rPr>
              <w:t xml:space="preserve"> patients previously treated with </w:t>
            </w:r>
            <w:r>
              <w:rPr>
                <w:b/>
                <w:bCs/>
                <w:color w:val="171717" w:themeColor="background2" w:themeShade="1A"/>
                <w:sz w:val="22"/>
                <w:szCs w:val="22"/>
                <w:lang w:val="en-GB"/>
              </w:rPr>
              <w:t xml:space="preserve">“anti-inflammatory” </w:t>
            </w:r>
            <w:r w:rsidRPr="00625592">
              <w:rPr>
                <w:b/>
                <w:bCs/>
                <w:color w:val="171717" w:themeColor="background2" w:themeShade="1A"/>
                <w:sz w:val="22"/>
                <w:szCs w:val="22"/>
                <w:lang w:val="en-GB"/>
              </w:rPr>
              <w:t>biologic therapies</w:t>
            </w:r>
            <w:r w:rsidRPr="00625592">
              <w:rPr>
                <w:color w:val="171717" w:themeColor="background2" w:themeShade="1A"/>
                <w:sz w:val="22"/>
                <w:szCs w:val="22"/>
                <w:lang w:val="en-GB"/>
              </w:rPr>
              <w:t>, comparing</w:t>
            </w:r>
            <w:r>
              <w:rPr>
                <w:color w:val="171717" w:themeColor="background2" w:themeShade="1A"/>
                <w:sz w:val="22"/>
                <w:szCs w:val="22"/>
                <w:lang w:val="en-GB"/>
              </w:rPr>
              <w:t xml:space="preserve"> </w:t>
            </w:r>
            <w:proofErr w:type="spellStart"/>
            <w:r w:rsidRPr="00625592">
              <w:rPr>
                <w:color w:val="171717" w:themeColor="background2" w:themeShade="1A"/>
                <w:sz w:val="22"/>
                <w:szCs w:val="22"/>
                <w:lang w:val="en-GB"/>
              </w:rPr>
              <w:t>tilrekimig</w:t>
            </w:r>
            <w:proofErr w:type="spellEnd"/>
            <w:r>
              <w:rPr>
                <w:color w:val="171717" w:themeColor="background2" w:themeShade="1A"/>
                <w:sz w:val="22"/>
                <w:szCs w:val="22"/>
                <w:lang w:val="en-GB"/>
              </w:rPr>
              <w:t xml:space="preserve"> </w:t>
            </w:r>
            <w:r w:rsidRPr="00625592">
              <w:rPr>
                <w:color w:val="171717" w:themeColor="background2" w:themeShade="1A"/>
                <w:sz w:val="22"/>
                <w:szCs w:val="22"/>
                <w:lang w:val="en-GB"/>
              </w:rPr>
              <w:t xml:space="preserve">vs placebo in this more </w:t>
            </w:r>
            <w:r>
              <w:rPr>
                <w:color w:val="171717" w:themeColor="background2" w:themeShade="1A"/>
                <w:sz w:val="22"/>
                <w:szCs w:val="22"/>
                <w:lang w:val="en-GB"/>
              </w:rPr>
              <w:t>‘</w:t>
            </w:r>
            <w:r w:rsidRPr="00625592">
              <w:rPr>
                <w:color w:val="171717" w:themeColor="background2" w:themeShade="1A"/>
                <w:sz w:val="22"/>
                <w:szCs w:val="22"/>
                <w:lang w:val="en-GB"/>
              </w:rPr>
              <w:t>treatment-experienced</w:t>
            </w:r>
            <w:r>
              <w:rPr>
                <w:color w:val="171717" w:themeColor="background2" w:themeShade="1A"/>
                <w:sz w:val="22"/>
                <w:szCs w:val="22"/>
                <w:lang w:val="en-GB"/>
              </w:rPr>
              <w:t>’</w:t>
            </w:r>
            <w:r w:rsidRPr="00625592">
              <w:rPr>
                <w:color w:val="171717" w:themeColor="background2" w:themeShade="1A"/>
                <w:sz w:val="22"/>
                <w:szCs w:val="22"/>
                <w:lang w:val="en-GB"/>
              </w:rPr>
              <w:t xml:space="preserve"> population </w:t>
            </w:r>
          </w:p>
          <w:p w14:paraId="2476F1C0" w14:textId="77777777" w:rsidR="00225AB2" w:rsidRPr="00625592" w:rsidRDefault="00225AB2" w:rsidP="00225AB2">
            <w:pPr>
              <w:pStyle w:val="ListParagraph"/>
              <w:numPr>
                <w:ilvl w:val="1"/>
                <w:numId w:val="1"/>
              </w:numPr>
              <w:rPr>
                <w:color w:val="171717" w:themeColor="background2" w:themeShade="1A"/>
                <w:sz w:val="22"/>
                <w:szCs w:val="22"/>
                <w:lang w:val="en-GB"/>
              </w:rPr>
            </w:pPr>
            <w:r w:rsidRPr="00625592">
              <w:rPr>
                <w:b/>
                <w:bCs/>
                <w:color w:val="171717" w:themeColor="background2" w:themeShade="1A"/>
                <w:sz w:val="22"/>
                <w:szCs w:val="22"/>
                <w:lang w:val="en-GB"/>
              </w:rPr>
              <w:t>Stage 4:</w:t>
            </w:r>
            <w:r w:rsidRPr="00625592">
              <w:rPr>
                <w:color w:val="171717" w:themeColor="background2" w:themeShade="1A"/>
                <w:sz w:val="22"/>
                <w:szCs w:val="22"/>
                <w:lang w:val="en-GB"/>
              </w:rPr>
              <w:t> </w:t>
            </w:r>
            <w:r>
              <w:rPr>
                <w:color w:val="171717" w:themeColor="background2" w:themeShade="1A"/>
                <w:sz w:val="22"/>
                <w:szCs w:val="22"/>
                <w:lang w:val="en-GB"/>
              </w:rPr>
              <w:t>Ongoing</w:t>
            </w:r>
            <w:r w:rsidRPr="00625592">
              <w:rPr>
                <w:b/>
                <w:bCs/>
                <w:color w:val="171717" w:themeColor="background2" w:themeShade="1A"/>
                <w:sz w:val="22"/>
                <w:szCs w:val="22"/>
                <w:lang w:val="en-GB"/>
              </w:rPr>
              <w:t xml:space="preserve"> dose-</w:t>
            </w:r>
            <w:r>
              <w:rPr>
                <w:b/>
                <w:bCs/>
                <w:color w:val="171717" w:themeColor="background2" w:themeShade="1A"/>
                <w:sz w:val="22"/>
                <w:szCs w:val="22"/>
                <w:lang w:val="en-GB"/>
              </w:rPr>
              <w:t>ranging</w:t>
            </w:r>
            <w:r w:rsidRPr="00625592">
              <w:rPr>
                <w:b/>
                <w:bCs/>
                <w:color w:val="171717" w:themeColor="background2" w:themeShade="1A"/>
                <w:sz w:val="22"/>
                <w:szCs w:val="22"/>
                <w:lang w:val="en-GB"/>
              </w:rPr>
              <w:t xml:space="preserve"> study of</w:t>
            </w:r>
            <w:r>
              <w:rPr>
                <w:b/>
                <w:bCs/>
                <w:color w:val="171717" w:themeColor="background2" w:themeShade="1A"/>
                <w:sz w:val="22"/>
                <w:szCs w:val="22"/>
                <w:lang w:val="en-GB"/>
              </w:rPr>
              <w:t xml:space="preserve"> </w:t>
            </w:r>
            <w:proofErr w:type="spellStart"/>
            <w:r w:rsidRPr="00625592">
              <w:rPr>
                <w:b/>
                <w:bCs/>
                <w:color w:val="171717" w:themeColor="background2" w:themeShade="1A"/>
                <w:sz w:val="22"/>
                <w:szCs w:val="22"/>
                <w:lang w:val="en-GB"/>
              </w:rPr>
              <w:t>ompekimig</w:t>
            </w:r>
            <w:proofErr w:type="spellEnd"/>
            <w:r w:rsidRPr="00625592">
              <w:rPr>
                <w:color w:val="171717" w:themeColor="background2" w:themeShade="1A"/>
                <w:sz w:val="22"/>
                <w:szCs w:val="22"/>
                <w:lang w:val="en-GB"/>
              </w:rPr>
              <w:t xml:space="preserve">, in which participants are randomized to receive </w:t>
            </w:r>
            <w:r>
              <w:rPr>
                <w:color w:val="171717" w:themeColor="background2" w:themeShade="1A"/>
                <w:sz w:val="22"/>
                <w:szCs w:val="22"/>
                <w:lang w:val="en-GB"/>
              </w:rPr>
              <w:t xml:space="preserve">three </w:t>
            </w:r>
            <w:proofErr w:type="spellStart"/>
            <w:r>
              <w:rPr>
                <w:color w:val="171717" w:themeColor="background2" w:themeShade="1A"/>
                <w:sz w:val="22"/>
                <w:szCs w:val="22"/>
                <w:lang w:val="en-GB"/>
              </w:rPr>
              <w:t>ompekimig</w:t>
            </w:r>
            <w:proofErr w:type="spellEnd"/>
            <w:r w:rsidRPr="00625592">
              <w:rPr>
                <w:color w:val="171717" w:themeColor="background2" w:themeShade="1A"/>
                <w:sz w:val="22"/>
                <w:szCs w:val="22"/>
                <w:lang w:val="en-GB"/>
              </w:rPr>
              <w:t xml:space="preserve"> doses or placebo </w:t>
            </w:r>
          </w:p>
          <w:p w14:paraId="086714D6" w14:textId="3BAAACE9" w:rsidR="00610B5D" w:rsidRPr="004448DE" w:rsidRDefault="00610B5D" w:rsidP="004448DE">
            <w:pPr>
              <w:pStyle w:val="ListParagraph"/>
              <w:numPr>
                <w:ilvl w:val="0"/>
                <w:numId w:val="12"/>
              </w:numPr>
              <w:rPr>
                <w:b/>
                <w:bCs/>
                <w:color w:val="171717" w:themeColor="background2" w:themeShade="1A"/>
                <w:sz w:val="22"/>
                <w:szCs w:val="22"/>
              </w:rPr>
            </w:pPr>
            <w:r w:rsidRPr="004448DE">
              <w:rPr>
                <w:b/>
                <w:bCs/>
                <w:color w:val="171717" w:themeColor="background2" w:themeShade="1A"/>
                <w:sz w:val="22"/>
                <w:szCs w:val="22"/>
              </w:rPr>
              <w:t>Safety:</w:t>
            </w:r>
            <w:r w:rsidR="007C69B4" w:rsidRPr="004448DE">
              <w:rPr>
                <w:b/>
                <w:bCs/>
                <w:color w:val="171717" w:themeColor="background2" w:themeShade="1A"/>
                <w:sz w:val="22"/>
                <w:szCs w:val="22"/>
              </w:rPr>
              <w:t xml:space="preserve"> </w:t>
            </w:r>
            <w:proofErr w:type="spellStart"/>
            <w:r w:rsidRPr="004448DE">
              <w:rPr>
                <w:color w:val="171717" w:themeColor="background2" w:themeShade="1A"/>
                <w:sz w:val="22"/>
                <w:szCs w:val="22"/>
              </w:rPr>
              <w:t>Tilrekimig</w:t>
            </w:r>
            <w:proofErr w:type="spellEnd"/>
            <w:r w:rsidRPr="004448DE">
              <w:rPr>
                <w:color w:val="171717" w:themeColor="background2" w:themeShade="1A"/>
                <w:sz w:val="22"/>
                <w:szCs w:val="22"/>
              </w:rPr>
              <w:t xml:space="preserve"> </w:t>
            </w:r>
            <w:r w:rsidRPr="004448DE">
              <w:rPr>
                <w:b/>
                <w:bCs/>
                <w:color w:val="171717" w:themeColor="background2" w:themeShade="1A"/>
                <w:sz w:val="22"/>
                <w:szCs w:val="22"/>
              </w:rPr>
              <w:t>was well tolerated</w:t>
            </w:r>
            <w:r w:rsidRPr="004448DE">
              <w:rPr>
                <w:color w:val="171717" w:themeColor="background2" w:themeShade="1A"/>
                <w:sz w:val="22"/>
                <w:szCs w:val="22"/>
              </w:rPr>
              <w:t>, with no dose-dependent safety signals</w:t>
            </w:r>
            <w:r w:rsidR="00B801ED" w:rsidRPr="004448DE">
              <w:rPr>
                <w:color w:val="171717" w:themeColor="background2" w:themeShade="1A"/>
                <w:sz w:val="22"/>
                <w:szCs w:val="22"/>
              </w:rPr>
              <w:t>;</w:t>
            </w:r>
            <w:r w:rsidR="00B801ED" w:rsidRPr="004448DE">
              <w:rPr>
                <w:color w:val="171717" w:themeColor="background2" w:themeShade="1A"/>
              </w:rPr>
              <w:t xml:space="preserve"> </w:t>
            </w:r>
            <w:r w:rsidR="00B801ED" w:rsidRPr="004448DE">
              <w:rPr>
                <w:b/>
                <w:bCs/>
                <w:color w:val="171717" w:themeColor="background2" w:themeShade="1A"/>
                <w:sz w:val="22"/>
                <w:szCs w:val="22"/>
              </w:rPr>
              <w:t>AE</w:t>
            </w:r>
            <w:r w:rsidRPr="004448DE">
              <w:rPr>
                <w:b/>
                <w:bCs/>
                <w:color w:val="171717" w:themeColor="background2" w:themeShade="1A"/>
                <w:sz w:val="22"/>
                <w:szCs w:val="22"/>
              </w:rPr>
              <w:t xml:space="preserve"> rates comparable to placebo</w:t>
            </w:r>
          </w:p>
          <w:p w14:paraId="75971D5F" w14:textId="37FA7EC7" w:rsidR="00610B5D" w:rsidRDefault="00610B5D" w:rsidP="00B928BF">
            <w:pPr>
              <w:pStyle w:val="ListParagraph"/>
              <w:numPr>
                <w:ilvl w:val="1"/>
                <w:numId w:val="1"/>
              </w:numPr>
              <w:rPr>
                <w:color w:val="171717" w:themeColor="background2" w:themeShade="1A"/>
                <w:sz w:val="22"/>
                <w:szCs w:val="22"/>
              </w:rPr>
            </w:pPr>
            <w:r w:rsidRPr="00610B5D">
              <w:rPr>
                <w:color w:val="171717" w:themeColor="background2" w:themeShade="1A"/>
                <w:sz w:val="22"/>
                <w:szCs w:val="22"/>
              </w:rPr>
              <w:t>Most common AEs</w:t>
            </w:r>
            <w:r w:rsidR="005A3A24">
              <w:rPr>
                <w:color w:val="171717" w:themeColor="background2" w:themeShade="1A"/>
                <w:sz w:val="22"/>
                <w:szCs w:val="22"/>
              </w:rPr>
              <w:t>:</w:t>
            </w:r>
            <w:r w:rsidRPr="00610B5D">
              <w:rPr>
                <w:color w:val="171717" w:themeColor="background2" w:themeShade="1A"/>
                <w:sz w:val="22"/>
                <w:szCs w:val="22"/>
              </w:rPr>
              <w:t xml:space="preserve"> infections/infestations, skin and subcutaneous tissue disorders, and administration-site reactions</w:t>
            </w:r>
          </w:p>
          <w:p w14:paraId="04F61416" w14:textId="4B2400CE" w:rsidR="007C69B4" w:rsidRPr="004448DE" w:rsidRDefault="007C69B4" w:rsidP="007C69B4">
            <w:pPr>
              <w:pStyle w:val="ListParagraph"/>
              <w:numPr>
                <w:ilvl w:val="2"/>
                <w:numId w:val="1"/>
              </w:numPr>
              <w:rPr>
                <w:b/>
                <w:bCs/>
                <w:color w:val="171717" w:themeColor="background2" w:themeShade="1A"/>
                <w:sz w:val="22"/>
                <w:szCs w:val="22"/>
              </w:rPr>
            </w:pPr>
            <w:r w:rsidRPr="004448DE">
              <w:rPr>
                <w:b/>
                <w:bCs/>
                <w:color w:val="171717" w:themeColor="background2" w:themeShade="1A"/>
                <w:sz w:val="22"/>
                <w:szCs w:val="22"/>
              </w:rPr>
              <w:t>Conjunctivitis frequency lower</w:t>
            </w:r>
            <w:r w:rsidR="00E92359" w:rsidRPr="004448DE">
              <w:rPr>
                <w:b/>
                <w:bCs/>
                <w:color w:val="171717" w:themeColor="background2" w:themeShade="1A"/>
                <w:sz w:val="22"/>
                <w:szCs w:val="22"/>
              </w:rPr>
              <w:t xml:space="preserve"> than</w:t>
            </w:r>
            <w:r w:rsidRPr="004448DE">
              <w:rPr>
                <w:b/>
                <w:bCs/>
                <w:color w:val="171717" w:themeColor="background2" w:themeShade="1A"/>
                <w:sz w:val="22"/>
                <w:szCs w:val="22"/>
              </w:rPr>
              <w:t xml:space="preserve"> </w:t>
            </w:r>
            <w:r w:rsidR="00E92359" w:rsidRPr="004448DE">
              <w:rPr>
                <w:b/>
                <w:bCs/>
                <w:color w:val="171717" w:themeColor="background2" w:themeShade="1A"/>
                <w:sz w:val="22"/>
                <w:szCs w:val="22"/>
              </w:rPr>
              <w:t>reported with IL-4 receptor-alpha inhibitors</w:t>
            </w:r>
          </w:p>
          <w:p w14:paraId="49F12D56" w14:textId="703BB49D" w:rsidR="0034564F" w:rsidRDefault="0034564F" w:rsidP="0034564F">
            <w:pPr>
              <w:pStyle w:val="ListParagraph"/>
              <w:numPr>
                <w:ilvl w:val="1"/>
                <w:numId w:val="1"/>
              </w:numPr>
              <w:rPr>
                <w:color w:val="171717" w:themeColor="background2" w:themeShade="1A"/>
                <w:sz w:val="22"/>
                <w:szCs w:val="22"/>
              </w:rPr>
            </w:pPr>
            <w:r w:rsidRPr="0034564F">
              <w:rPr>
                <w:color w:val="171717" w:themeColor="background2" w:themeShade="1A"/>
                <w:sz w:val="22"/>
                <w:szCs w:val="22"/>
              </w:rPr>
              <w:t>Three serious AEs occurred, considered unrelated to treatmen</w:t>
            </w:r>
            <w:r w:rsidR="00142D63">
              <w:rPr>
                <w:color w:val="171717" w:themeColor="background2" w:themeShade="1A"/>
                <w:sz w:val="22"/>
                <w:szCs w:val="22"/>
              </w:rPr>
              <w:t>t</w:t>
            </w:r>
          </w:p>
          <w:p w14:paraId="3603662C" w14:textId="77777777" w:rsidR="00D35DE6" w:rsidRDefault="00D35DE6" w:rsidP="00D35DE6">
            <w:pPr>
              <w:pStyle w:val="ListParagraph"/>
              <w:numPr>
                <w:ilvl w:val="0"/>
                <w:numId w:val="1"/>
              </w:numPr>
              <w:rPr>
                <w:color w:val="171717" w:themeColor="background2" w:themeShade="1A"/>
                <w:sz w:val="22"/>
                <w:szCs w:val="22"/>
              </w:rPr>
            </w:pPr>
            <w:commentRangeStart w:id="11"/>
            <w:commentRangeEnd w:id="11"/>
            <w:r w:rsidRPr="00D757AC">
              <w:rPr>
                <w:rStyle w:val="CommentReference"/>
                <w:color w:val="171717" w:themeColor="background2" w:themeShade="1A"/>
                <w:sz w:val="22"/>
                <w:szCs w:val="22"/>
              </w:rPr>
              <w:commentReference w:id="11"/>
            </w:r>
            <w:r w:rsidRPr="00D757AC">
              <w:rPr>
                <w:color w:val="171717" w:themeColor="background2" w:themeShade="1A"/>
                <w:sz w:val="22"/>
                <w:szCs w:val="22"/>
              </w:rPr>
              <w:t xml:space="preserve">Pfizer </w:t>
            </w:r>
            <w:r>
              <w:rPr>
                <w:color w:val="171717" w:themeColor="background2" w:themeShade="1A"/>
                <w:sz w:val="22"/>
                <w:szCs w:val="22"/>
              </w:rPr>
              <w:t xml:space="preserve">is </w:t>
            </w:r>
            <w:r w:rsidRPr="00D757AC">
              <w:rPr>
                <w:color w:val="171717" w:themeColor="background2" w:themeShade="1A"/>
                <w:sz w:val="22"/>
                <w:szCs w:val="22"/>
              </w:rPr>
              <w:t>advanc</w:t>
            </w:r>
            <w:r>
              <w:rPr>
                <w:color w:val="171717" w:themeColor="background2" w:themeShade="1A"/>
                <w:sz w:val="22"/>
                <w:szCs w:val="22"/>
              </w:rPr>
              <w:t>ing</w:t>
            </w:r>
            <w:r w:rsidRPr="00D757AC">
              <w:rPr>
                <w:color w:val="171717" w:themeColor="background2" w:themeShade="1A"/>
                <w:sz w:val="22"/>
                <w:szCs w:val="22"/>
              </w:rPr>
              <w:t xml:space="preserve"> a broad clinical development program for </w:t>
            </w:r>
            <w:proofErr w:type="spellStart"/>
            <w:r w:rsidRPr="00D757AC">
              <w:rPr>
                <w:color w:val="171717" w:themeColor="background2" w:themeShade="1A"/>
                <w:sz w:val="22"/>
                <w:szCs w:val="22"/>
              </w:rPr>
              <w:t>tilrekimig</w:t>
            </w:r>
            <w:proofErr w:type="spellEnd"/>
            <w:r w:rsidRPr="00D757AC">
              <w:rPr>
                <w:color w:val="171717" w:themeColor="background2" w:themeShade="1A"/>
                <w:sz w:val="22"/>
                <w:szCs w:val="22"/>
              </w:rPr>
              <w:t xml:space="preserve">, </w:t>
            </w:r>
            <w:r>
              <w:rPr>
                <w:color w:val="171717" w:themeColor="background2" w:themeShade="1A"/>
                <w:sz w:val="22"/>
                <w:szCs w:val="22"/>
              </w:rPr>
              <w:t xml:space="preserve">including </w:t>
            </w:r>
            <w:r w:rsidRPr="00D757AC">
              <w:rPr>
                <w:color w:val="171717" w:themeColor="background2" w:themeShade="1A"/>
                <w:sz w:val="22"/>
                <w:szCs w:val="22"/>
              </w:rPr>
              <w:t xml:space="preserve">evaluation in </w:t>
            </w:r>
            <w:r w:rsidRPr="00D757AC">
              <w:rPr>
                <w:b/>
                <w:bCs/>
                <w:color w:val="171717" w:themeColor="background2" w:themeShade="1A"/>
                <w:sz w:val="22"/>
                <w:szCs w:val="22"/>
              </w:rPr>
              <w:t>other Th2-mediated diseases</w:t>
            </w:r>
            <w:r w:rsidRPr="00D757AC">
              <w:rPr>
                <w:color w:val="171717" w:themeColor="background2" w:themeShade="1A"/>
                <w:sz w:val="22"/>
                <w:szCs w:val="22"/>
              </w:rPr>
              <w:t xml:space="preserve"> such as asthma </w:t>
            </w:r>
            <w:r>
              <w:rPr>
                <w:color w:val="171717" w:themeColor="background2" w:themeShade="1A"/>
                <w:sz w:val="22"/>
                <w:szCs w:val="22"/>
              </w:rPr>
              <w:t>(</w:t>
            </w:r>
            <w:hyperlink r:id="rId16" w:history="1">
              <w:r w:rsidRPr="00484804">
                <w:rPr>
                  <w:rStyle w:val="Hyperlink"/>
                  <w:sz w:val="22"/>
                  <w:szCs w:val="22"/>
                </w:rPr>
                <w:t>Ph2</w:t>
              </w:r>
            </w:hyperlink>
            <w:r>
              <w:rPr>
                <w:color w:val="171717" w:themeColor="background2" w:themeShade="1A"/>
                <w:sz w:val="22"/>
                <w:szCs w:val="22"/>
              </w:rPr>
              <w:t xml:space="preserve">) </w:t>
            </w:r>
            <w:r w:rsidRPr="00D757AC">
              <w:rPr>
                <w:color w:val="171717" w:themeColor="background2" w:themeShade="1A"/>
                <w:sz w:val="22"/>
                <w:szCs w:val="22"/>
              </w:rPr>
              <w:t>and chronic obstructive pulmonary disease (COPD</w:t>
            </w:r>
            <w:r>
              <w:rPr>
                <w:color w:val="171717" w:themeColor="background2" w:themeShade="1A"/>
                <w:sz w:val="22"/>
                <w:szCs w:val="22"/>
              </w:rPr>
              <w:t xml:space="preserve">; </w:t>
            </w:r>
            <w:hyperlink r:id="rId17" w:history="1">
              <w:r w:rsidRPr="001D7E93">
                <w:rPr>
                  <w:rStyle w:val="Hyperlink"/>
                  <w:sz w:val="22"/>
                  <w:szCs w:val="22"/>
                </w:rPr>
                <w:t>Ph2b/3</w:t>
              </w:r>
            </w:hyperlink>
            <w:r w:rsidRPr="00D757AC">
              <w:rPr>
                <w:color w:val="171717" w:themeColor="background2" w:themeShade="1A"/>
                <w:sz w:val="22"/>
                <w:szCs w:val="22"/>
              </w:rPr>
              <w:t>)</w:t>
            </w:r>
          </w:p>
          <w:p w14:paraId="3B736A3F" w14:textId="77777777" w:rsidR="00D35DE6" w:rsidRDefault="00D35DE6" w:rsidP="00D35DE6">
            <w:pPr>
              <w:pStyle w:val="ListParagraph"/>
              <w:numPr>
                <w:ilvl w:val="0"/>
                <w:numId w:val="1"/>
              </w:numPr>
              <w:rPr>
                <w:color w:val="171717" w:themeColor="background2" w:themeShade="1A"/>
                <w:sz w:val="22"/>
                <w:szCs w:val="22"/>
              </w:rPr>
            </w:pPr>
            <w:r>
              <w:rPr>
                <w:color w:val="171717" w:themeColor="background2" w:themeShade="1A"/>
                <w:sz w:val="22"/>
                <w:szCs w:val="22"/>
              </w:rPr>
              <w:t xml:space="preserve">In addition to </w:t>
            </w:r>
            <w:proofErr w:type="spellStart"/>
            <w:r>
              <w:rPr>
                <w:color w:val="171717" w:themeColor="background2" w:themeShade="1A"/>
                <w:sz w:val="22"/>
                <w:szCs w:val="22"/>
              </w:rPr>
              <w:t>tilrekimig</w:t>
            </w:r>
            <w:proofErr w:type="spellEnd"/>
            <w:r>
              <w:rPr>
                <w:color w:val="171717" w:themeColor="background2" w:themeShade="1A"/>
                <w:sz w:val="22"/>
                <w:szCs w:val="22"/>
              </w:rPr>
              <w:t xml:space="preserve"> and </w:t>
            </w:r>
            <w:proofErr w:type="spellStart"/>
            <w:r>
              <w:rPr>
                <w:color w:val="171717" w:themeColor="background2" w:themeShade="1A"/>
                <w:sz w:val="22"/>
                <w:szCs w:val="22"/>
              </w:rPr>
              <w:t>ompekimig</w:t>
            </w:r>
            <w:proofErr w:type="spellEnd"/>
            <w:r>
              <w:rPr>
                <w:color w:val="171717" w:themeColor="background2" w:themeShade="1A"/>
                <w:sz w:val="22"/>
                <w:szCs w:val="22"/>
              </w:rPr>
              <w:t>, Pfizer also has other AD assets in development:</w:t>
            </w:r>
          </w:p>
          <w:p w14:paraId="55BFB892" w14:textId="77777777" w:rsidR="00D35DE6" w:rsidRDefault="00D35DE6" w:rsidP="00D35DE6">
            <w:pPr>
              <w:pStyle w:val="ListParagraph"/>
              <w:numPr>
                <w:ilvl w:val="1"/>
                <w:numId w:val="1"/>
              </w:numPr>
              <w:rPr>
                <w:color w:val="171717" w:themeColor="background2" w:themeShade="1A"/>
                <w:sz w:val="22"/>
                <w:szCs w:val="22"/>
              </w:rPr>
            </w:pPr>
            <w:r>
              <w:rPr>
                <w:color w:val="171717" w:themeColor="background2" w:themeShade="1A"/>
                <w:sz w:val="22"/>
                <w:szCs w:val="22"/>
              </w:rPr>
              <w:t xml:space="preserve">STAT6 inhibitor PF-08049820 in </w:t>
            </w:r>
            <w:hyperlink r:id="rId18" w:history="1">
              <w:r w:rsidRPr="00FB3749">
                <w:rPr>
                  <w:rStyle w:val="Hyperlink"/>
                  <w:sz w:val="22"/>
                  <w:szCs w:val="22"/>
                </w:rPr>
                <w:t>Ph2b</w:t>
              </w:r>
            </w:hyperlink>
            <w:r>
              <w:rPr>
                <w:color w:val="171717" w:themeColor="background2" w:themeShade="1A"/>
                <w:sz w:val="22"/>
                <w:szCs w:val="22"/>
              </w:rPr>
              <w:t xml:space="preserve"> (PCD 8/23/2027); </w:t>
            </w:r>
            <w:r w:rsidRPr="00514BE2">
              <w:rPr>
                <w:i/>
                <w:iCs/>
                <w:color w:val="0070C0"/>
                <w:sz w:val="22"/>
                <w:szCs w:val="22"/>
              </w:rPr>
              <w:t>trial status active, not recruiting</w:t>
            </w:r>
            <w:r>
              <w:rPr>
                <w:i/>
                <w:iCs/>
                <w:color w:val="0070C0"/>
                <w:sz w:val="22"/>
                <w:szCs w:val="22"/>
              </w:rPr>
              <w:t>; recall that STAT6 is also involved in Type-2 inflammation, controlling transcription directly downstream of IL-4 and IL-13 receptors</w:t>
            </w:r>
          </w:p>
          <w:p w14:paraId="0E68123E" w14:textId="0CB1598F" w:rsidR="00D35DE6" w:rsidRPr="001822D4" w:rsidRDefault="00D35DE6" w:rsidP="004448DE">
            <w:pPr>
              <w:pStyle w:val="ListParagraph"/>
              <w:numPr>
                <w:ilvl w:val="1"/>
                <w:numId w:val="1"/>
              </w:numPr>
              <w:rPr>
                <w:color w:val="171717" w:themeColor="background2" w:themeShade="1A"/>
                <w:sz w:val="22"/>
                <w:szCs w:val="22"/>
              </w:rPr>
            </w:pPr>
            <w:r>
              <w:rPr>
                <w:color w:val="171717" w:themeColor="background2" w:themeShade="1A"/>
                <w:sz w:val="22"/>
                <w:szCs w:val="22"/>
              </w:rPr>
              <w:t xml:space="preserve">PF-0782837 (undisclosed </w:t>
            </w:r>
            <w:proofErr w:type="spellStart"/>
            <w:r>
              <w:rPr>
                <w:color w:val="171717" w:themeColor="background2" w:themeShade="1A"/>
                <w:sz w:val="22"/>
                <w:szCs w:val="22"/>
              </w:rPr>
              <w:t>MoA</w:t>
            </w:r>
            <w:proofErr w:type="spellEnd"/>
            <w:r>
              <w:rPr>
                <w:color w:val="171717" w:themeColor="background2" w:themeShade="1A"/>
                <w:sz w:val="22"/>
                <w:szCs w:val="22"/>
              </w:rPr>
              <w:t>) in Ph1</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9">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0"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1">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5">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26">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7">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37FADBFC" w:rsidR="00B66789" w:rsidRPr="003F7618" w:rsidRDefault="0021783B" w:rsidP="002E6873">
            <w:pPr>
              <w:rPr>
                <w:i/>
                <w:iCs/>
                <w:color w:val="002060"/>
                <w:sz w:val="20"/>
                <w:szCs w:val="20"/>
              </w:rPr>
            </w:pPr>
            <w:r w:rsidRPr="0021783B">
              <w:rPr>
                <w:i/>
                <w:iCs/>
                <w:color w:val="171717" w:themeColor="background2" w:themeShade="1A"/>
                <w:sz w:val="20"/>
                <w:szCs w:val="20"/>
              </w:rPr>
              <w:t>This document contains competitive intelligence collected via AbbVie approved methods or vendors. We collect competitive intelligence consistent with industry standards and AbbVie policy. Not for commercial field use. Please reach out to CI, Legal or OEC with any questions</w:t>
            </w:r>
            <w:r>
              <w:rPr>
                <w:i/>
                <w:iCs/>
                <w:color w:val="171717" w:themeColor="background2" w:themeShade="1A"/>
                <w:sz w:val="20"/>
                <w:szCs w:val="20"/>
              </w:rPr>
              <w:t>.</w:t>
            </w:r>
          </w:p>
        </w:tc>
      </w:tr>
      <w:tr w:rsidR="00A67C4C" w14:paraId="061D607C" w14:textId="77777777" w:rsidTr="00B327A6">
        <w:trPr>
          <w:jc w:val="center"/>
          <w:ins w:id="13" w:author="Cooper, Chris C" w:date="2026-03-09T15:08:00Z"/>
        </w:trPr>
        <w:tc>
          <w:tcPr>
            <w:tcW w:w="9504" w:type="dxa"/>
          </w:tcPr>
          <w:p w14:paraId="19C06CDF" w14:textId="77777777" w:rsidR="00A67C4C" w:rsidRPr="00D5078E" w:rsidRDefault="00A67C4C" w:rsidP="002E6873">
            <w:pPr>
              <w:jc w:val="center"/>
              <w:rPr>
                <w:ins w:id="14" w:author="Cooper, Chris C" w:date="2026-03-09T15:08:00Z" w16du:dateUtc="2026-03-09T20:08:00Z"/>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ooper, Chris C" w:date="2026-03-09T11:43:00Z" w:initials="CC">
    <w:p w14:paraId="5FCA5A2D" w14:textId="77777777" w:rsidR="003351E4" w:rsidRDefault="003351E4" w:rsidP="003351E4">
      <w:pPr>
        <w:pStyle w:val="CommentText"/>
      </w:pPr>
      <w:r>
        <w:rPr>
          <w:rStyle w:val="CommentReference"/>
        </w:rPr>
        <w:annotationRef/>
      </w:r>
      <w:r>
        <w:t>Emphasizing tilrekimig, consistent with press release.</w:t>
      </w:r>
    </w:p>
  </w:comment>
  <w:comment w:id="3" w:author="Nephelie Vaporidou" w:date="2026-03-09T16:16:00Z" w:initials="NV">
    <w:p w14:paraId="143BB64B" w14:textId="74883070" w:rsidR="00DE0922" w:rsidRDefault="00DE0922" w:rsidP="00DE0922">
      <w:pPr>
        <w:pStyle w:val="CommentText"/>
      </w:pPr>
      <w:r>
        <w:rPr>
          <w:rStyle w:val="CommentReference"/>
        </w:rPr>
        <w:annotationRef/>
      </w:r>
      <w:r>
        <w:t xml:space="preserve">@AbbVie team - we have updated our calculations </w:t>
      </w:r>
      <w:r>
        <w:rPr>
          <w:b/>
          <w:bCs/>
        </w:rPr>
        <w:t xml:space="preserve">anchoring Phase 3 initiation in October 2026 </w:t>
      </w:r>
      <w:r>
        <w:t>(e.g., as soon as the Phase 2b concludes). Do let us know if you agree!</w:t>
      </w:r>
      <w:r>
        <w:br/>
      </w:r>
      <w:r>
        <w:br/>
        <w:t xml:space="preserve">An October anchor places </w:t>
      </w:r>
      <w:r>
        <w:rPr>
          <w:b/>
          <w:bCs/>
        </w:rPr>
        <w:t>US approval in Q1 2030, EU approval in Q4 2029</w:t>
      </w:r>
      <w:r>
        <w:t xml:space="preserve">, while a more conservative December 2026 anchor places both US/EU in Q1 2030 </w:t>
      </w:r>
      <w:r>
        <w:br/>
      </w:r>
      <w:r>
        <w:br/>
        <w:t>Recall, previously and anchoring to the Ph2b PCD (which was updated in Q1 from Sep to Oct) - we had approval estimates for US/EU Q3 2030 and Q2 2030.</w:t>
      </w:r>
      <w:r>
        <w:br/>
      </w:r>
      <w:r>
        <w:br/>
        <w:t>Keen to hear your thoughts on this!</w:t>
      </w:r>
    </w:p>
  </w:comment>
  <w:comment w:id="4" w:author="Anand, Priti" w:date="2026-03-10T09:25:00Z" w:initials="PA">
    <w:p w14:paraId="792417BF" w14:textId="49BFF35A" w:rsidR="002538B3" w:rsidRDefault="002538B3" w:rsidP="002538B3">
      <w:pPr>
        <w:pStyle w:val="CommentText"/>
      </w:pPr>
      <w:r>
        <w:rPr>
          <w:rStyle w:val="CommentReference"/>
        </w:rPr>
        <w:annotationRef/>
      </w:r>
      <w:r>
        <w:fldChar w:fldCharType="begin"/>
      </w:r>
      <w:r>
        <w:instrText>HYPERLINK "mailto:chanda.bhat@abbvie.com"</w:instrText>
      </w:r>
      <w:bookmarkStart w:id="6" w:name="_@_E9C78B4459964743A82BC2D09D9C1601Z"/>
      <w:r>
        <w:fldChar w:fldCharType="separate"/>
      </w:r>
      <w:bookmarkEnd w:id="6"/>
      <w:r w:rsidRPr="002538B3">
        <w:rPr>
          <w:rStyle w:val="Mention"/>
          <w:noProof/>
        </w:rPr>
        <w:t>@Bhat, Chanda R</w:t>
      </w:r>
      <w:r>
        <w:fldChar w:fldCharType="end"/>
      </w:r>
      <w:r>
        <w:t xml:space="preserve"> you ok with Ph3 initiation in Oct?</w:t>
      </w:r>
    </w:p>
  </w:comment>
  <w:comment w:id="5" w:author="Bhat, Chanda R" w:date="2026-03-10T09:12:00Z" w:initials="CB">
    <w:p w14:paraId="5CB2B3C5" w14:textId="77777777" w:rsidR="002C4C78" w:rsidRDefault="002C4C78" w:rsidP="002C4C78">
      <w:pPr>
        <w:pStyle w:val="CommentText"/>
      </w:pPr>
      <w:r>
        <w:rPr>
          <w:rStyle w:val="CommentReference"/>
        </w:rPr>
        <w:annotationRef/>
      </w:r>
      <w:r>
        <w:t>Can we look at other pfizer trials to asses when they started Ph3 after Ph2 PCD?</w:t>
      </w:r>
    </w:p>
  </w:comment>
  <w:comment w:id="7" w:author="Cooper, Chris C" w:date="2026-03-09T11:50:00Z" w:initials="CC">
    <w:p w14:paraId="3E8E77C7" w14:textId="77777777" w:rsidR="00540CFC" w:rsidRDefault="00540CFC" w:rsidP="00540CFC">
      <w:pPr>
        <w:pStyle w:val="CommentText"/>
      </w:pPr>
      <w:r>
        <w:rPr>
          <w:rStyle w:val="CommentReference"/>
        </w:rPr>
        <w:annotationRef/>
      </w:r>
      <w:r>
        <w:t>51-54% dupi EASI-75 range is not placebo-adjusted. Corrected.</w:t>
      </w:r>
    </w:p>
  </w:comment>
  <w:comment w:id="8" w:author="Nephelie Vaporidou" w:date="2026-03-09T17:08:00Z" w:initials="NV">
    <w:p w14:paraId="041C31FE" w14:textId="64126FD9" w:rsidR="000A646D" w:rsidRDefault="000A646D">
      <w:pPr>
        <w:pStyle w:val="CommentText"/>
      </w:pPr>
      <w:r>
        <w:rPr>
          <w:rStyle w:val="CommentReference"/>
        </w:rPr>
        <w:annotationRef/>
      </w:r>
      <w:r w:rsidRPr="7FF247FA">
        <w:t>Agreed and thank you!</w:t>
      </w:r>
    </w:p>
    <w:p w14:paraId="15803BBE" w14:textId="7430F761" w:rsidR="000A646D" w:rsidRDefault="000A646D">
      <w:pPr>
        <w:pStyle w:val="CommentText"/>
      </w:pPr>
      <w:r w:rsidRPr="37932337">
        <w:t xml:space="preserve">We noticed that industry reports and commentary is indirectly comparing with the non-adjusted rates (e.g. </w:t>
      </w:r>
      <w:hyperlink r:id="rId1">
        <w:r w:rsidRPr="44EA449B">
          <w:rPr>
            <w:rStyle w:val="Hyperlink"/>
          </w:rPr>
          <w:t>https://www.fiercebiotech.com/biotech/pfizer-ramps-plans-trispecific-after-phase-2-eczema-win</w:t>
        </w:r>
      </w:hyperlink>
      <w:r w:rsidRPr="53550A64">
        <w:t xml:space="preserve"> ) so decided to follow that approach - appreciate the change</w:t>
      </w:r>
    </w:p>
  </w:comment>
  <w:comment w:id="9" w:author="Cooper, Chris C" w:date="2026-03-10T07:53:00Z" w:initials="CC">
    <w:p w14:paraId="46025954" w14:textId="77777777" w:rsidR="00DD32AE" w:rsidRDefault="00DD32AE" w:rsidP="00DD32AE">
      <w:pPr>
        <w:pStyle w:val="CommentText"/>
      </w:pPr>
      <w:r>
        <w:rPr>
          <w:rStyle w:val="CommentReference"/>
        </w:rPr>
        <w:annotationRef/>
      </w:r>
      <w:r>
        <w:t>Add commentary about upadacitinib pivotal PBO-adjusted EASI-75. Likely important for commercial.</w:t>
      </w:r>
    </w:p>
  </w:comment>
  <w:comment w:id="10" w:author="Nephelie Vaporidou" w:date="2026-03-09T16:18:00Z" w:initials="NV">
    <w:p w14:paraId="0225228D" w14:textId="6AEF22B3" w:rsidR="00225AB2" w:rsidRDefault="00225AB2" w:rsidP="00B92A8C">
      <w:pPr>
        <w:pStyle w:val="CommentText"/>
      </w:pPr>
      <w:r>
        <w:rPr>
          <w:rStyle w:val="CommentReference"/>
        </w:rPr>
        <w:annotationRef/>
      </w:r>
      <w:r>
        <w:t>@AbbVie team - we included details for each stage alongside this summary sentence in case you would like to streamline this!</w:t>
      </w:r>
    </w:p>
  </w:comment>
  <w:comment w:id="11" w:author="Anand, Priti" w:date="2026-03-10T09:36:00Z" w:initials="PA">
    <w:p w14:paraId="445A5853" w14:textId="77777777" w:rsidR="00D35DE6" w:rsidRDefault="00D35DE6" w:rsidP="00D35DE6">
      <w:pPr>
        <w:pStyle w:val="CommentText"/>
      </w:pPr>
      <w:r>
        <w:rPr>
          <w:rStyle w:val="CommentReference"/>
        </w:rPr>
        <w:annotationRef/>
      </w:r>
      <w:r>
        <w:fldChar w:fldCharType="begin"/>
      </w:r>
      <w:r>
        <w:instrText>HYPERLINK "mailto:chanda.bhat@abbvie.com"</w:instrText>
      </w:r>
      <w:bookmarkStart w:id="12" w:name="_@_3210EFCD5D4D4B63B0AB1F7E67C6D60BZ"/>
      <w:r>
        <w:fldChar w:fldCharType="separate"/>
      </w:r>
      <w:bookmarkEnd w:id="12"/>
      <w:r w:rsidRPr="00CD7A4E">
        <w:rPr>
          <w:rStyle w:val="Mention"/>
          <w:noProof/>
        </w:rPr>
        <w:t>@Bhat, Chanda R</w:t>
      </w:r>
      <w:r>
        <w:fldChar w:fldCharType="end"/>
      </w:r>
      <w:r>
        <w:t xml:space="preserve"> are all LBAs out?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CA5A2D" w15:done="1"/>
  <w15:commentEx w15:paraId="143BB64B" w15:done="1"/>
  <w15:commentEx w15:paraId="792417BF" w15:paraIdParent="143BB64B" w15:done="1"/>
  <w15:commentEx w15:paraId="5CB2B3C5" w15:paraIdParent="143BB64B" w15:done="1"/>
  <w15:commentEx w15:paraId="3E8E77C7" w15:done="1"/>
  <w15:commentEx w15:paraId="15803BBE" w15:paraIdParent="3E8E77C7" w15:done="1"/>
  <w15:commentEx w15:paraId="46025954" w15:done="1"/>
  <w15:commentEx w15:paraId="0225228D" w15:done="1"/>
  <w15:commentEx w15:paraId="445A585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6418C" w16cex:dateUtc="2026-03-09T16:43:00Z">
    <w16cex:extLst>
      <w16:ext w16:uri="{CE6994B0-6A32-4C9F-8C6B-6E91EDA988CE}">
        <cr:reactions xmlns:cr="http://schemas.microsoft.com/office/comments/2020/reactions">
          <cr:reaction reactionType="1">
            <cr:reactionInfo dateUtc="2026-03-09T16:49:33Z">
              <cr:user userId="S::nepheliev_eradigm.com#ext#@abbvie.onmicrosoft.com::0e69c2e1-39f2-49d9-81f0-a7ba10ce6c99" userProvider="AD" userName="Nephelie Vaporidou"/>
            </cr:reactionInfo>
          </cr:reaction>
        </cr:reactions>
      </w16:ext>
    </w16cex:extLst>
  </w16cex:commentExtensible>
  <w16cex:commentExtensible w16cex:durableId="2F307356" w16cex:dateUtc="2026-03-09T16:16:00Z"/>
  <w16cex:commentExtensible w16cex:durableId="65856D1B" w16cex:dateUtc="2026-03-10T13:25:00Z"/>
  <w16cex:commentExtensible w16cex:durableId="3486F017" w16cex:dateUtc="2026-03-10T14:12:00Z"/>
  <w16cex:commentExtensible w16cex:durableId="46C16BA6" w16cex:dateUtc="2026-03-09T16:50:00Z">
    <w16cex:extLst>
      <w16:ext w16:uri="{CE6994B0-6A32-4C9F-8C6B-6E91EDA988CE}">
        <cr:reactions xmlns:cr="http://schemas.microsoft.com/office/comments/2020/reactions">
          <cr:reaction reactionType="1">
            <cr:reactionInfo dateUtc="2026-03-10T14:48:40Z">
              <cr:user userId="S::priti.anand@abbvie.com::8027ef1d-c571-42de-b24e-ef65656f6f72" userProvider="AD" userName="Anand, Priti"/>
            </cr:reactionInfo>
          </cr:reaction>
        </cr:reactions>
      </w16:ext>
    </w16cex:extLst>
  </w16cex:commentExtensible>
  <w16cex:commentExtensible w16cex:durableId="1027AA28" w16cex:dateUtc="2026-03-09T17:08:00Z"/>
  <w16cex:commentExtensible w16cex:durableId="2EA7382F" w16cex:dateUtc="2026-03-10T12:53:00Z"/>
  <w16cex:commentExtensible w16cex:durableId="0F374B5C" w16cex:dateUtc="2026-03-09T16:18:00Z">
    <w16cex:extLst>
      <w16:ext w16:uri="{CE6994B0-6A32-4C9F-8C6B-6E91EDA988CE}">
        <cr:reactions xmlns:cr="http://schemas.microsoft.com/office/comments/2020/reactions">
          <cr:reaction reactionType="1">
            <cr:reactionInfo dateUtc="2026-03-10T14:47:45Z">
              <cr:user userId="S::priti.anand@abbvie.com::8027ef1d-c571-42de-b24e-ef65656f6f72" userProvider="AD" userName="Anand, Priti"/>
            </cr:reactionInfo>
          </cr:reaction>
        </cr:reactions>
      </w16:ext>
    </w16cex:extLst>
  </w16cex:commentExtensible>
  <w16cex:commentExtensible w16cex:durableId="1AFC0D92" w16cex:dateUtc="2026-03-10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CA5A2D" w16cid:durableId="4BA6418C"/>
  <w16cid:commentId w16cid:paraId="143BB64B" w16cid:durableId="2F307356"/>
  <w16cid:commentId w16cid:paraId="792417BF" w16cid:durableId="65856D1B"/>
  <w16cid:commentId w16cid:paraId="5CB2B3C5" w16cid:durableId="3486F017"/>
  <w16cid:commentId w16cid:paraId="3E8E77C7" w16cid:durableId="46C16BA6"/>
  <w16cid:commentId w16cid:paraId="15803BBE" w16cid:durableId="1027AA28"/>
  <w16cid:commentId w16cid:paraId="46025954" w16cid:durableId="2EA7382F"/>
  <w16cid:commentId w16cid:paraId="0225228D" w16cid:durableId="0F374B5C"/>
  <w16cid:commentId w16cid:paraId="445A5853" w16cid:durableId="1AFC0D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1" w15:restartNumberingAfterBreak="0">
    <w:nsid w:val="08A26DEB"/>
    <w:multiLevelType w:val="hybridMultilevel"/>
    <w:tmpl w:val="1EB0BAEE"/>
    <w:lvl w:ilvl="0" w:tplc="86EC7A4C">
      <w:start w:val="1"/>
      <w:numFmt w:val="bullet"/>
      <w:lvlText w:val="o"/>
      <w:lvlJc w:val="left"/>
      <w:pPr>
        <w:ind w:left="2160" w:hanging="360"/>
      </w:pPr>
      <w:rPr>
        <w:rFonts w:ascii="Courier New" w:hAnsi="Courier New"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1434C1"/>
    <w:multiLevelType w:val="multilevel"/>
    <w:tmpl w:val="0204C4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B95E82"/>
    <w:multiLevelType w:val="multilevel"/>
    <w:tmpl w:val="F8C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67448"/>
    <w:multiLevelType w:val="hybridMultilevel"/>
    <w:tmpl w:val="7948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53E27"/>
    <w:multiLevelType w:val="multilevel"/>
    <w:tmpl w:val="3064C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4C654C"/>
    <w:multiLevelType w:val="hybridMultilevel"/>
    <w:tmpl w:val="E28810F6"/>
    <w:lvl w:ilvl="0" w:tplc="7090E0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71F5A"/>
    <w:multiLevelType w:val="multilevel"/>
    <w:tmpl w:val="F104C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A516F30"/>
    <w:multiLevelType w:val="multilevel"/>
    <w:tmpl w:val="A73047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EC958C2"/>
    <w:multiLevelType w:val="multilevel"/>
    <w:tmpl w:val="AFEEE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12" w15:restartNumberingAfterBreak="0">
    <w:nsid w:val="7B041754"/>
    <w:multiLevelType w:val="multilevel"/>
    <w:tmpl w:val="69460A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66764156">
    <w:abstractNumId w:val="6"/>
  </w:num>
  <w:num w:numId="2" w16cid:durableId="1425108719">
    <w:abstractNumId w:val="11"/>
  </w:num>
  <w:num w:numId="3" w16cid:durableId="1255942747">
    <w:abstractNumId w:val="0"/>
  </w:num>
  <w:num w:numId="4" w16cid:durableId="278267030">
    <w:abstractNumId w:val="12"/>
  </w:num>
  <w:num w:numId="5" w16cid:durableId="1504513700">
    <w:abstractNumId w:val="5"/>
  </w:num>
  <w:num w:numId="6" w16cid:durableId="1917278346">
    <w:abstractNumId w:val="9"/>
  </w:num>
  <w:num w:numId="7" w16cid:durableId="1848717280">
    <w:abstractNumId w:val="8"/>
  </w:num>
  <w:num w:numId="8" w16cid:durableId="59792598">
    <w:abstractNumId w:val="10"/>
  </w:num>
  <w:num w:numId="9" w16cid:durableId="292252028">
    <w:abstractNumId w:val="3"/>
  </w:num>
  <w:num w:numId="10" w16cid:durableId="928121321">
    <w:abstractNumId w:val="2"/>
  </w:num>
  <w:num w:numId="11" w16cid:durableId="1038550806">
    <w:abstractNumId w:val="1"/>
  </w:num>
  <w:num w:numId="12" w16cid:durableId="1630629502">
    <w:abstractNumId w:val="4"/>
  </w:num>
  <w:num w:numId="13" w16cid:durableId="114007808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Chris C">
    <w15:presenceInfo w15:providerId="AD" w15:userId="S::chris.cooper@abbvie.com::8dbdf40e-3165-4713-b4e4-34872cd936ef"/>
  </w15:person>
  <w15:person w15:author="Nephelie Vaporidou">
    <w15:presenceInfo w15:providerId="AD" w15:userId="S::nepheliev@eradigm.com::fb8c8f48-833d-4996-a2c6-17b5e0f69c7c"/>
  </w15:person>
  <w15:person w15:author="Anand, Priti">
    <w15:presenceInfo w15:providerId="AD" w15:userId="S::priti.anand@abbvie.com::8027ef1d-c571-42de-b24e-ef65656f6f72"/>
  </w15:person>
  <w15:person w15:author="Bhat, Chanda R">
    <w15:presenceInfo w15:providerId="AD" w15:userId="S::chanda.bhat@abbvie.com::7be16749-3f63-4e5a-99f3-cf98c080b1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6936"/>
    <w:rsid w:val="00007BFE"/>
    <w:rsid w:val="000130DB"/>
    <w:rsid w:val="0001479E"/>
    <w:rsid w:val="0001577B"/>
    <w:rsid w:val="00017A79"/>
    <w:rsid w:val="00025FD3"/>
    <w:rsid w:val="00027A28"/>
    <w:rsid w:val="00034368"/>
    <w:rsid w:val="0004134F"/>
    <w:rsid w:val="0004285C"/>
    <w:rsid w:val="00043581"/>
    <w:rsid w:val="0004384D"/>
    <w:rsid w:val="00046825"/>
    <w:rsid w:val="00055AC4"/>
    <w:rsid w:val="00067D5F"/>
    <w:rsid w:val="000714B2"/>
    <w:rsid w:val="00072FC6"/>
    <w:rsid w:val="0008058F"/>
    <w:rsid w:val="00091859"/>
    <w:rsid w:val="00093810"/>
    <w:rsid w:val="000959DD"/>
    <w:rsid w:val="000A4525"/>
    <w:rsid w:val="000A646D"/>
    <w:rsid w:val="000B6D9D"/>
    <w:rsid w:val="000B7FD5"/>
    <w:rsid w:val="000C111C"/>
    <w:rsid w:val="000D083B"/>
    <w:rsid w:val="000D16D4"/>
    <w:rsid w:val="000D3BAF"/>
    <w:rsid w:val="000D7D10"/>
    <w:rsid w:val="000E0452"/>
    <w:rsid w:val="000F248E"/>
    <w:rsid w:val="000F6A98"/>
    <w:rsid w:val="00105672"/>
    <w:rsid w:val="00113E36"/>
    <w:rsid w:val="00113E5A"/>
    <w:rsid w:val="0011480C"/>
    <w:rsid w:val="00120752"/>
    <w:rsid w:val="00120D5E"/>
    <w:rsid w:val="00122750"/>
    <w:rsid w:val="0012362F"/>
    <w:rsid w:val="00123BE8"/>
    <w:rsid w:val="0012456E"/>
    <w:rsid w:val="00127C8B"/>
    <w:rsid w:val="00132050"/>
    <w:rsid w:val="0013617D"/>
    <w:rsid w:val="0014080A"/>
    <w:rsid w:val="0014160E"/>
    <w:rsid w:val="001427AF"/>
    <w:rsid w:val="00142D63"/>
    <w:rsid w:val="00147771"/>
    <w:rsid w:val="00151979"/>
    <w:rsid w:val="00152173"/>
    <w:rsid w:val="00152BFA"/>
    <w:rsid w:val="001538B7"/>
    <w:rsid w:val="001572B1"/>
    <w:rsid w:val="00164D03"/>
    <w:rsid w:val="001775A3"/>
    <w:rsid w:val="00177627"/>
    <w:rsid w:val="00177DC0"/>
    <w:rsid w:val="00180FB1"/>
    <w:rsid w:val="001822D4"/>
    <w:rsid w:val="00185947"/>
    <w:rsid w:val="00187383"/>
    <w:rsid w:val="001916F6"/>
    <w:rsid w:val="00193CC1"/>
    <w:rsid w:val="00195DC7"/>
    <w:rsid w:val="00196DC9"/>
    <w:rsid w:val="001972A4"/>
    <w:rsid w:val="001A6242"/>
    <w:rsid w:val="001A6338"/>
    <w:rsid w:val="001B3825"/>
    <w:rsid w:val="001B6F0D"/>
    <w:rsid w:val="001B794C"/>
    <w:rsid w:val="001C5890"/>
    <w:rsid w:val="001D604F"/>
    <w:rsid w:val="001D7E93"/>
    <w:rsid w:val="001E09EF"/>
    <w:rsid w:val="001E1C90"/>
    <w:rsid w:val="001E6E9E"/>
    <w:rsid w:val="001F128F"/>
    <w:rsid w:val="001F25CF"/>
    <w:rsid w:val="001F701F"/>
    <w:rsid w:val="001F72BA"/>
    <w:rsid w:val="00204113"/>
    <w:rsid w:val="0021653F"/>
    <w:rsid w:val="00216A4F"/>
    <w:rsid w:val="0021783B"/>
    <w:rsid w:val="00220945"/>
    <w:rsid w:val="00222533"/>
    <w:rsid w:val="00222A03"/>
    <w:rsid w:val="00223CB2"/>
    <w:rsid w:val="00224CA4"/>
    <w:rsid w:val="00225AB2"/>
    <w:rsid w:val="00230826"/>
    <w:rsid w:val="00231D4B"/>
    <w:rsid w:val="002365A3"/>
    <w:rsid w:val="00236789"/>
    <w:rsid w:val="00236B06"/>
    <w:rsid w:val="00240E3F"/>
    <w:rsid w:val="00245EB5"/>
    <w:rsid w:val="002476F0"/>
    <w:rsid w:val="00247955"/>
    <w:rsid w:val="002520F3"/>
    <w:rsid w:val="002538B3"/>
    <w:rsid w:val="00253B05"/>
    <w:rsid w:val="002556BD"/>
    <w:rsid w:val="00263A5E"/>
    <w:rsid w:val="00266440"/>
    <w:rsid w:val="00270C83"/>
    <w:rsid w:val="00276E50"/>
    <w:rsid w:val="00291103"/>
    <w:rsid w:val="00295064"/>
    <w:rsid w:val="00296DAA"/>
    <w:rsid w:val="002A3956"/>
    <w:rsid w:val="002B15A0"/>
    <w:rsid w:val="002B7FEE"/>
    <w:rsid w:val="002C4C78"/>
    <w:rsid w:val="002D7978"/>
    <w:rsid w:val="002E303C"/>
    <w:rsid w:val="002E6873"/>
    <w:rsid w:val="002F243D"/>
    <w:rsid w:val="002F38EB"/>
    <w:rsid w:val="002F395A"/>
    <w:rsid w:val="002F4763"/>
    <w:rsid w:val="002F532E"/>
    <w:rsid w:val="002F7CE8"/>
    <w:rsid w:val="003026D6"/>
    <w:rsid w:val="00306DB5"/>
    <w:rsid w:val="0031123F"/>
    <w:rsid w:val="00312AD2"/>
    <w:rsid w:val="00314D41"/>
    <w:rsid w:val="00321637"/>
    <w:rsid w:val="003257D0"/>
    <w:rsid w:val="003274A3"/>
    <w:rsid w:val="00330177"/>
    <w:rsid w:val="00331521"/>
    <w:rsid w:val="003351E4"/>
    <w:rsid w:val="003412BC"/>
    <w:rsid w:val="00341478"/>
    <w:rsid w:val="00344086"/>
    <w:rsid w:val="00344181"/>
    <w:rsid w:val="0034564F"/>
    <w:rsid w:val="00351B11"/>
    <w:rsid w:val="00352CB9"/>
    <w:rsid w:val="00365D2C"/>
    <w:rsid w:val="00366E9A"/>
    <w:rsid w:val="00367C76"/>
    <w:rsid w:val="00367CFD"/>
    <w:rsid w:val="0037070A"/>
    <w:rsid w:val="003744C1"/>
    <w:rsid w:val="0037510F"/>
    <w:rsid w:val="00377322"/>
    <w:rsid w:val="00384AA0"/>
    <w:rsid w:val="00387960"/>
    <w:rsid w:val="00392D50"/>
    <w:rsid w:val="00393F18"/>
    <w:rsid w:val="003A0D02"/>
    <w:rsid w:val="003B097F"/>
    <w:rsid w:val="003B5F0D"/>
    <w:rsid w:val="003C6975"/>
    <w:rsid w:val="003C69E5"/>
    <w:rsid w:val="003D2D97"/>
    <w:rsid w:val="003D3930"/>
    <w:rsid w:val="003D3A85"/>
    <w:rsid w:val="003D5CD5"/>
    <w:rsid w:val="003D662E"/>
    <w:rsid w:val="003E116E"/>
    <w:rsid w:val="003F0F66"/>
    <w:rsid w:val="003F24BA"/>
    <w:rsid w:val="003F3036"/>
    <w:rsid w:val="003F7618"/>
    <w:rsid w:val="003F7770"/>
    <w:rsid w:val="004006E8"/>
    <w:rsid w:val="004033BD"/>
    <w:rsid w:val="00412F0B"/>
    <w:rsid w:val="0041444A"/>
    <w:rsid w:val="00422062"/>
    <w:rsid w:val="004235D3"/>
    <w:rsid w:val="00426702"/>
    <w:rsid w:val="00435542"/>
    <w:rsid w:val="00441938"/>
    <w:rsid w:val="004430A7"/>
    <w:rsid w:val="004448DE"/>
    <w:rsid w:val="0044510F"/>
    <w:rsid w:val="004452BB"/>
    <w:rsid w:val="00447FF0"/>
    <w:rsid w:val="0045008E"/>
    <w:rsid w:val="004548E1"/>
    <w:rsid w:val="00456A66"/>
    <w:rsid w:val="0046214F"/>
    <w:rsid w:val="00474AEF"/>
    <w:rsid w:val="00484804"/>
    <w:rsid w:val="0049280D"/>
    <w:rsid w:val="00494E5F"/>
    <w:rsid w:val="00495536"/>
    <w:rsid w:val="004960C0"/>
    <w:rsid w:val="00497B49"/>
    <w:rsid w:val="004A0AA8"/>
    <w:rsid w:val="004C179B"/>
    <w:rsid w:val="004C2E5E"/>
    <w:rsid w:val="004C57AD"/>
    <w:rsid w:val="004E451B"/>
    <w:rsid w:val="004E615E"/>
    <w:rsid w:val="004F31AC"/>
    <w:rsid w:val="004F4424"/>
    <w:rsid w:val="004F52D7"/>
    <w:rsid w:val="004F6A90"/>
    <w:rsid w:val="004F6AAA"/>
    <w:rsid w:val="00503CF0"/>
    <w:rsid w:val="0050436A"/>
    <w:rsid w:val="005114A6"/>
    <w:rsid w:val="00512F5D"/>
    <w:rsid w:val="00513F98"/>
    <w:rsid w:val="00514AA3"/>
    <w:rsid w:val="00522412"/>
    <w:rsid w:val="00527CFA"/>
    <w:rsid w:val="00530947"/>
    <w:rsid w:val="00534852"/>
    <w:rsid w:val="0053520E"/>
    <w:rsid w:val="00540CFC"/>
    <w:rsid w:val="005414B3"/>
    <w:rsid w:val="00555769"/>
    <w:rsid w:val="00564DAC"/>
    <w:rsid w:val="00570DA7"/>
    <w:rsid w:val="0057137B"/>
    <w:rsid w:val="005724E8"/>
    <w:rsid w:val="00572B16"/>
    <w:rsid w:val="00576334"/>
    <w:rsid w:val="00584D12"/>
    <w:rsid w:val="00586387"/>
    <w:rsid w:val="00586CA9"/>
    <w:rsid w:val="005901B8"/>
    <w:rsid w:val="00590842"/>
    <w:rsid w:val="005933C3"/>
    <w:rsid w:val="00595DA6"/>
    <w:rsid w:val="00597975"/>
    <w:rsid w:val="005A0AC9"/>
    <w:rsid w:val="005A0C20"/>
    <w:rsid w:val="005A2FBB"/>
    <w:rsid w:val="005A3A24"/>
    <w:rsid w:val="005A4F6F"/>
    <w:rsid w:val="005A5184"/>
    <w:rsid w:val="005A630D"/>
    <w:rsid w:val="005A681B"/>
    <w:rsid w:val="005B291D"/>
    <w:rsid w:val="005B3148"/>
    <w:rsid w:val="005C3309"/>
    <w:rsid w:val="005C7CB7"/>
    <w:rsid w:val="005D2FE8"/>
    <w:rsid w:val="005D6096"/>
    <w:rsid w:val="005E0406"/>
    <w:rsid w:val="005E2BB4"/>
    <w:rsid w:val="005E793C"/>
    <w:rsid w:val="005E7DDB"/>
    <w:rsid w:val="005F5870"/>
    <w:rsid w:val="006011EA"/>
    <w:rsid w:val="00601358"/>
    <w:rsid w:val="00601587"/>
    <w:rsid w:val="006048EE"/>
    <w:rsid w:val="00610B5D"/>
    <w:rsid w:val="006200DE"/>
    <w:rsid w:val="00625592"/>
    <w:rsid w:val="006266AF"/>
    <w:rsid w:val="00627728"/>
    <w:rsid w:val="006356CA"/>
    <w:rsid w:val="006428AF"/>
    <w:rsid w:val="00645017"/>
    <w:rsid w:val="00645C57"/>
    <w:rsid w:val="006467CE"/>
    <w:rsid w:val="00655BD7"/>
    <w:rsid w:val="006602DA"/>
    <w:rsid w:val="00662ACA"/>
    <w:rsid w:val="006727FF"/>
    <w:rsid w:val="00674A32"/>
    <w:rsid w:val="00685BC6"/>
    <w:rsid w:val="00696590"/>
    <w:rsid w:val="006A1B94"/>
    <w:rsid w:val="006A4E11"/>
    <w:rsid w:val="006A6CD3"/>
    <w:rsid w:val="006A6F46"/>
    <w:rsid w:val="006B48DD"/>
    <w:rsid w:val="006C4A6A"/>
    <w:rsid w:val="006C57D9"/>
    <w:rsid w:val="006D5435"/>
    <w:rsid w:val="006F0102"/>
    <w:rsid w:val="006F09F2"/>
    <w:rsid w:val="006F17ED"/>
    <w:rsid w:val="006F4926"/>
    <w:rsid w:val="006F78E8"/>
    <w:rsid w:val="00701110"/>
    <w:rsid w:val="007042B8"/>
    <w:rsid w:val="0070569C"/>
    <w:rsid w:val="007140AD"/>
    <w:rsid w:val="007214CF"/>
    <w:rsid w:val="0072255D"/>
    <w:rsid w:val="00726F5C"/>
    <w:rsid w:val="007309AB"/>
    <w:rsid w:val="00740A78"/>
    <w:rsid w:val="00743DC4"/>
    <w:rsid w:val="00746B50"/>
    <w:rsid w:val="00747ADB"/>
    <w:rsid w:val="00750137"/>
    <w:rsid w:val="0075025C"/>
    <w:rsid w:val="007502C6"/>
    <w:rsid w:val="0075144C"/>
    <w:rsid w:val="00751DB8"/>
    <w:rsid w:val="00756A14"/>
    <w:rsid w:val="0076201A"/>
    <w:rsid w:val="007657A9"/>
    <w:rsid w:val="007664D2"/>
    <w:rsid w:val="00766E4F"/>
    <w:rsid w:val="007679EC"/>
    <w:rsid w:val="007703D0"/>
    <w:rsid w:val="00770594"/>
    <w:rsid w:val="00775E1E"/>
    <w:rsid w:val="007830E5"/>
    <w:rsid w:val="00783E23"/>
    <w:rsid w:val="007872E1"/>
    <w:rsid w:val="007A5177"/>
    <w:rsid w:val="007B032E"/>
    <w:rsid w:val="007B1743"/>
    <w:rsid w:val="007B681C"/>
    <w:rsid w:val="007B7E99"/>
    <w:rsid w:val="007C22A7"/>
    <w:rsid w:val="007C256D"/>
    <w:rsid w:val="007C69B4"/>
    <w:rsid w:val="007D1A67"/>
    <w:rsid w:val="007E1ED2"/>
    <w:rsid w:val="007E21ED"/>
    <w:rsid w:val="007F4F61"/>
    <w:rsid w:val="00800B5C"/>
    <w:rsid w:val="00801D9A"/>
    <w:rsid w:val="008024B6"/>
    <w:rsid w:val="0080265A"/>
    <w:rsid w:val="00806370"/>
    <w:rsid w:val="00807DE1"/>
    <w:rsid w:val="0081105C"/>
    <w:rsid w:val="00812176"/>
    <w:rsid w:val="008154F1"/>
    <w:rsid w:val="008205FC"/>
    <w:rsid w:val="008272B6"/>
    <w:rsid w:val="00832344"/>
    <w:rsid w:val="00835DEA"/>
    <w:rsid w:val="008363D5"/>
    <w:rsid w:val="008409F1"/>
    <w:rsid w:val="00841659"/>
    <w:rsid w:val="00842413"/>
    <w:rsid w:val="00842591"/>
    <w:rsid w:val="0084573F"/>
    <w:rsid w:val="0084730C"/>
    <w:rsid w:val="008537E3"/>
    <w:rsid w:val="00865D96"/>
    <w:rsid w:val="00871553"/>
    <w:rsid w:val="0087331B"/>
    <w:rsid w:val="00873578"/>
    <w:rsid w:val="00876E92"/>
    <w:rsid w:val="00880E71"/>
    <w:rsid w:val="00892B26"/>
    <w:rsid w:val="008964C4"/>
    <w:rsid w:val="008A1D5B"/>
    <w:rsid w:val="008B1281"/>
    <w:rsid w:val="008C3FD3"/>
    <w:rsid w:val="008D27D1"/>
    <w:rsid w:val="008D31FA"/>
    <w:rsid w:val="008D3FF5"/>
    <w:rsid w:val="008D4A01"/>
    <w:rsid w:val="008E22DA"/>
    <w:rsid w:val="008E29FE"/>
    <w:rsid w:val="008E3D9D"/>
    <w:rsid w:val="008E41BF"/>
    <w:rsid w:val="008E4562"/>
    <w:rsid w:val="008F18B1"/>
    <w:rsid w:val="008F4B46"/>
    <w:rsid w:val="008F6878"/>
    <w:rsid w:val="008F718F"/>
    <w:rsid w:val="009010EF"/>
    <w:rsid w:val="00901190"/>
    <w:rsid w:val="00902C54"/>
    <w:rsid w:val="00905937"/>
    <w:rsid w:val="0091018B"/>
    <w:rsid w:val="00911CAA"/>
    <w:rsid w:val="00912A42"/>
    <w:rsid w:val="0091694B"/>
    <w:rsid w:val="00917720"/>
    <w:rsid w:val="00932B33"/>
    <w:rsid w:val="00933BD4"/>
    <w:rsid w:val="00942C19"/>
    <w:rsid w:val="00946F4A"/>
    <w:rsid w:val="00947FD3"/>
    <w:rsid w:val="00952123"/>
    <w:rsid w:val="00952227"/>
    <w:rsid w:val="00963427"/>
    <w:rsid w:val="00963926"/>
    <w:rsid w:val="009754D1"/>
    <w:rsid w:val="00975EF4"/>
    <w:rsid w:val="00976278"/>
    <w:rsid w:val="00984CF8"/>
    <w:rsid w:val="009865C2"/>
    <w:rsid w:val="009873FA"/>
    <w:rsid w:val="009920A9"/>
    <w:rsid w:val="0099446E"/>
    <w:rsid w:val="00995623"/>
    <w:rsid w:val="00995DB0"/>
    <w:rsid w:val="009A11E8"/>
    <w:rsid w:val="009B6539"/>
    <w:rsid w:val="009B715D"/>
    <w:rsid w:val="009B7FBA"/>
    <w:rsid w:val="009C0CAE"/>
    <w:rsid w:val="009C185C"/>
    <w:rsid w:val="009D15BF"/>
    <w:rsid w:val="009E0126"/>
    <w:rsid w:val="009E3FC5"/>
    <w:rsid w:val="009E7A88"/>
    <w:rsid w:val="009F3706"/>
    <w:rsid w:val="009F5B98"/>
    <w:rsid w:val="00A05413"/>
    <w:rsid w:val="00A0553C"/>
    <w:rsid w:val="00A1048B"/>
    <w:rsid w:val="00A13662"/>
    <w:rsid w:val="00A1647C"/>
    <w:rsid w:val="00A20756"/>
    <w:rsid w:val="00A2119A"/>
    <w:rsid w:val="00A23C59"/>
    <w:rsid w:val="00A24204"/>
    <w:rsid w:val="00A27027"/>
    <w:rsid w:val="00A310A1"/>
    <w:rsid w:val="00A3292D"/>
    <w:rsid w:val="00A439DE"/>
    <w:rsid w:val="00A46768"/>
    <w:rsid w:val="00A50F9B"/>
    <w:rsid w:val="00A521CA"/>
    <w:rsid w:val="00A54E38"/>
    <w:rsid w:val="00A6061F"/>
    <w:rsid w:val="00A63C55"/>
    <w:rsid w:val="00A66184"/>
    <w:rsid w:val="00A66B24"/>
    <w:rsid w:val="00A67C4C"/>
    <w:rsid w:val="00A705EF"/>
    <w:rsid w:val="00A70D04"/>
    <w:rsid w:val="00A8624F"/>
    <w:rsid w:val="00A902A3"/>
    <w:rsid w:val="00A965DB"/>
    <w:rsid w:val="00A96813"/>
    <w:rsid w:val="00AA14DA"/>
    <w:rsid w:val="00AB0D55"/>
    <w:rsid w:val="00AB6F1F"/>
    <w:rsid w:val="00AC475B"/>
    <w:rsid w:val="00AC6EE5"/>
    <w:rsid w:val="00AC76FB"/>
    <w:rsid w:val="00AC77B8"/>
    <w:rsid w:val="00AD00C7"/>
    <w:rsid w:val="00AD2906"/>
    <w:rsid w:val="00AD5E0C"/>
    <w:rsid w:val="00AD62CA"/>
    <w:rsid w:val="00AE17AA"/>
    <w:rsid w:val="00AE3B5F"/>
    <w:rsid w:val="00AF17A2"/>
    <w:rsid w:val="00AF22BD"/>
    <w:rsid w:val="00AF5402"/>
    <w:rsid w:val="00AF574C"/>
    <w:rsid w:val="00AF6FA8"/>
    <w:rsid w:val="00AF7745"/>
    <w:rsid w:val="00AF7F7F"/>
    <w:rsid w:val="00B0399F"/>
    <w:rsid w:val="00B03E39"/>
    <w:rsid w:val="00B06671"/>
    <w:rsid w:val="00B068C0"/>
    <w:rsid w:val="00B114C1"/>
    <w:rsid w:val="00B124D2"/>
    <w:rsid w:val="00B15FCB"/>
    <w:rsid w:val="00B21BA0"/>
    <w:rsid w:val="00B2219B"/>
    <w:rsid w:val="00B24F58"/>
    <w:rsid w:val="00B25A5D"/>
    <w:rsid w:val="00B27FCC"/>
    <w:rsid w:val="00B327A6"/>
    <w:rsid w:val="00B33E80"/>
    <w:rsid w:val="00B351F7"/>
    <w:rsid w:val="00B36959"/>
    <w:rsid w:val="00B456EA"/>
    <w:rsid w:val="00B45FBA"/>
    <w:rsid w:val="00B533F9"/>
    <w:rsid w:val="00B5559B"/>
    <w:rsid w:val="00B6116F"/>
    <w:rsid w:val="00B61B55"/>
    <w:rsid w:val="00B6395B"/>
    <w:rsid w:val="00B63E08"/>
    <w:rsid w:val="00B66789"/>
    <w:rsid w:val="00B7498D"/>
    <w:rsid w:val="00B75EBB"/>
    <w:rsid w:val="00B801ED"/>
    <w:rsid w:val="00B85528"/>
    <w:rsid w:val="00B86CCE"/>
    <w:rsid w:val="00B87ADB"/>
    <w:rsid w:val="00B928BF"/>
    <w:rsid w:val="00B92A8C"/>
    <w:rsid w:val="00B92AAC"/>
    <w:rsid w:val="00B96448"/>
    <w:rsid w:val="00BA3314"/>
    <w:rsid w:val="00BA6E79"/>
    <w:rsid w:val="00BB1710"/>
    <w:rsid w:val="00BB2A00"/>
    <w:rsid w:val="00BB67A8"/>
    <w:rsid w:val="00BC25D4"/>
    <w:rsid w:val="00BC4AE7"/>
    <w:rsid w:val="00BC7D27"/>
    <w:rsid w:val="00BD2462"/>
    <w:rsid w:val="00BD34FA"/>
    <w:rsid w:val="00BD3648"/>
    <w:rsid w:val="00BD3782"/>
    <w:rsid w:val="00BD4B0E"/>
    <w:rsid w:val="00BD5D4B"/>
    <w:rsid w:val="00BE1FC4"/>
    <w:rsid w:val="00BE51EC"/>
    <w:rsid w:val="00BE6B8B"/>
    <w:rsid w:val="00BF47BD"/>
    <w:rsid w:val="00BF490C"/>
    <w:rsid w:val="00BF6B5E"/>
    <w:rsid w:val="00BF7FAE"/>
    <w:rsid w:val="00C00A5A"/>
    <w:rsid w:val="00C021BB"/>
    <w:rsid w:val="00C02A6C"/>
    <w:rsid w:val="00C05A66"/>
    <w:rsid w:val="00C05D5E"/>
    <w:rsid w:val="00C060A0"/>
    <w:rsid w:val="00C1191D"/>
    <w:rsid w:val="00C123EE"/>
    <w:rsid w:val="00C16F58"/>
    <w:rsid w:val="00C236B9"/>
    <w:rsid w:val="00C31050"/>
    <w:rsid w:val="00C3196E"/>
    <w:rsid w:val="00C35EC6"/>
    <w:rsid w:val="00C37F00"/>
    <w:rsid w:val="00C41C2F"/>
    <w:rsid w:val="00C4499B"/>
    <w:rsid w:val="00C47B0A"/>
    <w:rsid w:val="00C53876"/>
    <w:rsid w:val="00C57229"/>
    <w:rsid w:val="00C631E5"/>
    <w:rsid w:val="00C70824"/>
    <w:rsid w:val="00C70EFB"/>
    <w:rsid w:val="00C76EF8"/>
    <w:rsid w:val="00C827A5"/>
    <w:rsid w:val="00C85132"/>
    <w:rsid w:val="00C91B7E"/>
    <w:rsid w:val="00C92473"/>
    <w:rsid w:val="00C938C7"/>
    <w:rsid w:val="00C9445B"/>
    <w:rsid w:val="00C95B65"/>
    <w:rsid w:val="00CA2814"/>
    <w:rsid w:val="00CA4D72"/>
    <w:rsid w:val="00CA6BCE"/>
    <w:rsid w:val="00CB585E"/>
    <w:rsid w:val="00CC1274"/>
    <w:rsid w:val="00CC46BA"/>
    <w:rsid w:val="00CC4F74"/>
    <w:rsid w:val="00CC79B4"/>
    <w:rsid w:val="00CD016F"/>
    <w:rsid w:val="00CD2D67"/>
    <w:rsid w:val="00CD4890"/>
    <w:rsid w:val="00CD7A4E"/>
    <w:rsid w:val="00CE3021"/>
    <w:rsid w:val="00CF38BE"/>
    <w:rsid w:val="00CF504D"/>
    <w:rsid w:val="00CF76A8"/>
    <w:rsid w:val="00D01DCF"/>
    <w:rsid w:val="00D024D1"/>
    <w:rsid w:val="00D02A5D"/>
    <w:rsid w:val="00D0401A"/>
    <w:rsid w:val="00D055D8"/>
    <w:rsid w:val="00D06357"/>
    <w:rsid w:val="00D1543D"/>
    <w:rsid w:val="00D224A3"/>
    <w:rsid w:val="00D35DE6"/>
    <w:rsid w:val="00D377D6"/>
    <w:rsid w:val="00D4009B"/>
    <w:rsid w:val="00D40813"/>
    <w:rsid w:val="00D44F32"/>
    <w:rsid w:val="00D4571C"/>
    <w:rsid w:val="00D4705C"/>
    <w:rsid w:val="00D47EAC"/>
    <w:rsid w:val="00D54792"/>
    <w:rsid w:val="00D54DC3"/>
    <w:rsid w:val="00D572E4"/>
    <w:rsid w:val="00D6200F"/>
    <w:rsid w:val="00D62BA9"/>
    <w:rsid w:val="00D636D4"/>
    <w:rsid w:val="00D65F49"/>
    <w:rsid w:val="00D710B6"/>
    <w:rsid w:val="00D72C48"/>
    <w:rsid w:val="00D757AC"/>
    <w:rsid w:val="00D77F46"/>
    <w:rsid w:val="00D80D14"/>
    <w:rsid w:val="00D8299F"/>
    <w:rsid w:val="00D831B4"/>
    <w:rsid w:val="00D85D0F"/>
    <w:rsid w:val="00DA36AB"/>
    <w:rsid w:val="00DC6262"/>
    <w:rsid w:val="00DC6697"/>
    <w:rsid w:val="00DD14C8"/>
    <w:rsid w:val="00DD1668"/>
    <w:rsid w:val="00DD32AE"/>
    <w:rsid w:val="00DE0922"/>
    <w:rsid w:val="00DE2846"/>
    <w:rsid w:val="00DE6106"/>
    <w:rsid w:val="00DE6B00"/>
    <w:rsid w:val="00DF4AF0"/>
    <w:rsid w:val="00DF71F4"/>
    <w:rsid w:val="00E013EC"/>
    <w:rsid w:val="00E01CAE"/>
    <w:rsid w:val="00E02C8F"/>
    <w:rsid w:val="00E05564"/>
    <w:rsid w:val="00E06CCA"/>
    <w:rsid w:val="00E11C6B"/>
    <w:rsid w:val="00E14195"/>
    <w:rsid w:val="00E15060"/>
    <w:rsid w:val="00E15615"/>
    <w:rsid w:val="00E15A39"/>
    <w:rsid w:val="00E17FF4"/>
    <w:rsid w:val="00E20732"/>
    <w:rsid w:val="00E24904"/>
    <w:rsid w:val="00E30FDB"/>
    <w:rsid w:val="00E33761"/>
    <w:rsid w:val="00E35588"/>
    <w:rsid w:val="00E37C58"/>
    <w:rsid w:val="00E412CC"/>
    <w:rsid w:val="00E45A8F"/>
    <w:rsid w:val="00E47D04"/>
    <w:rsid w:val="00E47D90"/>
    <w:rsid w:val="00E53694"/>
    <w:rsid w:val="00E56A1B"/>
    <w:rsid w:val="00E62B48"/>
    <w:rsid w:val="00E636AA"/>
    <w:rsid w:val="00E6563D"/>
    <w:rsid w:val="00E67065"/>
    <w:rsid w:val="00E678DB"/>
    <w:rsid w:val="00E742E9"/>
    <w:rsid w:val="00E76886"/>
    <w:rsid w:val="00E80A79"/>
    <w:rsid w:val="00E82AC2"/>
    <w:rsid w:val="00E902BA"/>
    <w:rsid w:val="00E905C9"/>
    <w:rsid w:val="00E92359"/>
    <w:rsid w:val="00E93223"/>
    <w:rsid w:val="00EA3416"/>
    <w:rsid w:val="00EA5575"/>
    <w:rsid w:val="00EB58D9"/>
    <w:rsid w:val="00EB5B69"/>
    <w:rsid w:val="00EB65C5"/>
    <w:rsid w:val="00EB6753"/>
    <w:rsid w:val="00EC08E7"/>
    <w:rsid w:val="00EC22EC"/>
    <w:rsid w:val="00EC2920"/>
    <w:rsid w:val="00EC3851"/>
    <w:rsid w:val="00EC6DD7"/>
    <w:rsid w:val="00EC7893"/>
    <w:rsid w:val="00ED08FD"/>
    <w:rsid w:val="00ED0EB3"/>
    <w:rsid w:val="00ED2388"/>
    <w:rsid w:val="00ED2E19"/>
    <w:rsid w:val="00EE04CC"/>
    <w:rsid w:val="00EE12D2"/>
    <w:rsid w:val="00EE1446"/>
    <w:rsid w:val="00EE27D2"/>
    <w:rsid w:val="00EE4FC4"/>
    <w:rsid w:val="00EE65EA"/>
    <w:rsid w:val="00EE6BE8"/>
    <w:rsid w:val="00EF0C4A"/>
    <w:rsid w:val="00EF5B71"/>
    <w:rsid w:val="00F02FBD"/>
    <w:rsid w:val="00F06430"/>
    <w:rsid w:val="00F069E1"/>
    <w:rsid w:val="00F122AA"/>
    <w:rsid w:val="00F179AE"/>
    <w:rsid w:val="00F20937"/>
    <w:rsid w:val="00F2268C"/>
    <w:rsid w:val="00F24BE0"/>
    <w:rsid w:val="00F33CFB"/>
    <w:rsid w:val="00F37B56"/>
    <w:rsid w:val="00F43050"/>
    <w:rsid w:val="00F4468B"/>
    <w:rsid w:val="00F44993"/>
    <w:rsid w:val="00F500B0"/>
    <w:rsid w:val="00F5048A"/>
    <w:rsid w:val="00F53713"/>
    <w:rsid w:val="00F64390"/>
    <w:rsid w:val="00F64CC0"/>
    <w:rsid w:val="00F67BBB"/>
    <w:rsid w:val="00F67D9D"/>
    <w:rsid w:val="00F72EF9"/>
    <w:rsid w:val="00F7614B"/>
    <w:rsid w:val="00F76D99"/>
    <w:rsid w:val="00F8120B"/>
    <w:rsid w:val="00F847FE"/>
    <w:rsid w:val="00F85FE6"/>
    <w:rsid w:val="00FA1793"/>
    <w:rsid w:val="00FA2534"/>
    <w:rsid w:val="00FB22B6"/>
    <w:rsid w:val="00FB3749"/>
    <w:rsid w:val="00FB75D6"/>
    <w:rsid w:val="00FC08BE"/>
    <w:rsid w:val="00FD0215"/>
    <w:rsid w:val="00FD04C0"/>
    <w:rsid w:val="00FD6D6A"/>
    <w:rsid w:val="00FE4897"/>
    <w:rsid w:val="00FE4D49"/>
    <w:rsid w:val="00FF5501"/>
    <w:rsid w:val="50FEEAFA"/>
    <w:rsid w:val="57EE09E9"/>
    <w:rsid w:val="646C919A"/>
    <w:rsid w:val="6EB6D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84EF4CDF-746E-446A-8143-96820AF3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customStyle="1" w:styleId="outlineelement">
    <w:name w:val="outlineelement"/>
    <w:basedOn w:val="Normal"/>
    <w:rsid w:val="00B928BF"/>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paragraph">
    <w:name w:val="paragraph"/>
    <w:basedOn w:val="Normal"/>
    <w:rsid w:val="00B928BF"/>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eop">
    <w:name w:val="eop"/>
    <w:basedOn w:val="DefaultParagraphFont"/>
    <w:rsid w:val="00B928BF"/>
  </w:style>
  <w:style w:type="character" w:styleId="Mention">
    <w:name w:val="Mention"/>
    <w:basedOn w:val="DefaultParagraphFont"/>
    <w:uiPriority w:val="99"/>
    <w:unhideWhenUsed/>
    <w:rsid w:val="00B928BF"/>
    <w:rPr>
      <w:color w:val="2B579A"/>
      <w:shd w:val="clear" w:color="auto" w:fill="E1DFDD"/>
    </w:rPr>
  </w:style>
  <w:style w:type="paragraph" w:styleId="Revision">
    <w:name w:val="Revision"/>
    <w:hidden/>
    <w:uiPriority w:val="99"/>
    <w:semiHidden/>
    <w:rsid w:val="005E04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iercebiotech.com/biotech/pfizer-ramps-plans-trispecific-after-phase-2-eczema-wi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clinicaltrials.gov/study/NCT07216027?intr=PF-08049820&amp;rank=5" TargetMode="External"/><Relationship Id="rId26"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 Type="http://schemas.openxmlformats.org/officeDocument/2006/relationships/customXml" Target="../customXml/item3.xml"/><Relationship Id="rId21" Type="http://schemas.openxmlformats.org/officeDocument/2006/relationships/hyperlink" Target="mailto:luke.versten@abbvie.com"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clinicaltrials.gov/study/NCT07363694?intr=PF-07275315&amp;rank=5" TargetMode="External"/><Relationship Id="rId25"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 Type="http://schemas.openxmlformats.org/officeDocument/2006/relationships/customXml" Target="../customXml/item2.xml"/><Relationship Id="rId16" Type="http://schemas.openxmlformats.org/officeDocument/2006/relationships/hyperlink" Target="https://clinicaltrials.gov/study/NCT06977581?intr=PF-07275315&amp;rank=2" TargetMode="External"/><Relationship Id="rId20" Type="http://schemas.openxmlformats.org/officeDocument/2006/relationships/hyperlink" Target="mailto:bethany.christmann@abbvie.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mailto:priti.anand@abbvie.com" TargetMode="External"/><Relationship Id="rId5" Type="http://schemas.openxmlformats.org/officeDocument/2006/relationships/styles" Target="styles.xml"/><Relationship Id="rId15" Type="http://schemas.openxmlformats.org/officeDocument/2006/relationships/hyperlink" Target="https://www.regeneron.com/downloads/dupixent_fpi.pdf" TargetMode="External"/><Relationship Id="rId23" Type="http://schemas.openxmlformats.org/officeDocument/2006/relationships/hyperlink" Target="mailto:irene.knorn@abbvie.com" TargetMode="External"/><Relationship Id="rId28" Type="http://schemas.openxmlformats.org/officeDocument/2006/relationships/fontTable" Target="fontTable.xml"/><Relationship Id="rId10" Type="http://schemas.openxmlformats.org/officeDocument/2006/relationships/hyperlink" Target="https://clinicaltrials.gov/study/NCT05995964?term=PF-07275315&amp;rank=2" TargetMode="External"/><Relationship Id="rId19" Type="http://schemas.openxmlformats.org/officeDocument/2006/relationships/hyperlink" Target="mailto:chanda.bhat@abbvie.com" TargetMode="External"/><Relationship Id="rId4" Type="http://schemas.openxmlformats.org/officeDocument/2006/relationships/numbering" Target="numbering.xml"/><Relationship Id="rId9" Type="http://schemas.openxmlformats.org/officeDocument/2006/relationships/hyperlink" Target="https://investors.pfizer.com/Investors/News/news-details/2026/Pfizers-Phase-2-Study-of-Trispecific-Antibody-Positive-in-Moderate-to-Severe-Atopic-Dermatitis/default.aspx" TargetMode="External"/><Relationship Id="rId14" Type="http://schemas.microsoft.com/office/2018/08/relationships/commentsExtensible" Target="commentsExtensible.xml"/><Relationship Id="rId22" Type="http://schemas.openxmlformats.org/officeDocument/2006/relationships/hyperlink" Target="mailto:priti.anand@abbvie.com" TargetMode="External"/><Relationship Id="rId27"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D3FCB8-DB0F-4363-9E76-3B7EE609C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1</Pages>
  <Words>1174</Words>
  <Characters>6693</Characters>
  <Application>Microsoft Office Word</Application>
  <DocSecurity>4</DocSecurity>
  <Lines>55</Lines>
  <Paragraphs>15</Paragraphs>
  <ScaleCrop>false</ScaleCrop>
  <Company>Abbvie</Company>
  <LinksUpToDate>false</LinksUpToDate>
  <CharactersWithSpaces>7852</CharactersWithSpaces>
  <SharedDoc>false</SharedDoc>
  <HLinks>
    <vt:vector size="114" baseType="variant">
      <vt:variant>
        <vt:i4>589939</vt:i4>
      </vt:variant>
      <vt:variant>
        <vt:i4>45</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42</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39</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36</vt:i4>
      </vt:variant>
      <vt:variant>
        <vt:i4>0</vt:i4>
      </vt:variant>
      <vt:variant>
        <vt:i4>5</vt:i4>
      </vt:variant>
      <vt:variant>
        <vt:lpwstr>mailto:priti.anand@abbvie.com</vt:lpwstr>
      </vt:variant>
      <vt:variant>
        <vt:lpwstr/>
      </vt:variant>
      <vt:variant>
        <vt:i4>4849718</vt:i4>
      </vt:variant>
      <vt:variant>
        <vt:i4>33</vt:i4>
      </vt:variant>
      <vt:variant>
        <vt:i4>0</vt:i4>
      </vt:variant>
      <vt:variant>
        <vt:i4>5</vt:i4>
      </vt:variant>
      <vt:variant>
        <vt:lpwstr>mailto:irene.knorn@abbvie.com</vt:lpwstr>
      </vt:variant>
      <vt:variant>
        <vt:lpwstr/>
      </vt:variant>
      <vt:variant>
        <vt:i4>6094896</vt:i4>
      </vt:variant>
      <vt:variant>
        <vt:i4>30</vt:i4>
      </vt:variant>
      <vt:variant>
        <vt:i4>0</vt:i4>
      </vt:variant>
      <vt:variant>
        <vt:i4>5</vt:i4>
      </vt:variant>
      <vt:variant>
        <vt:lpwstr>mailto:priti.anand@abbvie.com</vt:lpwstr>
      </vt:variant>
      <vt:variant>
        <vt:lpwstr/>
      </vt:variant>
      <vt:variant>
        <vt:i4>458863</vt:i4>
      </vt:variant>
      <vt:variant>
        <vt:i4>27</vt:i4>
      </vt:variant>
      <vt:variant>
        <vt:i4>0</vt:i4>
      </vt:variant>
      <vt:variant>
        <vt:i4>5</vt:i4>
      </vt:variant>
      <vt:variant>
        <vt:lpwstr>mailto:luke.versten@abbvie.com</vt:lpwstr>
      </vt:variant>
      <vt:variant>
        <vt:lpwstr/>
      </vt:variant>
      <vt:variant>
        <vt:i4>3276886</vt:i4>
      </vt:variant>
      <vt:variant>
        <vt:i4>24</vt:i4>
      </vt:variant>
      <vt:variant>
        <vt:i4>0</vt:i4>
      </vt:variant>
      <vt:variant>
        <vt:i4>5</vt:i4>
      </vt:variant>
      <vt:variant>
        <vt:lpwstr>mailto:bethany.christmann@abbvie.com</vt:lpwstr>
      </vt:variant>
      <vt:variant>
        <vt:lpwstr/>
      </vt:variant>
      <vt:variant>
        <vt:i4>1900668</vt:i4>
      </vt:variant>
      <vt:variant>
        <vt:i4>21</vt:i4>
      </vt:variant>
      <vt:variant>
        <vt:i4>0</vt:i4>
      </vt:variant>
      <vt:variant>
        <vt:i4>5</vt:i4>
      </vt:variant>
      <vt:variant>
        <vt:lpwstr>mailto:chanda.bhat@abbvie.com</vt:lpwstr>
      </vt:variant>
      <vt:variant>
        <vt:lpwstr/>
      </vt:variant>
      <vt:variant>
        <vt:i4>6094940</vt:i4>
      </vt:variant>
      <vt:variant>
        <vt:i4>18</vt:i4>
      </vt:variant>
      <vt:variant>
        <vt:i4>0</vt:i4>
      </vt:variant>
      <vt:variant>
        <vt:i4>5</vt:i4>
      </vt:variant>
      <vt:variant>
        <vt:lpwstr>https://clinicaltrials.gov/study/NCT07216027?intr=PF-08049820&amp;rank=5</vt:lpwstr>
      </vt:variant>
      <vt:variant>
        <vt:lpwstr/>
      </vt:variant>
      <vt:variant>
        <vt:i4>5374033</vt:i4>
      </vt:variant>
      <vt:variant>
        <vt:i4>15</vt:i4>
      </vt:variant>
      <vt:variant>
        <vt:i4>0</vt:i4>
      </vt:variant>
      <vt:variant>
        <vt:i4>5</vt:i4>
      </vt:variant>
      <vt:variant>
        <vt:lpwstr>https://clinicaltrials.gov/study/NCT07363694?intr=PF-07275315&amp;rank=5</vt:lpwstr>
      </vt:variant>
      <vt:variant>
        <vt:lpwstr/>
      </vt:variant>
      <vt:variant>
        <vt:i4>5439582</vt:i4>
      </vt:variant>
      <vt:variant>
        <vt:i4>12</vt:i4>
      </vt:variant>
      <vt:variant>
        <vt:i4>0</vt:i4>
      </vt:variant>
      <vt:variant>
        <vt:i4>5</vt:i4>
      </vt:variant>
      <vt:variant>
        <vt:lpwstr>https://clinicaltrials.gov/study/NCT06977581?intr=PF-07275315&amp;rank=2</vt:lpwstr>
      </vt:variant>
      <vt:variant>
        <vt:lpwstr/>
      </vt:variant>
      <vt:variant>
        <vt:i4>4980806</vt:i4>
      </vt:variant>
      <vt:variant>
        <vt:i4>9</vt:i4>
      </vt:variant>
      <vt:variant>
        <vt:i4>0</vt:i4>
      </vt:variant>
      <vt:variant>
        <vt:i4>5</vt:i4>
      </vt:variant>
      <vt:variant>
        <vt:lpwstr>https://clinicaltrials.gov/study/NCT05995964?term=PF-07275315&amp;rank=2</vt:lpwstr>
      </vt:variant>
      <vt:variant>
        <vt:lpwstr/>
      </vt:variant>
      <vt:variant>
        <vt:i4>1900579</vt:i4>
      </vt:variant>
      <vt:variant>
        <vt:i4>6</vt:i4>
      </vt:variant>
      <vt:variant>
        <vt:i4>0</vt:i4>
      </vt:variant>
      <vt:variant>
        <vt:i4>5</vt:i4>
      </vt:variant>
      <vt:variant>
        <vt:lpwstr>https://www.regeneron.com/downloads/dupixent_fpi.pdf</vt:lpwstr>
      </vt:variant>
      <vt:variant>
        <vt:lpwstr/>
      </vt:variant>
      <vt:variant>
        <vt:i4>4980806</vt:i4>
      </vt:variant>
      <vt:variant>
        <vt:i4>3</vt:i4>
      </vt:variant>
      <vt:variant>
        <vt:i4>0</vt:i4>
      </vt:variant>
      <vt:variant>
        <vt:i4>5</vt:i4>
      </vt:variant>
      <vt:variant>
        <vt:lpwstr>https://clinicaltrials.gov/study/NCT05995964?term=PF-07275315&amp;rank=2</vt:lpwstr>
      </vt:variant>
      <vt:variant>
        <vt:lpwstr/>
      </vt:variant>
      <vt:variant>
        <vt:i4>5111824</vt:i4>
      </vt:variant>
      <vt:variant>
        <vt:i4>0</vt:i4>
      </vt:variant>
      <vt:variant>
        <vt:i4>0</vt:i4>
      </vt:variant>
      <vt:variant>
        <vt:i4>5</vt:i4>
      </vt:variant>
      <vt:variant>
        <vt:lpwstr>https://investors.pfizer.com/Investors/News/news-details/2026/Pfizers-Phase-2-Study-of-Trispecific-Antibody-Positive-in-Moderate-to-Severe-Atopic-Dermatitis/default.aspx</vt:lpwstr>
      </vt:variant>
      <vt:variant>
        <vt:lpwstr/>
      </vt:variant>
      <vt:variant>
        <vt:i4>1900668</vt:i4>
      </vt:variant>
      <vt:variant>
        <vt:i4>6</vt:i4>
      </vt:variant>
      <vt:variant>
        <vt:i4>0</vt:i4>
      </vt:variant>
      <vt:variant>
        <vt:i4>5</vt:i4>
      </vt:variant>
      <vt:variant>
        <vt:lpwstr>mailto:chanda.bhat@abbvie.com</vt:lpwstr>
      </vt:variant>
      <vt:variant>
        <vt:lpwstr/>
      </vt:variant>
      <vt:variant>
        <vt:i4>720896</vt:i4>
      </vt:variant>
      <vt:variant>
        <vt:i4>3</vt:i4>
      </vt:variant>
      <vt:variant>
        <vt:i4>0</vt:i4>
      </vt:variant>
      <vt:variant>
        <vt:i4>5</vt:i4>
      </vt:variant>
      <vt:variant>
        <vt:lpwstr>https://www.fiercebiotech.com/biotech/pfizer-ramps-plans-trispecific-after-phase-2-eczema-win</vt:lpwstr>
      </vt:variant>
      <vt:variant>
        <vt:lpwstr/>
      </vt:variant>
      <vt:variant>
        <vt:i4>1900668</vt:i4>
      </vt:variant>
      <vt:variant>
        <vt:i4>0</vt:i4>
      </vt:variant>
      <vt:variant>
        <vt:i4>0</vt:i4>
      </vt:variant>
      <vt:variant>
        <vt:i4>5</vt:i4>
      </vt:variant>
      <vt:variant>
        <vt:lpwstr>mailto:chanda.bhat@abbvie.com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Cooper, Chris C</cp:lastModifiedBy>
  <cp:revision>313</cp:revision>
  <dcterms:created xsi:type="dcterms:W3CDTF">2026-03-09T21:19:00Z</dcterms:created>
  <dcterms:modified xsi:type="dcterms:W3CDTF">2026-03-10T16:41:00Z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