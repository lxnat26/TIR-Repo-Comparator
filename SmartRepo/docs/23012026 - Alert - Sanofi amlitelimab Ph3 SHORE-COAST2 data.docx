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10" w:type="dxa"/>
        <w:tblBorders>
          <w:top w:val="single" w:sz="4" w:space="0" w:color="A6B5E0"/>
          <w:left w:val="single" w:sz="4" w:space="0" w:color="A6B5E0"/>
          <w:bottom w:val="single" w:sz="4" w:space="0" w:color="A6B5E0"/>
          <w:right w:val="single" w:sz="4" w:space="0" w:color="A6B5E0"/>
        </w:tblBorders>
        <w:tblCellMar>
          <w:top w:w="72" w:type="dxa"/>
          <w:left w:w="0" w:type="dxa"/>
          <w:bottom w:w="72" w:type="dxa"/>
          <w:right w:w="72" w:type="dxa"/>
        </w:tblCellMar>
        <w:tblLook w:val="04A0" w:firstRow="1" w:lastRow="0" w:firstColumn="1" w:lastColumn="0" w:noHBand="0" w:noVBand="1"/>
      </w:tblPr>
      <w:tblGrid>
        <w:gridCol w:w="9510"/>
      </w:tblGrid>
      <w:tr w:rsidR="00CE7228" w:rsidRPr="005B79E9" w14:paraId="1B75E729" w14:textId="77777777" w:rsidTr="30124260">
        <w:trPr>
          <w:trHeight w:val="1296"/>
        </w:trPr>
        <w:tc>
          <w:tcPr>
            <w:tcW w:w="9510" w:type="dxa"/>
            <w:tcMar>
              <w:top w:w="0" w:type="dxa"/>
              <w:left w:w="108" w:type="dxa"/>
              <w:bottom w:w="0" w:type="dxa"/>
              <w:right w:w="108" w:type="dxa"/>
            </w:tcMar>
            <w:hideMark/>
          </w:tcPr>
          <w:p w14:paraId="4769DA55" w14:textId="7842ABA8" w:rsidR="002773BD" w:rsidRPr="005B79E9" w:rsidRDefault="002773BD" w:rsidP="007A0F67">
            <w:pPr>
              <w:rPr>
                <w:rFonts w:ascii="Aptos" w:eastAsia="Times New Roman" w:hAnsi="Aptos" w:cs="Calibri"/>
                <w:b/>
                <w:bCs/>
                <w:color w:val="015671"/>
                <w:sz w:val="8"/>
                <w:szCs w:val="8"/>
              </w:rPr>
            </w:pPr>
            <w:bookmarkStart w:id="0" w:name="_Hlk125641446"/>
          </w:p>
          <w:p w14:paraId="42E9B948" w14:textId="5F0E64BD" w:rsidR="002773BD" w:rsidRPr="005B79E9" w:rsidRDefault="25FE9F1B" w:rsidP="00FE675F">
            <w:pPr>
              <w:rPr>
                <w:rFonts w:ascii="Aptos" w:hAnsi="Aptos"/>
              </w:rPr>
            </w:pPr>
            <w:r w:rsidRPr="005B79E9">
              <w:rPr>
                <w:rFonts w:ascii="Aptos" w:hAnsi="Aptos"/>
                <w:noProof/>
              </w:rPr>
              <w:drawing>
                <wp:inline distT="0" distB="0" distL="0" distR="0" wp14:anchorId="38FA5DEB" wp14:editId="7DDCC259">
                  <wp:extent cx="5886450" cy="1038225"/>
                  <wp:effectExtent l="0" t="0" r="0" b="0"/>
                  <wp:docPr id="861230066" name="Picture 861230066">
                    <a:extLst xmlns:a="http://schemas.openxmlformats.org/drawingml/2006/main">
                      <a:ext uri="{FF2B5EF4-FFF2-40B4-BE49-F238E27FC236}">
                        <a16:creationId xmlns:a16="http://schemas.microsoft.com/office/drawing/2014/main" id="{06D7BE19-7DD1-45A5-BECF-4629133BCA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886450" cy="1038225"/>
                          </a:xfrm>
                          <a:prstGeom prst="rect">
                            <a:avLst/>
                          </a:prstGeom>
                        </pic:spPr>
                      </pic:pic>
                    </a:graphicData>
                  </a:graphic>
                </wp:inline>
              </w:drawing>
            </w:r>
          </w:p>
        </w:tc>
      </w:tr>
      <w:tr w:rsidR="00CE7228" w:rsidRPr="005B79E9" w14:paraId="7A7137E7" w14:textId="77777777" w:rsidTr="30124260">
        <w:trPr>
          <w:trHeight w:val="495"/>
        </w:trPr>
        <w:tc>
          <w:tcPr>
            <w:tcW w:w="9510" w:type="dxa"/>
            <w:tcMar>
              <w:top w:w="0" w:type="dxa"/>
              <w:left w:w="108" w:type="dxa"/>
              <w:bottom w:w="0" w:type="dxa"/>
              <w:right w:w="108" w:type="dxa"/>
            </w:tcMar>
          </w:tcPr>
          <w:p w14:paraId="44A148C3" w14:textId="4EC08918" w:rsidR="00F9389B" w:rsidRPr="005B79E9" w:rsidRDefault="00F9389B" w:rsidP="050A9138">
            <w:pPr>
              <w:ind w:right="630"/>
              <w:rPr>
                <w:rFonts w:ascii="Aptos" w:eastAsia="Calibri" w:hAnsi="Aptos" w:cs="Calibri"/>
                <w:i/>
                <w:iCs/>
                <w:color w:val="0563C1" w:themeColor="hyperlink"/>
                <w:sz w:val="20"/>
                <w:szCs w:val="20"/>
                <w:u w:val="single"/>
                <w:lang w:val="en-IN"/>
              </w:rPr>
            </w:pPr>
          </w:p>
        </w:tc>
      </w:tr>
      <w:tr w:rsidR="00CE7228" w:rsidRPr="005B79E9" w14:paraId="31CD5D6D" w14:textId="77777777" w:rsidTr="30124260">
        <w:trPr>
          <w:trHeight w:val="144"/>
        </w:trPr>
        <w:tc>
          <w:tcPr>
            <w:tcW w:w="9510" w:type="dxa"/>
            <w:tcMar>
              <w:top w:w="0" w:type="dxa"/>
              <w:left w:w="108" w:type="dxa"/>
              <w:bottom w:w="0" w:type="dxa"/>
              <w:right w:w="108" w:type="dxa"/>
            </w:tcMar>
            <w:vAlign w:val="bottom"/>
          </w:tcPr>
          <w:tbl>
            <w:tblPr>
              <w:tblW w:w="0" w:type="auto"/>
              <w:tblCellMar>
                <w:left w:w="0" w:type="dxa"/>
                <w:right w:w="0" w:type="dxa"/>
              </w:tblCellMar>
              <w:tblLook w:val="04A0" w:firstRow="1" w:lastRow="0" w:firstColumn="1" w:lastColumn="0" w:noHBand="0" w:noVBand="1"/>
            </w:tblPr>
            <w:tblGrid>
              <w:gridCol w:w="4569"/>
              <w:gridCol w:w="4532"/>
              <w:gridCol w:w="193"/>
            </w:tblGrid>
            <w:tr w:rsidR="00235523" w:rsidRPr="005B79E9" w14:paraId="7A174E09" w14:textId="77777777" w:rsidTr="30124260">
              <w:trPr>
                <w:trHeight w:val="720"/>
              </w:trPr>
              <w:tc>
                <w:tcPr>
                  <w:tcW w:w="9294" w:type="dxa"/>
                  <w:gridSpan w:val="3"/>
                  <w:tcBorders>
                    <w:top w:val="nil"/>
                    <w:left w:val="nil"/>
                    <w:bottom w:val="single" w:sz="12" w:space="0" w:color="071D49"/>
                    <w:right w:val="nil"/>
                  </w:tcBorders>
                </w:tcPr>
                <w:p w14:paraId="735984F1" w14:textId="77777777" w:rsidR="003E2692" w:rsidRDefault="00566A35" w:rsidP="004B36D5">
                  <w:pPr>
                    <w:jc w:val="center"/>
                    <w:rPr>
                      <w:rFonts w:ascii="Aptos" w:hAnsi="Aptos" w:cs="Calibri"/>
                      <w:b/>
                      <w:bCs/>
                      <w:color w:val="002060"/>
                      <w:sz w:val="32"/>
                      <w:szCs w:val="32"/>
                      <w:lang w:val="en-GB" w:eastAsia="ja-JP"/>
                    </w:rPr>
                  </w:pPr>
                  <w:bookmarkStart w:id="1" w:name="_Hlk96516995"/>
                  <w:bookmarkStart w:id="2" w:name="_MailOriginal"/>
                  <w:r w:rsidRPr="004B36D5">
                    <w:rPr>
                      <w:rFonts w:ascii="Aptos" w:hAnsi="Aptos" w:cs="Calibri"/>
                      <w:b/>
                      <w:bCs/>
                      <w:color w:val="002060"/>
                      <w:sz w:val="32"/>
                      <w:szCs w:val="32"/>
                      <w:lang w:val="en-GB" w:eastAsia="ja-JP"/>
                    </w:rPr>
                    <w:t>Sanofi</w:t>
                  </w:r>
                  <w:r w:rsidR="006D39AA" w:rsidRPr="004B36D5">
                    <w:rPr>
                      <w:rFonts w:ascii="Aptos" w:hAnsi="Aptos" w:cs="Calibri"/>
                      <w:b/>
                      <w:bCs/>
                      <w:color w:val="002060"/>
                      <w:sz w:val="32"/>
                      <w:szCs w:val="32"/>
                      <w:lang w:val="en-GB" w:eastAsia="ja-JP"/>
                    </w:rPr>
                    <w:t xml:space="preserve"> announces </w:t>
                  </w:r>
                  <w:r w:rsidR="00685355">
                    <w:rPr>
                      <w:rFonts w:ascii="Aptos" w:hAnsi="Aptos" w:cs="Calibri"/>
                      <w:b/>
                      <w:bCs/>
                      <w:color w:val="002060"/>
                      <w:sz w:val="32"/>
                      <w:szCs w:val="32"/>
                      <w:lang w:val="en-GB" w:eastAsia="ja-JP"/>
                    </w:rPr>
                    <w:t>results from</w:t>
                  </w:r>
                  <w:r w:rsidR="00431331">
                    <w:rPr>
                      <w:rFonts w:ascii="Aptos" w:hAnsi="Aptos" w:cs="Calibri"/>
                      <w:b/>
                      <w:bCs/>
                      <w:color w:val="002060"/>
                      <w:sz w:val="32"/>
                      <w:szCs w:val="32"/>
                      <w:lang w:val="en-GB" w:eastAsia="ja-JP"/>
                    </w:rPr>
                    <w:t xml:space="preserve"> </w:t>
                  </w:r>
                  <w:r w:rsidR="00431331" w:rsidRPr="004B36D5">
                    <w:rPr>
                      <w:rFonts w:ascii="Aptos" w:hAnsi="Aptos" w:cs="Calibri"/>
                      <w:b/>
                      <w:bCs/>
                      <w:color w:val="002060"/>
                      <w:sz w:val="32"/>
                      <w:szCs w:val="32"/>
                      <w:lang w:val="en-GB" w:eastAsia="ja-JP"/>
                    </w:rPr>
                    <w:t>amlitelimab</w:t>
                  </w:r>
                  <w:r w:rsidR="00431331">
                    <w:rPr>
                      <w:rFonts w:ascii="Aptos" w:hAnsi="Aptos" w:cs="Calibri"/>
                      <w:b/>
                      <w:bCs/>
                      <w:color w:val="002060"/>
                      <w:sz w:val="32"/>
                      <w:szCs w:val="32"/>
                      <w:lang w:val="en-GB" w:eastAsia="ja-JP"/>
                    </w:rPr>
                    <w:t xml:space="preserve"> </w:t>
                  </w:r>
                  <w:r w:rsidR="00C277A5">
                    <w:rPr>
                      <w:rFonts w:ascii="Aptos" w:hAnsi="Aptos" w:cs="Calibri"/>
                      <w:b/>
                      <w:bCs/>
                      <w:color w:val="002060"/>
                      <w:sz w:val="32"/>
                      <w:szCs w:val="32"/>
                      <w:lang w:val="en-GB" w:eastAsia="ja-JP"/>
                    </w:rPr>
                    <w:t xml:space="preserve">Ph3 </w:t>
                  </w:r>
                  <w:r w:rsidR="00431331">
                    <w:rPr>
                      <w:rFonts w:ascii="Aptos" w:hAnsi="Aptos" w:cs="Calibri"/>
                      <w:b/>
                      <w:bCs/>
                      <w:color w:val="002060"/>
                      <w:sz w:val="32"/>
                      <w:szCs w:val="32"/>
                      <w:lang w:val="en-GB" w:eastAsia="ja-JP"/>
                    </w:rPr>
                    <w:t>SHORE and</w:t>
                  </w:r>
                  <w:r w:rsidR="00556028">
                    <w:rPr>
                      <w:rFonts w:ascii="Aptos" w:hAnsi="Aptos" w:cs="Calibri"/>
                      <w:b/>
                      <w:bCs/>
                      <w:color w:val="002060"/>
                      <w:sz w:val="32"/>
                      <w:szCs w:val="32"/>
                      <w:lang w:val="en-GB" w:eastAsia="ja-JP"/>
                    </w:rPr>
                    <w:t xml:space="preserve"> </w:t>
                  </w:r>
                  <w:r w:rsidR="00556028" w:rsidRPr="00556028">
                    <w:rPr>
                      <w:rFonts w:ascii="Aptos" w:hAnsi="Aptos" w:cs="Calibri"/>
                      <w:b/>
                      <w:bCs/>
                      <w:color w:val="002060"/>
                      <w:sz w:val="32"/>
                      <w:szCs w:val="32"/>
                      <w:lang w:val="en-GB" w:eastAsia="ja-JP"/>
                    </w:rPr>
                    <w:t xml:space="preserve">COAST 2 </w:t>
                  </w:r>
                  <w:r w:rsidR="00304F8F">
                    <w:rPr>
                      <w:rFonts w:ascii="Aptos" w:hAnsi="Aptos" w:cs="Calibri"/>
                      <w:b/>
                      <w:bCs/>
                      <w:color w:val="002060"/>
                      <w:sz w:val="32"/>
                      <w:szCs w:val="32"/>
                      <w:lang w:val="en-GB" w:eastAsia="ja-JP"/>
                    </w:rPr>
                    <w:t xml:space="preserve">and </w:t>
                  </w:r>
                  <w:r w:rsidR="00E64C8A">
                    <w:rPr>
                      <w:rFonts w:ascii="Aptos" w:hAnsi="Aptos" w:cs="Calibri"/>
                      <w:b/>
                      <w:bCs/>
                      <w:color w:val="002060"/>
                      <w:sz w:val="32"/>
                      <w:szCs w:val="32"/>
                      <w:lang w:val="en-GB" w:eastAsia="ja-JP"/>
                    </w:rPr>
                    <w:t xml:space="preserve">Ph2 </w:t>
                  </w:r>
                  <w:r w:rsidR="00E64C8A" w:rsidRPr="008143FA">
                    <w:rPr>
                      <w:rFonts w:ascii="Aptos" w:hAnsi="Aptos" w:cs="Calibri"/>
                      <w:b/>
                      <w:bCs/>
                      <w:color w:val="002060"/>
                      <w:sz w:val="32"/>
                      <w:szCs w:val="32"/>
                      <w:lang w:eastAsia="ja-JP"/>
                    </w:rPr>
                    <w:t>ATLANTIS</w:t>
                  </w:r>
                  <w:r w:rsidR="00E64C8A">
                    <w:rPr>
                      <w:rFonts w:ascii="Aptos" w:hAnsi="Aptos" w:cs="Calibri"/>
                      <w:b/>
                      <w:bCs/>
                      <w:color w:val="002060"/>
                      <w:sz w:val="32"/>
                      <w:szCs w:val="32"/>
                      <w:lang w:eastAsia="ja-JP"/>
                    </w:rPr>
                    <w:t xml:space="preserve"> </w:t>
                  </w:r>
                  <w:r w:rsidR="00304F8F">
                    <w:rPr>
                      <w:rFonts w:ascii="Aptos" w:hAnsi="Aptos" w:cs="Calibri"/>
                      <w:b/>
                      <w:bCs/>
                      <w:color w:val="002060"/>
                      <w:sz w:val="32"/>
                      <w:szCs w:val="32"/>
                      <w:lang w:val="en-GB" w:eastAsia="ja-JP"/>
                    </w:rPr>
                    <w:t xml:space="preserve">52 </w:t>
                  </w:r>
                  <w:proofErr w:type="spellStart"/>
                  <w:r w:rsidR="00304F8F">
                    <w:rPr>
                      <w:rFonts w:ascii="Aptos" w:hAnsi="Aptos" w:cs="Calibri"/>
                      <w:b/>
                      <w:bCs/>
                      <w:color w:val="002060"/>
                      <w:sz w:val="32"/>
                      <w:szCs w:val="32"/>
                      <w:lang w:val="en-GB" w:eastAsia="ja-JP"/>
                    </w:rPr>
                    <w:t>wk</w:t>
                  </w:r>
                  <w:proofErr w:type="spellEnd"/>
                  <w:r w:rsidR="00304F8F">
                    <w:rPr>
                      <w:rFonts w:ascii="Aptos" w:hAnsi="Aptos" w:cs="Calibri"/>
                      <w:b/>
                      <w:bCs/>
                      <w:color w:val="002060"/>
                      <w:sz w:val="32"/>
                      <w:szCs w:val="32"/>
                      <w:lang w:val="en-GB" w:eastAsia="ja-JP"/>
                    </w:rPr>
                    <w:t xml:space="preserve"> </w:t>
                  </w:r>
                  <w:r w:rsidR="008143FA">
                    <w:rPr>
                      <w:rFonts w:ascii="Aptos" w:hAnsi="Aptos" w:cs="Calibri"/>
                      <w:b/>
                      <w:bCs/>
                      <w:color w:val="002060"/>
                      <w:sz w:val="32"/>
                      <w:szCs w:val="32"/>
                      <w:lang w:val="en-GB" w:eastAsia="ja-JP"/>
                    </w:rPr>
                    <w:t>update</w:t>
                  </w:r>
                  <w:r w:rsidR="0023630E">
                    <w:rPr>
                      <w:rFonts w:ascii="Aptos" w:hAnsi="Aptos" w:cs="Calibri"/>
                      <w:b/>
                      <w:bCs/>
                      <w:color w:val="002060"/>
                      <w:sz w:val="32"/>
                      <w:szCs w:val="32"/>
                      <w:lang w:val="en-GB" w:eastAsia="ja-JP"/>
                    </w:rPr>
                    <w:t xml:space="preserve"> in AD</w:t>
                  </w:r>
                  <w:r w:rsidR="00134BCE">
                    <w:rPr>
                      <w:rFonts w:ascii="Aptos" w:hAnsi="Aptos" w:cs="Calibri"/>
                      <w:b/>
                      <w:bCs/>
                      <w:color w:val="002060"/>
                      <w:sz w:val="32"/>
                      <w:szCs w:val="32"/>
                      <w:lang w:val="en-GB" w:eastAsia="ja-JP"/>
                    </w:rPr>
                    <w:t xml:space="preserve"> </w:t>
                  </w:r>
                </w:p>
                <w:p w14:paraId="239A861A" w14:textId="16B686AE" w:rsidR="007A4084" w:rsidRPr="004B36D5" w:rsidRDefault="005C532E" w:rsidP="004B36D5">
                  <w:pPr>
                    <w:jc w:val="center"/>
                    <w:rPr>
                      <w:rFonts w:ascii="Aptos" w:hAnsi="Aptos"/>
                      <w:b/>
                      <w:bCs/>
                      <w:lang w:val="en-GB" w:eastAsia="ja-JP"/>
                    </w:rPr>
                  </w:pPr>
                  <w:r w:rsidRPr="004B36D5">
                    <w:rPr>
                      <w:rFonts w:ascii="Aptos" w:hAnsi="Aptos" w:cs="Calibri"/>
                      <w:b/>
                      <w:bCs/>
                      <w:color w:val="002060"/>
                      <w:sz w:val="32"/>
                      <w:szCs w:val="32"/>
                      <w:lang w:val="en-GB" w:eastAsia="ja-JP"/>
                    </w:rPr>
                    <w:t xml:space="preserve"> </w:t>
                  </w:r>
                </w:p>
              </w:tc>
            </w:tr>
            <w:tr w:rsidR="00235523" w:rsidRPr="005B79E9" w14:paraId="6CEB7BB1" w14:textId="77777777" w:rsidTr="30124260">
              <w:trPr>
                <w:trHeight w:val="510"/>
              </w:trPr>
              <w:tc>
                <w:tcPr>
                  <w:tcW w:w="4569" w:type="dxa"/>
                  <w:tcBorders>
                    <w:top w:val="single" w:sz="12" w:space="0" w:color="071D49"/>
                    <w:left w:val="nil"/>
                    <w:bottom w:val="single" w:sz="12" w:space="0" w:color="071D49"/>
                    <w:right w:val="nil"/>
                  </w:tcBorders>
                  <w:vAlign w:val="center"/>
                  <w:hideMark/>
                </w:tcPr>
                <w:p w14:paraId="6B19B11E" w14:textId="4DD140BC" w:rsidR="007A4084" w:rsidRPr="005B79E9" w:rsidRDefault="007A4084" w:rsidP="007A4084">
                  <w:pPr>
                    <w:jc w:val="center"/>
                    <w:rPr>
                      <w:rFonts w:ascii="Aptos" w:hAnsi="Aptos" w:cs="Calibri"/>
                      <w:sz w:val="16"/>
                      <w:szCs w:val="16"/>
                      <w:lang w:eastAsia="ko-KR"/>
                      <w14:ligatures w14:val="standardContextual"/>
                    </w:rPr>
                  </w:pPr>
                  <w:r w:rsidRPr="005B79E9">
                    <w:rPr>
                      <w:rFonts w:ascii="Aptos" w:hAnsi="Aptos" w:cs="Calibri"/>
                      <w:b/>
                      <w:bCs/>
                      <w:sz w:val="16"/>
                      <w:szCs w:val="16"/>
                    </w:rPr>
                    <w:t>Company:</w:t>
                  </w:r>
                  <w:r w:rsidRPr="005B79E9">
                    <w:rPr>
                      <w:rFonts w:ascii="Aptos" w:hAnsi="Aptos" w:cs="Calibri"/>
                      <w:sz w:val="16"/>
                      <w:szCs w:val="16"/>
                    </w:rPr>
                    <w:t xml:space="preserve"> </w:t>
                  </w:r>
                  <w:r w:rsidR="00543DDE" w:rsidRPr="005B79E9">
                    <w:rPr>
                      <w:rFonts w:ascii="Aptos" w:hAnsi="Aptos" w:cs="Calibri"/>
                      <w:sz w:val="16"/>
                      <w:szCs w:val="16"/>
                    </w:rPr>
                    <w:t>Sanofi</w:t>
                  </w:r>
                </w:p>
                <w:p w14:paraId="53ACC3DC" w14:textId="4F12A581" w:rsidR="007A4084" w:rsidRPr="005B79E9" w:rsidRDefault="007A4084" w:rsidP="00543DDE">
                  <w:pPr>
                    <w:jc w:val="center"/>
                    <w:rPr>
                      <w:rFonts w:ascii="Aptos" w:hAnsi="Aptos" w:cs="Calibri"/>
                      <w:sz w:val="16"/>
                      <w:szCs w:val="16"/>
                      <w:lang w:val="en-GB"/>
                    </w:rPr>
                  </w:pPr>
                  <w:r w:rsidRPr="005B79E9">
                    <w:rPr>
                      <w:rFonts w:ascii="Aptos" w:hAnsi="Aptos" w:cs="Calibri"/>
                      <w:b/>
                      <w:bCs/>
                      <w:sz w:val="16"/>
                      <w:szCs w:val="16"/>
                    </w:rPr>
                    <w:t>Drug:</w:t>
                  </w:r>
                  <w:r w:rsidRPr="005B79E9">
                    <w:rPr>
                      <w:rFonts w:ascii="Aptos" w:hAnsi="Aptos" w:cs="Calibri"/>
                      <w:sz w:val="16"/>
                      <w:szCs w:val="16"/>
                    </w:rPr>
                    <w:t xml:space="preserve"> </w:t>
                  </w:r>
                  <w:r w:rsidR="00543DDE" w:rsidRPr="005B79E9">
                    <w:rPr>
                      <w:rFonts w:ascii="Aptos" w:hAnsi="Aptos" w:cs="Calibri"/>
                      <w:sz w:val="16"/>
                      <w:szCs w:val="16"/>
                    </w:rPr>
                    <w:t>amlitelimab (</w:t>
                  </w:r>
                  <w:r w:rsidR="00543DDE" w:rsidRPr="005B79E9">
                    <w:rPr>
                      <w:rFonts w:ascii="Aptos" w:hAnsi="Aptos" w:cs="Calibri"/>
                      <w:sz w:val="16"/>
                      <w:szCs w:val="16"/>
                      <w:lang w:val="en-GB"/>
                    </w:rPr>
                    <w:t>SC OX-40L inhibitor)</w:t>
                  </w:r>
                </w:p>
              </w:tc>
              <w:tc>
                <w:tcPr>
                  <w:tcW w:w="4725" w:type="dxa"/>
                  <w:gridSpan w:val="2"/>
                  <w:tcBorders>
                    <w:top w:val="single" w:sz="12" w:space="0" w:color="071D49"/>
                    <w:left w:val="nil"/>
                    <w:bottom w:val="single" w:sz="12" w:space="0" w:color="071D49"/>
                    <w:right w:val="nil"/>
                  </w:tcBorders>
                  <w:tcMar>
                    <w:top w:w="0" w:type="dxa"/>
                    <w:left w:w="108" w:type="dxa"/>
                    <w:bottom w:w="0" w:type="dxa"/>
                    <w:right w:w="108" w:type="dxa"/>
                  </w:tcMar>
                  <w:vAlign w:val="center"/>
                  <w:hideMark/>
                </w:tcPr>
                <w:p w14:paraId="25E2A16B" w14:textId="020FAFEC" w:rsidR="007A4084" w:rsidRPr="005B79E9" w:rsidRDefault="007A4084" w:rsidP="007A4084">
                  <w:pPr>
                    <w:jc w:val="center"/>
                    <w:rPr>
                      <w:rFonts w:ascii="Aptos" w:hAnsi="Aptos" w:cs="Calibri"/>
                      <w:sz w:val="16"/>
                      <w:szCs w:val="16"/>
                    </w:rPr>
                  </w:pPr>
                  <w:r w:rsidRPr="005B79E9">
                    <w:rPr>
                      <w:rFonts w:ascii="Aptos" w:hAnsi="Aptos" w:cs="Calibri"/>
                      <w:b/>
                      <w:bCs/>
                      <w:sz w:val="16"/>
                      <w:szCs w:val="16"/>
                    </w:rPr>
                    <w:t>Date:</w:t>
                  </w:r>
                  <w:r w:rsidRPr="005B79E9">
                    <w:rPr>
                      <w:rFonts w:ascii="Aptos" w:hAnsi="Aptos" w:cs="Calibri"/>
                      <w:sz w:val="16"/>
                      <w:szCs w:val="16"/>
                    </w:rPr>
                    <w:t xml:space="preserve"> </w:t>
                  </w:r>
                  <w:r w:rsidR="00405AD8" w:rsidRPr="005B79E9">
                    <w:rPr>
                      <w:rFonts w:ascii="Aptos" w:hAnsi="Aptos" w:cs="Calibri"/>
                      <w:sz w:val="16"/>
                      <w:szCs w:val="16"/>
                    </w:rPr>
                    <w:t>January 23</w:t>
                  </w:r>
                  <w:r w:rsidR="009F4F1D">
                    <w:rPr>
                      <w:rFonts w:ascii="Aptos" w:hAnsi="Aptos" w:cs="Calibri"/>
                      <w:sz w:val="16"/>
                      <w:szCs w:val="16"/>
                    </w:rPr>
                    <w:t>,</w:t>
                  </w:r>
                  <w:r w:rsidR="00405AD8" w:rsidRPr="005B79E9">
                    <w:rPr>
                      <w:rFonts w:ascii="Aptos" w:hAnsi="Aptos" w:cs="Calibri"/>
                      <w:sz w:val="16"/>
                      <w:szCs w:val="16"/>
                    </w:rPr>
                    <w:t xml:space="preserve"> 2026</w:t>
                  </w:r>
                </w:p>
                <w:p w14:paraId="02575F31" w14:textId="00F473F8" w:rsidR="007A4084" w:rsidRPr="005B79E9" w:rsidRDefault="007A4084" w:rsidP="007A4084">
                  <w:pPr>
                    <w:jc w:val="center"/>
                    <w:rPr>
                      <w:rFonts w:ascii="Aptos" w:hAnsi="Aptos" w:cs="Calibri"/>
                      <w:sz w:val="16"/>
                      <w:szCs w:val="16"/>
                    </w:rPr>
                  </w:pPr>
                  <w:r w:rsidRPr="005B79E9">
                    <w:rPr>
                      <w:rFonts w:ascii="Aptos" w:hAnsi="Aptos" w:cs="Calibri"/>
                      <w:b/>
                      <w:bCs/>
                      <w:sz w:val="16"/>
                      <w:szCs w:val="16"/>
                    </w:rPr>
                    <w:t>Source(s)</w:t>
                  </w:r>
                  <w:r w:rsidR="0048684A">
                    <w:rPr>
                      <w:rFonts w:ascii="Aptos" w:hAnsi="Aptos" w:cs="Calibri"/>
                      <w:b/>
                      <w:bCs/>
                      <w:sz w:val="16"/>
                      <w:szCs w:val="16"/>
                    </w:rPr>
                    <w:t>:</w:t>
                  </w:r>
                  <w:r w:rsidR="0048684A">
                    <w:rPr>
                      <w:b/>
                      <w:bCs/>
                    </w:rPr>
                    <w:t xml:space="preserve"> </w:t>
                  </w:r>
                  <w:hyperlink r:id="rId9" w:history="1">
                    <w:r w:rsidR="00B1377D">
                      <w:rPr>
                        <w:rStyle w:val="Hyperlink"/>
                        <w:rFonts w:ascii="Aptos" w:hAnsi="Aptos" w:cs="Calibri"/>
                        <w:sz w:val="16"/>
                        <w:szCs w:val="16"/>
                      </w:rPr>
                      <w:t>Press release</w:t>
                    </w:r>
                  </w:hyperlink>
                </w:p>
              </w:tc>
            </w:tr>
            <w:tr w:rsidR="004275F6" w:rsidRPr="005B79E9" w14:paraId="0AB49604" w14:textId="77777777" w:rsidTr="30124260">
              <w:trPr>
                <w:gridAfter w:val="1"/>
                <w:wAfter w:w="193" w:type="dxa"/>
              </w:trPr>
              <w:tc>
                <w:tcPr>
                  <w:tcW w:w="9101" w:type="dxa"/>
                  <w:gridSpan w:val="2"/>
                  <w:tcBorders>
                    <w:top w:val="single" w:sz="12" w:space="0" w:color="071D49"/>
                    <w:bottom w:val="single" w:sz="12" w:space="0" w:color="071D49"/>
                  </w:tcBorders>
                </w:tcPr>
                <w:p w14:paraId="20F52B8B" w14:textId="77777777" w:rsidR="007A4084" w:rsidRPr="005B79E9" w:rsidRDefault="007A4084" w:rsidP="007A4084">
                  <w:pPr>
                    <w:rPr>
                      <w:rFonts w:ascii="Aptos" w:hAnsi="Aptos" w:cs="Calibri"/>
                      <w:color w:val="242424"/>
                    </w:rPr>
                  </w:pPr>
                </w:p>
                <w:p w14:paraId="7D35EAD5" w14:textId="77777777" w:rsidR="00D842D8" w:rsidRPr="005B79E9" w:rsidRDefault="00D842D8" w:rsidP="00D842D8">
                  <w:pPr>
                    <w:keepNext/>
                    <w:rPr>
                      <w:rFonts w:ascii="Aptos" w:hAnsi="Aptos" w:cs="Calibri"/>
                      <w:b/>
                      <w:bCs/>
                      <w:color w:val="071D49"/>
                      <w:sz w:val="28"/>
                      <w:szCs w:val="28"/>
                    </w:rPr>
                  </w:pPr>
                  <w:r w:rsidRPr="005B79E9">
                    <w:rPr>
                      <w:rFonts w:ascii="Aptos" w:hAnsi="Aptos" w:cs="Calibri"/>
                      <w:b/>
                      <w:bCs/>
                      <w:color w:val="071D49"/>
                      <w:sz w:val="28"/>
                      <w:szCs w:val="28"/>
                    </w:rPr>
                    <w:t xml:space="preserve">What happened: </w:t>
                  </w:r>
                </w:p>
                <w:p w14:paraId="3CA1EE12" w14:textId="59D4AD11" w:rsidR="008327EC" w:rsidRPr="008327EC" w:rsidRDefault="009A2CA3" w:rsidP="006B2825">
                  <w:pPr>
                    <w:pStyle w:val="ListParagraph"/>
                    <w:keepNext/>
                    <w:numPr>
                      <w:ilvl w:val="0"/>
                      <w:numId w:val="17"/>
                    </w:numPr>
                    <w:contextualSpacing w:val="0"/>
                    <w:rPr>
                      <w:rFonts w:ascii="Aptos" w:hAnsi="Aptos" w:cs="Calibri"/>
                      <w:b/>
                      <w:bCs/>
                      <w:color w:val="242424"/>
                      <w:sz w:val="22"/>
                      <w:szCs w:val="22"/>
                      <w:lang w:val="en-GB" w:eastAsia="ja-JP"/>
                    </w:rPr>
                  </w:pPr>
                  <w:r w:rsidRPr="005B79E9">
                    <w:rPr>
                      <w:rFonts w:ascii="Aptos" w:hAnsi="Aptos" w:cs="Calibri"/>
                      <w:color w:val="242424"/>
                      <w:sz w:val="22"/>
                      <w:szCs w:val="22"/>
                      <w:lang w:val="en-GB" w:eastAsia="ja-JP"/>
                    </w:rPr>
                    <w:t xml:space="preserve">Sanofi announced </w:t>
                  </w:r>
                  <w:r w:rsidR="0018674D" w:rsidRPr="005B79E9">
                    <w:rPr>
                      <w:rFonts w:ascii="Aptos" w:hAnsi="Aptos" w:cs="Calibri"/>
                      <w:b/>
                      <w:bCs/>
                      <w:color w:val="242424"/>
                      <w:sz w:val="22"/>
                      <w:szCs w:val="22"/>
                      <w:lang w:val="en-GB" w:eastAsia="ja-JP"/>
                    </w:rPr>
                    <w:t xml:space="preserve">results of </w:t>
                  </w:r>
                  <w:r w:rsidR="00AF38DA" w:rsidRPr="005B79E9">
                    <w:rPr>
                      <w:rFonts w:ascii="Aptos" w:hAnsi="Aptos" w:cs="Calibri"/>
                      <w:b/>
                      <w:bCs/>
                      <w:color w:val="242424"/>
                      <w:sz w:val="22"/>
                      <w:szCs w:val="22"/>
                      <w:lang w:val="en-GB" w:eastAsia="ja-JP"/>
                    </w:rPr>
                    <w:t>amlitelimab</w:t>
                  </w:r>
                  <w:r w:rsidR="00475684">
                    <w:rPr>
                      <w:rFonts w:ascii="Aptos" w:hAnsi="Aptos" w:cs="Calibri"/>
                      <w:b/>
                      <w:color w:val="242424"/>
                      <w:sz w:val="22"/>
                      <w:szCs w:val="22"/>
                      <w:lang w:val="en-GB" w:eastAsia="ja-JP"/>
                    </w:rPr>
                    <w:t xml:space="preserve"> </w:t>
                  </w:r>
                  <w:r w:rsidR="00855BCB">
                    <w:rPr>
                      <w:rFonts w:ascii="Aptos" w:hAnsi="Aptos" w:cs="Calibri"/>
                      <w:b/>
                      <w:bCs/>
                      <w:color w:val="242424"/>
                      <w:sz w:val="22"/>
                      <w:szCs w:val="22"/>
                      <w:lang w:val="en-GB" w:eastAsia="ja-JP"/>
                    </w:rPr>
                    <w:t xml:space="preserve">in </w:t>
                  </w:r>
                  <w:r w:rsidR="00475684" w:rsidRPr="005B79E9">
                    <w:rPr>
                      <w:rFonts w:ascii="Aptos" w:hAnsi="Aptos" w:cs="Calibri"/>
                      <w:b/>
                      <w:bCs/>
                      <w:color w:val="242424"/>
                      <w:sz w:val="22"/>
                      <w:szCs w:val="22"/>
                      <w:lang w:val="en-GB" w:eastAsia="ja-JP"/>
                    </w:rPr>
                    <w:t>Phase 3</w:t>
                  </w:r>
                  <w:r w:rsidR="00475684" w:rsidRPr="005B79E9">
                    <w:rPr>
                      <w:rFonts w:ascii="Aptos" w:hAnsi="Aptos" w:cs="Calibri"/>
                      <w:color w:val="242424"/>
                      <w:sz w:val="22"/>
                      <w:szCs w:val="22"/>
                      <w:lang w:val="en-GB" w:eastAsia="ja-JP"/>
                    </w:rPr>
                    <w:t xml:space="preserve"> </w:t>
                  </w:r>
                  <w:hyperlink r:id="rId10" w:history="1">
                    <w:r w:rsidR="00475684" w:rsidRPr="005B79E9">
                      <w:rPr>
                        <w:rStyle w:val="Hyperlink"/>
                        <w:rFonts w:ascii="Aptos" w:hAnsi="Aptos" w:cs="Calibri"/>
                        <w:sz w:val="22"/>
                        <w:szCs w:val="22"/>
                        <w:lang w:val="en-GB" w:eastAsia="ja-JP"/>
                      </w:rPr>
                      <w:t>SHORE</w:t>
                    </w:r>
                  </w:hyperlink>
                  <w:r w:rsidR="00475684" w:rsidRPr="005B79E9">
                    <w:rPr>
                      <w:rFonts w:ascii="Aptos" w:hAnsi="Aptos" w:cs="Calibri"/>
                      <w:color w:val="242424"/>
                      <w:sz w:val="22"/>
                      <w:szCs w:val="22"/>
                      <w:lang w:val="en-GB" w:eastAsia="ja-JP"/>
                    </w:rPr>
                    <w:t xml:space="preserve"> </w:t>
                  </w:r>
                  <w:r w:rsidR="002B3279" w:rsidRPr="002B3279">
                    <w:rPr>
                      <w:rFonts w:ascii="Aptos" w:hAnsi="Aptos" w:cs="Calibri"/>
                      <w:color w:val="242424"/>
                      <w:sz w:val="22"/>
                      <w:szCs w:val="22"/>
                      <w:lang w:eastAsia="ja-JP"/>
                    </w:rPr>
                    <w:t xml:space="preserve">(with background TCS ± TCI) </w:t>
                  </w:r>
                  <w:r w:rsidR="00475684" w:rsidRPr="005B79E9">
                    <w:rPr>
                      <w:rFonts w:ascii="Aptos" w:hAnsi="Aptos" w:cs="Calibri"/>
                      <w:color w:val="242424"/>
                      <w:sz w:val="22"/>
                      <w:szCs w:val="22"/>
                      <w:lang w:val="en-GB" w:eastAsia="ja-JP"/>
                    </w:rPr>
                    <w:t xml:space="preserve">and Phase 3 </w:t>
                  </w:r>
                  <w:hyperlink r:id="rId11" w:history="1">
                    <w:r w:rsidR="00475684" w:rsidRPr="005B79E9">
                      <w:rPr>
                        <w:rStyle w:val="Hyperlink"/>
                        <w:rFonts w:ascii="Aptos" w:hAnsi="Aptos" w:cs="Calibri"/>
                        <w:sz w:val="22"/>
                        <w:szCs w:val="22"/>
                        <w:lang w:val="en-GB" w:eastAsia="ja-JP"/>
                      </w:rPr>
                      <w:t>COAST 2</w:t>
                    </w:r>
                  </w:hyperlink>
                  <w:r w:rsidR="00AB2A77">
                    <w:t xml:space="preserve"> </w:t>
                  </w:r>
                  <w:r w:rsidR="00AB2A77" w:rsidRPr="00AB2A77">
                    <w:rPr>
                      <w:rFonts w:ascii="Aptos" w:hAnsi="Aptos" w:cs="Calibri"/>
                      <w:color w:val="242424"/>
                      <w:sz w:val="22"/>
                      <w:szCs w:val="22"/>
                      <w:lang w:val="en-GB" w:eastAsia="ja-JP"/>
                    </w:rPr>
                    <w:t>(monotherapy)</w:t>
                  </w:r>
                  <w:r w:rsidR="00F65B8C" w:rsidRPr="00AB2A77">
                    <w:rPr>
                      <w:rFonts w:ascii="Aptos" w:hAnsi="Aptos" w:cs="Calibri"/>
                      <w:color w:val="242424"/>
                      <w:sz w:val="20"/>
                      <w:szCs w:val="20"/>
                      <w:lang w:val="en-GB" w:eastAsia="ja-JP"/>
                    </w:rPr>
                    <w:t xml:space="preserve"> </w:t>
                  </w:r>
                  <w:r w:rsidR="00F65B8C" w:rsidRPr="005B79E9">
                    <w:rPr>
                      <w:rFonts w:ascii="Aptos" w:hAnsi="Aptos" w:cs="Calibri"/>
                      <w:color w:val="242424"/>
                      <w:sz w:val="22"/>
                      <w:szCs w:val="22"/>
                      <w:lang w:val="en-GB" w:eastAsia="ja-JP"/>
                    </w:rPr>
                    <w:t>in adults and adolescents with moderate-to-severe AD</w:t>
                  </w:r>
                </w:p>
                <w:p w14:paraId="199538D3" w14:textId="782A7626" w:rsidR="00723443" w:rsidRDefault="00723443" w:rsidP="008327EC">
                  <w:pPr>
                    <w:pStyle w:val="ListParagraph"/>
                    <w:keepNext/>
                    <w:numPr>
                      <w:ilvl w:val="1"/>
                      <w:numId w:val="17"/>
                    </w:numPr>
                    <w:contextualSpacing w:val="0"/>
                    <w:rPr>
                      <w:rFonts w:ascii="Aptos" w:hAnsi="Aptos" w:cs="Calibri"/>
                      <w:color w:val="242424"/>
                      <w:sz w:val="22"/>
                      <w:szCs w:val="22"/>
                      <w:lang w:val="en-GB" w:eastAsia="ja-JP"/>
                    </w:rPr>
                  </w:pPr>
                  <w:r w:rsidRPr="00723443">
                    <w:rPr>
                      <w:rFonts w:ascii="Aptos" w:hAnsi="Aptos" w:cs="Calibri"/>
                      <w:b/>
                      <w:bCs/>
                      <w:color w:val="242424"/>
                      <w:sz w:val="22"/>
                      <w:szCs w:val="22"/>
                      <w:lang w:val="en-GB" w:eastAsia="ja-JP"/>
                    </w:rPr>
                    <w:t>SHORE met all primary and key secondary endpoints</w:t>
                  </w:r>
                  <w:r>
                    <w:rPr>
                      <w:rFonts w:ascii="Aptos" w:hAnsi="Aptos" w:cs="Calibri"/>
                      <w:b/>
                      <w:color w:val="242424"/>
                      <w:sz w:val="22"/>
                      <w:szCs w:val="22"/>
                      <w:lang w:val="en-GB" w:eastAsia="ja-JP"/>
                    </w:rPr>
                    <w:t xml:space="preserve"> </w:t>
                  </w:r>
                  <w:r w:rsidR="00751C27" w:rsidRPr="00E70A33">
                    <w:rPr>
                      <w:rFonts w:ascii="Aptos" w:hAnsi="Aptos" w:cs="Calibri"/>
                      <w:color w:val="242424"/>
                      <w:sz w:val="22"/>
                      <w:szCs w:val="22"/>
                      <w:lang w:eastAsia="ja-JP"/>
                    </w:rPr>
                    <w:t>for both Q4W and Q12W dosing</w:t>
                  </w:r>
                  <w:r w:rsidRPr="00723443">
                    <w:rPr>
                      <w:rFonts w:ascii="Aptos" w:hAnsi="Aptos" w:cs="Calibri"/>
                      <w:color w:val="242424"/>
                      <w:sz w:val="22"/>
                      <w:szCs w:val="22"/>
                      <w:lang w:val="en-GB" w:eastAsia="ja-JP"/>
                    </w:rPr>
                    <w:t xml:space="preserve"> at Week 24 across both US and EU </w:t>
                  </w:r>
                  <w:proofErr w:type="spellStart"/>
                  <w:r w:rsidRPr="00723443">
                    <w:rPr>
                      <w:rFonts w:ascii="Aptos" w:hAnsi="Aptos" w:cs="Calibri"/>
                      <w:color w:val="242424"/>
                      <w:sz w:val="22"/>
                      <w:szCs w:val="22"/>
                      <w:lang w:val="en-GB" w:eastAsia="ja-JP"/>
                    </w:rPr>
                    <w:t>estimands</w:t>
                  </w:r>
                  <w:proofErr w:type="spellEnd"/>
                  <w:r w:rsidR="00987A5F">
                    <w:rPr>
                      <w:rFonts w:ascii="Aptos" w:hAnsi="Aptos" w:cs="Calibri"/>
                      <w:color w:val="242424"/>
                      <w:sz w:val="22"/>
                      <w:szCs w:val="22"/>
                      <w:lang w:val="en-GB" w:eastAsia="ja-JP"/>
                    </w:rPr>
                    <w:t xml:space="preserve"> with improvements as early as week 2</w:t>
                  </w:r>
                </w:p>
                <w:p w14:paraId="09A4BAC2" w14:textId="28CCF840" w:rsidR="00723443" w:rsidRPr="00723443" w:rsidRDefault="00E70A33" w:rsidP="008327EC">
                  <w:pPr>
                    <w:pStyle w:val="ListParagraph"/>
                    <w:keepNext/>
                    <w:numPr>
                      <w:ilvl w:val="1"/>
                      <w:numId w:val="17"/>
                    </w:numPr>
                    <w:contextualSpacing w:val="0"/>
                    <w:rPr>
                      <w:rFonts w:ascii="Aptos" w:hAnsi="Aptos" w:cs="Calibri"/>
                      <w:color w:val="242424"/>
                      <w:sz w:val="22"/>
                      <w:szCs w:val="22"/>
                      <w:lang w:val="en-GB" w:eastAsia="ja-JP"/>
                    </w:rPr>
                  </w:pPr>
                  <w:r w:rsidRPr="00E70A33">
                    <w:rPr>
                      <w:rFonts w:ascii="Aptos" w:hAnsi="Aptos" w:cs="Calibri"/>
                      <w:b/>
                      <w:bCs/>
                      <w:color w:val="242424"/>
                      <w:sz w:val="22"/>
                      <w:szCs w:val="22"/>
                      <w:lang w:eastAsia="ja-JP"/>
                    </w:rPr>
                    <w:t>COAST 2</w:t>
                  </w:r>
                  <w:r w:rsidRPr="00E70A33">
                    <w:rPr>
                      <w:rFonts w:ascii="Aptos" w:hAnsi="Aptos" w:cs="Calibri"/>
                      <w:color w:val="242424"/>
                      <w:sz w:val="22"/>
                      <w:szCs w:val="22"/>
                      <w:lang w:eastAsia="ja-JP"/>
                    </w:rPr>
                    <w:t xml:space="preserve"> </w:t>
                  </w:r>
                  <w:r w:rsidRPr="00E70A33">
                    <w:rPr>
                      <w:rFonts w:ascii="Aptos" w:hAnsi="Aptos" w:cs="Calibri"/>
                      <w:b/>
                      <w:bCs/>
                      <w:color w:val="242424"/>
                      <w:sz w:val="22"/>
                      <w:szCs w:val="22"/>
                      <w:lang w:eastAsia="ja-JP"/>
                    </w:rPr>
                    <w:t>met the US primary endpoint</w:t>
                  </w:r>
                  <w:r w:rsidRPr="00E70A33">
                    <w:rPr>
                      <w:rFonts w:ascii="Aptos" w:hAnsi="Aptos" w:cs="Calibri"/>
                      <w:color w:val="242424"/>
                      <w:sz w:val="22"/>
                      <w:szCs w:val="22"/>
                      <w:lang w:eastAsia="ja-JP"/>
                    </w:rPr>
                    <w:t xml:space="preserve"> (</w:t>
                  </w:r>
                  <w:proofErr w:type="spellStart"/>
                  <w:r w:rsidRPr="00E70A33">
                    <w:rPr>
                      <w:rFonts w:ascii="Aptos" w:hAnsi="Aptos" w:cs="Calibri"/>
                      <w:color w:val="242424"/>
                      <w:sz w:val="22"/>
                      <w:szCs w:val="22"/>
                      <w:lang w:eastAsia="ja-JP"/>
                    </w:rPr>
                    <w:t>vIGA</w:t>
                  </w:r>
                  <w:proofErr w:type="spellEnd"/>
                  <w:r w:rsidRPr="00E70A33">
                    <w:rPr>
                      <w:rFonts w:ascii="Aptos" w:hAnsi="Aptos" w:cs="Calibri"/>
                      <w:color w:val="242424"/>
                      <w:sz w:val="22"/>
                      <w:szCs w:val="22"/>
                      <w:lang w:eastAsia="ja-JP"/>
                    </w:rPr>
                    <w:t xml:space="preserve">-AD 0/1 + ≥2-point improvement) for both Q4W and Q12W dosing but </w:t>
                  </w:r>
                  <w:r w:rsidRPr="00E70A33">
                    <w:rPr>
                      <w:rFonts w:ascii="Aptos" w:hAnsi="Aptos" w:cs="Calibri"/>
                      <w:b/>
                      <w:bCs/>
                      <w:color w:val="242424"/>
                      <w:sz w:val="22"/>
                      <w:szCs w:val="22"/>
                      <w:lang w:eastAsia="ja-JP"/>
                    </w:rPr>
                    <w:t>did not achieve statistical significance for the EU co-primary endpoints</w:t>
                  </w:r>
                  <w:r w:rsidRPr="00E70A33">
                    <w:rPr>
                      <w:rFonts w:ascii="Aptos" w:hAnsi="Aptos" w:cs="Calibri"/>
                      <w:color w:val="242424"/>
                      <w:sz w:val="22"/>
                      <w:szCs w:val="22"/>
                      <w:lang w:eastAsia="ja-JP"/>
                    </w:rPr>
                    <w:t xml:space="preserve"> (</w:t>
                  </w:r>
                  <w:proofErr w:type="spellStart"/>
                  <w:r w:rsidRPr="00E70A33">
                    <w:rPr>
                      <w:rFonts w:ascii="Aptos" w:hAnsi="Aptos" w:cs="Calibri"/>
                      <w:color w:val="242424"/>
                      <w:sz w:val="22"/>
                      <w:szCs w:val="22"/>
                      <w:lang w:eastAsia="ja-JP"/>
                    </w:rPr>
                    <w:t>vIGA</w:t>
                  </w:r>
                  <w:proofErr w:type="spellEnd"/>
                  <w:r w:rsidRPr="00E70A33">
                    <w:rPr>
                      <w:rFonts w:ascii="Aptos" w:hAnsi="Aptos" w:cs="Calibri"/>
                      <w:color w:val="242424"/>
                      <w:sz w:val="22"/>
                      <w:szCs w:val="22"/>
                      <w:lang w:eastAsia="ja-JP"/>
                    </w:rPr>
                    <w:t>-AD 0/1 and EASI-75)</w:t>
                  </w:r>
                </w:p>
                <w:p w14:paraId="343CD99F" w14:textId="055D1245" w:rsidR="00022504" w:rsidRPr="00EA33A6" w:rsidRDefault="004603CA" w:rsidP="00022504">
                  <w:pPr>
                    <w:pStyle w:val="ListParagraph"/>
                    <w:keepNext/>
                    <w:numPr>
                      <w:ilvl w:val="1"/>
                      <w:numId w:val="17"/>
                    </w:numPr>
                    <w:contextualSpacing w:val="0"/>
                    <w:rPr>
                      <w:rFonts w:ascii="Aptos" w:hAnsi="Aptos" w:cs="Calibri"/>
                      <w:color w:val="0070C0"/>
                      <w:sz w:val="22"/>
                      <w:szCs w:val="22"/>
                      <w:lang w:val="en-GB" w:eastAsia="ja-JP"/>
                    </w:rPr>
                  </w:pPr>
                  <w:r w:rsidRPr="004603CA">
                    <w:rPr>
                      <w:rFonts w:ascii="Aptos" w:hAnsi="Aptos" w:cs="Calibri"/>
                      <w:color w:val="242424"/>
                      <w:sz w:val="22"/>
                      <w:szCs w:val="22"/>
                      <w:lang w:val="en-GB" w:eastAsia="ja-JP"/>
                    </w:rPr>
                    <w:t xml:space="preserve">Two additional phase 3 studies, </w:t>
                  </w:r>
                  <w:hyperlink r:id="rId12" w:history="1">
                    <w:r w:rsidRPr="00C00B5E">
                      <w:rPr>
                        <w:rStyle w:val="Hyperlink"/>
                        <w:rFonts w:ascii="Aptos" w:hAnsi="Aptos" w:cs="Calibri"/>
                        <w:sz w:val="22"/>
                        <w:szCs w:val="22"/>
                        <w:lang w:val="en-GB" w:eastAsia="ja-JP"/>
                      </w:rPr>
                      <w:t>AQUA</w:t>
                    </w:r>
                  </w:hyperlink>
                  <w:r w:rsidRPr="004603CA">
                    <w:rPr>
                      <w:rFonts w:ascii="Aptos" w:hAnsi="Aptos" w:cs="Calibri"/>
                      <w:color w:val="242424"/>
                      <w:sz w:val="22"/>
                      <w:szCs w:val="22"/>
                      <w:lang w:val="en-GB" w:eastAsia="ja-JP"/>
                    </w:rPr>
                    <w:t xml:space="preserve"> and </w:t>
                  </w:r>
                  <w:hyperlink r:id="rId13" w:history="1">
                    <w:r w:rsidRPr="00260E02">
                      <w:rPr>
                        <w:rStyle w:val="Hyperlink"/>
                        <w:rFonts w:ascii="Aptos" w:hAnsi="Aptos" w:cs="Calibri"/>
                        <w:sz w:val="22"/>
                        <w:szCs w:val="22"/>
                        <w:lang w:val="en-GB" w:eastAsia="ja-JP"/>
                      </w:rPr>
                      <w:t>ESTUARY</w:t>
                    </w:r>
                  </w:hyperlink>
                  <w:r w:rsidRPr="004603CA">
                    <w:rPr>
                      <w:rFonts w:ascii="Aptos" w:hAnsi="Aptos" w:cs="Calibri"/>
                      <w:color w:val="242424"/>
                      <w:sz w:val="22"/>
                      <w:szCs w:val="22"/>
                      <w:lang w:val="en-GB" w:eastAsia="ja-JP"/>
                    </w:rPr>
                    <w:t xml:space="preserve"> are anticipated to report results in H2 2026. Based on the totality of data, Sanofi will move forward with global regulatory submissions for amlitelimab. </w:t>
                  </w:r>
                  <w:r w:rsidR="00022504" w:rsidRPr="00EA33A6">
                    <w:rPr>
                      <w:rFonts w:ascii="Aptos" w:hAnsi="Aptos" w:cs="Calibri"/>
                      <w:i/>
                      <w:iCs/>
                      <w:color w:val="0070C0"/>
                      <w:sz w:val="22"/>
                      <w:szCs w:val="22"/>
                      <w:lang w:val="en-GB" w:eastAsia="ja-JP"/>
                    </w:rPr>
                    <w:t xml:space="preserve">CI estimates </w:t>
                  </w:r>
                  <w:r>
                    <w:rPr>
                      <w:rFonts w:ascii="Aptos" w:hAnsi="Aptos" w:cs="Calibri"/>
                      <w:i/>
                      <w:iCs/>
                      <w:color w:val="0070C0"/>
                      <w:sz w:val="22"/>
                      <w:szCs w:val="22"/>
                      <w:lang w:val="en-GB" w:eastAsia="ja-JP"/>
                    </w:rPr>
                    <w:t>approval</w:t>
                  </w:r>
                  <w:r w:rsidRPr="00EA33A6">
                    <w:rPr>
                      <w:rFonts w:ascii="Aptos" w:hAnsi="Aptos" w:cs="Calibri"/>
                      <w:i/>
                      <w:iCs/>
                      <w:color w:val="0070C0"/>
                      <w:sz w:val="22"/>
                      <w:szCs w:val="22"/>
                      <w:lang w:val="en-GB" w:eastAsia="ja-JP"/>
                    </w:rPr>
                    <w:t xml:space="preserve"> </w:t>
                  </w:r>
                  <w:r w:rsidR="00981F14" w:rsidRPr="00EA33A6">
                    <w:rPr>
                      <w:rFonts w:ascii="Aptos" w:hAnsi="Aptos" w:cs="Calibri"/>
                      <w:i/>
                      <w:iCs/>
                      <w:color w:val="0070C0"/>
                      <w:sz w:val="22"/>
                      <w:szCs w:val="22"/>
                      <w:lang w:val="en-GB" w:eastAsia="ja-JP"/>
                    </w:rPr>
                    <w:t xml:space="preserve">in H2 </w:t>
                  </w:r>
                  <w:r w:rsidRPr="00EA33A6">
                    <w:rPr>
                      <w:rFonts w:ascii="Aptos" w:hAnsi="Aptos" w:cs="Calibri"/>
                      <w:i/>
                      <w:iCs/>
                      <w:color w:val="0070C0"/>
                      <w:sz w:val="22"/>
                      <w:szCs w:val="22"/>
                      <w:lang w:val="en-GB" w:eastAsia="ja-JP"/>
                    </w:rPr>
                    <w:t>202</w:t>
                  </w:r>
                  <w:r>
                    <w:rPr>
                      <w:rFonts w:ascii="Aptos" w:hAnsi="Aptos" w:cs="Calibri"/>
                      <w:i/>
                      <w:iCs/>
                      <w:color w:val="0070C0"/>
                      <w:sz w:val="22"/>
                      <w:szCs w:val="22"/>
                      <w:lang w:val="en-GB" w:eastAsia="ja-JP"/>
                    </w:rPr>
                    <w:t>7</w:t>
                  </w:r>
                  <w:r w:rsidRPr="00EA33A6">
                    <w:rPr>
                      <w:rFonts w:ascii="Aptos" w:hAnsi="Aptos" w:cs="Calibri"/>
                      <w:i/>
                      <w:iCs/>
                      <w:color w:val="0070C0"/>
                      <w:sz w:val="22"/>
                      <w:szCs w:val="22"/>
                      <w:lang w:val="en-GB" w:eastAsia="ja-JP"/>
                    </w:rPr>
                    <w:t xml:space="preserve"> </w:t>
                  </w:r>
                </w:p>
                <w:p w14:paraId="2CD11EBD" w14:textId="577D32FB" w:rsidR="006722B4" w:rsidRPr="005B79E9" w:rsidRDefault="009F0478" w:rsidP="006B2825">
                  <w:pPr>
                    <w:pStyle w:val="ListParagraph"/>
                    <w:keepNext/>
                    <w:numPr>
                      <w:ilvl w:val="0"/>
                      <w:numId w:val="17"/>
                    </w:numPr>
                    <w:contextualSpacing w:val="0"/>
                    <w:rPr>
                      <w:rFonts w:ascii="Aptos" w:hAnsi="Aptos" w:cs="Calibri"/>
                      <w:color w:val="242424"/>
                      <w:sz w:val="22"/>
                      <w:szCs w:val="22"/>
                      <w:lang w:val="en-GB" w:eastAsia="ja-JP"/>
                    </w:rPr>
                  </w:pPr>
                  <w:r>
                    <w:rPr>
                      <w:rFonts w:ascii="Aptos" w:hAnsi="Aptos" w:cs="Calibri"/>
                      <w:color w:val="242424"/>
                      <w:sz w:val="22"/>
                      <w:szCs w:val="22"/>
                      <w:lang w:eastAsia="ja-JP"/>
                    </w:rPr>
                    <w:t xml:space="preserve">Sanofi also shared </w:t>
                  </w:r>
                  <w:r w:rsidRPr="0048684A">
                    <w:rPr>
                      <w:rFonts w:ascii="Aptos" w:hAnsi="Aptos" w:cs="Calibri"/>
                      <w:b/>
                      <w:bCs/>
                      <w:color w:val="242424"/>
                      <w:sz w:val="22"/>
                      <w:szCs w:val="22"/>
                      <w:lang w:eastAsia="ja-JP"/>
                    </w:rPr>
                    <w:t>p</w:t>
                  </w:r>
                  <w:r w:rsidR="00B5761E" w:rsidRPr="0048684A">
                    <w:rPr>
                      <w:rFonts w:ascii="Aptos" w:hAnsi="Aptos" w:cs="Calibri"/>
                      <w:b/>
                      <w:bCs/>
                      <w:color w:val="242424"/>
                      <w:sz w:val="22"/>
                      <w:szCs w:val="22"/>
                      <w:lang w:eastAsia="ja-JP"/>
                    </w:rPr>
                    <w:t xml:space="preserve">reliminary </w:t>
                  </w:r>
                  <w:r w:rsidR="006722B4" w:rsidRPr="0048684A">
                    <w:rPr>
                      <w:rFonts w:ascii="Aptos" w:hAnsi="Aptos" w:cs="Calibri"/>
                      <w:b/>
                      <w:bCs/>
                      <w:color w:val="242424"/>
                      <w:sz w:val="22"/>
                      <w:szCs w:val="22"/>
                      <w:lang w:val="en-GB" w:eastAsia="ja-JP"/>
                    </w:rPr>
                    <w:t xml:space="preserve">Phase 2 </w:t>
                  </w:r>
                  <w:hyperlink r:id="rId14" w:history="1">
                    <w:r w:rsidR="006722B4" w:rsidRPr="0048684A">
                      <w:rPr>
                        <w:rStyle w:val="Hyperlink"/>
                        <w:rFonts w:ascii="Aptos" w:hAnsi="Aptos" w:cs="Calibri"/>
                        <w:b/>
                        <w:bCs/>
                        <w:sz w:val="22"/>
                        <w:szCs w:val="22"/>
                        <w:lang w:val="en-GB" w:eastAsia="ja-JP"/>
                      </w:rPr>
                      <w:t>ATLANTIS</w:t>
                    </w:r>
                  </w:hyperlink>
                  <w:r w:rsidR="006722B4" w:rsidRPr="0048684A">
                    <w:rPr>
                      <w:rFonts w:ascii="Aptos" w:hAnsi="Aptos" w:cs="Calibri"/>
                      <w:b/>
                      <w:bCs/>
                      <w:color w:val="242424"/>
                      <w:sz w:val="22"/>
                      <w:szCs w:val="22"/>
                      <w:lang w:val="en-GB" w:eastAsia="ja-JP"/>
                    </w:rPr>
                    <w:t xml:space="preserve"> </w:t>
                  </w:r>
                  <w:r w:rsidR="0095551B">
                    <w:rPr>
                      <w:rFonts w:ascii="Aptos" w:hAnsi="Aptos" w:cs="Calibri"/>
                      <w:b/>
                      <w:bCs/>
                      <w:color w:val="242424"/>
                      <w:sz w:val="22"/>
                      <w:szCs w:val="22"/>
                      <w:lang w:val="en-GB" w:eastAsia="ja-JP"/>
                    </w:rPr>
                    <w:t xml:space="preserve">long term </w:t>
                  </w:r>
                  <w:r w:rsidR="008E2D50" w:rsidRPr="0048684A">
                    <w:rPr>
                      <w:rFonts w:ascii="Aptos" w:hAnsi="Aptos" w:cs="Calibri"/>
                      <w:b/>
                      <w:bCs/>
                      <w:color w:val="242424"/>
                      <w:sz w:val="22"/>
                      <w:szCs w:val="22"/>
                      <w:lang w:val="en-GB" w:eastAsia="ja-JP"/>
                    </w:rPr>
                    <w:t xml:space="preserve">open-label </w:t>
                  </w:r>
                  <w:r w:rsidR="005B79E9" w:rsidRPr="0048684A">
                    <w:rPr>
                      <w:rFonts w:ascii="Aptos" w:hAnsi="Aptos" w:cs="Calibri"/>
                      <w:b/>
                      <w:bCs/>
                      <w:color w:val="242424"/>
                      <w:sz w:val="20"/>
                      <w:szCs w:val="20"/>
                      <w:lang w:val="en-GB" w:eastAsia="ja-JP"/>
                    </w:rPr>
                    <w:t>d</w:t>
                  </w:r>
                  <w:proofErr w:type="spellStart"/>
                  <w:r w:rsidR="005B79E9" w:rsidRPr="0048684A">
                    <w:rPr>
                      <w:rFonts w:ascii="Aptos" w:hAnsi="Aptos" w:cs="Calibri"/>
                      <w:b/>
                      <w:bCs/>
                      <w:color w:val="242424"/>
                      <w:sz w:val="22"/>
                      <w:szCs w:val="22"/>
                      <w:lang w:eastAsia="ja-JP"/>
                    </w:rPr>
                    <w:t>ata</w:t>
                  </w:r>
                  <w:proofErr w:type="spellEnd"/>
                  <w:r>
                    <w:rPr>
                      <w:rFonts w:ascii="Aptos" w:hAnsi="Aptos" w:cs="Calibri"/>
                      <w:color w:val="242424"/>
                      <w:sz w:val="22"/>
                      <w:szCs w:val="22"/>
                      <w:lang w:eastAsia="ja-JP"/>
                    </w:rPr>
                    <w:t xml:space="preserve">, which </w:t>
                  </w:r>
                  <w:r w:rsidR="006722B4" w:rsidRPr="005B79E9">
                    <w:rPr>
                      <w:rFonts w:ascii="Aptos" w:hAnsi="Aptos" w:cs="Calibri"/>
                      <w:color w:val="242424"/>
                      <w:sz w:val="22"/>
                      <w:szCs w:val="22"/>
                      <w:lang w:val="en-GB" w:eastAsia="ja-JP"/>
                    </w:rPr>
                    <w:t xml:space="preserve">show </w:t>
                  </w:r>
                  <w:r w:rsidR="007B78EC" w:rsidRPr="007B78EC">
                    <w:rPr>
                      <w:rFonts w:ascii="Aptos" w:hAnsi="Aptos" w:cs="Calibri"/>
                      <w:color w:val="242424"/>
                      <w:sz w:val="22"/>
                      <w:szCs w:val="22"/>
                      <w:lang w:eastAsia="ja-JP"/>
                    </w:rPr>
                    <w:t>continued improvement from Week 24 to Week 52</w:t>
                  </w:r>
                  <w:r w:rsidR="005F0D4E">
                    <w:rPr>
                      <w:rFonts w:ascii="Aptos" w:hAnsi="Aptos" w:cs="Calibri"/>
                      <w:color w:val="242424"/>
                      <w:sz w:val="22"/>
                      <w:szCs w:val="22"/>
                      <w:lang w:eastAsia="ja-JP"/>
                    </w:rPr>
                    <w:t xml:space="preserve">, with </w:t>
                  </w:r>
                  <w:r w:rsidR="00113444" w:rsidRPr="00113444">
                    <w:rPr>
                      <w:rFonts w:ascii="Aptos" w:hAnsi="Aptos" w:cs="Calibri"/>
                      <w:color w:val="242424"/>
                      <w:sz w:val="22"/>
                      <w:szCs w:val="22"/>
                      <w:lang w:eastAsia="ja-JP"/>
                    </w:rPr>
                    <w:t>amlitelimab well</w:t>
                  </w:r>
                  <w:r w:rsidR="00113444">
                    <w:rPr>
                      <w:rFonts w:ascii="Aptos" w:hAnsi="Aptos" w:cs="Calibri"/>
                      <w:color w:val="242424"/>
                      <w:sz w:val="22"/>
                      <w:szCs w:val="22"/>
                      <w:lang w:eastAsia="ja-JP"/>
                    </w:rPr>
                    <w:t xml:space="preserve"> </w:t>
                  </w:r>
                  <w:r w:rsidR="00113444" w:rsidRPr="00113444">
                    <w:rPr>
                      <w:rFonts w:ascii="Aptos" w:hAnsi="Aptos" w:cs="Calibri"/>
                      <w:color w:val="242424"/>
                      <w:sz w:val="22"/>
                      <w:szCs w:val="22"/>
                      <w:lang w:eastAsia="ja-JP"/>
                    </w:rPr>
                    <w:t>tolerated through Week 52</w:t>
                  </w:r>
                </w:p>
                <w:p w14:paraId="3D5F5129" w14:textId="77777777" w:rsidR="00D842D8" w:rsidRPr="005B79E9" w:rsidRDefault="00D842D8" w:rsidP="007A4084">
                  <w:pPr>
                    <w:rPr>
                      <w:rFonts w:ascii="Aptos" w:hAnsi="Aptos" w:cs="Calibri"/>
                      <w:color w:val="242424"/>
                    </w:rPr>
                  </w:pPr>
                </w:p>
                <w:p w14:paraId="63605F5A" w14:textId="7ADE9784" w:rsidR="005C5D62" w:rsidRPr="005B79E9" w:rsidRDefault="00913910" w:rsidP="00A05339">
                  <w:pPr>
                    <w:keepNext/>
                    <w:rPr>
                      <w:rFonts w:ascii="Aptos" w:hAnsi="Aptos" w:cs="Calibri"/>
                      <w:b/>
                      <w:bCs/>
                      <w:color w:val="C00000"/>
                      <w:sz w:val="28"/>
                      <w:szCs w:val="28"/>
                    </w:rPr>
                  </w:pPr>
                  <w:r w:rsidRPr="005B79E9">
                    <w:rPr>
                      <w:rFonts w:ascii="Aptos" w:hAnsi="Aptos" w:cs="Calibri"/>
                      <w:b/>
                      <w:bCs/>
                      <w:color w:val="071D49"/>
                      <w:sz w:val="28"/>
                      <w:szCs w:val="28"/>
                    </w:rPr>
                    <w:t>Impact (CI PoV):</w:t>
                  </w:r>
                  <w:r w:rsidR="0082747D" w:rsidRPr="005B79E9">
                    <w:rPr>
                      <w:rFonts w:ascii="Aptos" w:hAnsi="Aptos" w:cs="Calibri"/>
                      <w:b/>
                      <w:bCs/>
                      <w:color w:val="E97132"/>
                      <w:sz w:val="28"/>
                      <w:szCs w:val="28"/>
                    </w:rPr>
                    <w:t xml:space="preserve"> </w:t>
                  </w:r>
                  <w:r w:rsidR="007E17D6" w:rsidRPr="007E17D6">
                    <w:rPr>
                      <w:rFonts w:ascii="Aptos" w:hAnsi="Aptos" w:cs="Calibri"/>
                      <w:b/>
                      <w:bCs/>
                      <w:color w:val="C00000"/>
                      <w:sz w:val="28"/>
                      <w:szCs w:val="28"/>
                    </w:rPr>
                    <w:t>H</w:t>
                  </w:r>
                  <w:r w:rsidR="00F631AF" w:rsidRPr="007E17D6">
                    <w:rPr>
                      <w:rFonts w:ascii="Aptos" w:hAnsi="Aptos" w:cs="Calibri"/>
                      <w:b/>
                      <w:bCs/>
                      <w:color w:val="C00000"/>
                      <w:sz w:val="28"/>
                      <w:szCs w:val="28"/>
                    </w:rPr>
                    <w:t>I</w:t>
                  </w:r>
                  <w:r w:rsidR="007E17D6" w:rsidRPr="007E17D6">
                    <w:rPr>
                      <w:rFonts w:ascii="Aptos" w:hAnsi="Aptos" w:cs="Calibri"/>
                      <w:b/>
                      <w:bCs/>
                      <w:color w:val="C00000"/>
                      <w:sz w:val="28"/>
                      <w:szCs w:val="28"/>
                    </w:rPr>
                    <w:t>GH</w:t>
                  </w:r>
                </w:p>
                <w:p w14:paraId="64E40A2A" w14:textId="1444B43D" w:rsidR="004E211F" w:rsidRDefault="00C33757" w:rsidP="006B2825">
                  <w:pPr>
                    <w:pStyle w:val="ListParagraph"/>
                    <w:keepNext/>
                    <w:numPr>
                      <w:ilvl w:val="0"/>
                      <w:numId w:val="17"/>
                    </w:numPr>
                    <w:rPr>
                      <w:rFonts w:ascii="Aptos" w:hAnsi="Aptos" w:cs="Calibri"/>
                      <w:sz w:val="22"/>
                      <w:szCs w:val="22"/>
                    </w:rPr>
                  </w:pPr>
                  <w:r>
                    <w:rPr>
                      <w:rFonts w:ascii="Aptos" w:hAnsi="Aptos" w:cs="Calibri"/>
                      <w:sz w:val="22"/>
                      <w:szCs w:val="22"/>
                    </w:rPr>
                    <w:t xml:space="preserve">While </w:t>
                  </w:r>
                  <w:r w:rsidR="00C86612">
                    <w:rPr>
                      <w:rFonts w:ascii="Aptos" w:hAnsi="Aptos" w:cs="Calibri"/>
                      <w:sz w:val="22"/>
                      <w:szCs w:val="22"/>
                    </w:rPr>
                    <w:t>studies met US specific endpoints with a potential path for regulatory submission in the US</w:t>
                  </w:r>
                  <w:r w:rsidR="00310B70">
                    <w:rPr>
                      <w:rFonts w:ascii="Aptos" w:hAnsi="Aptos" w:cs="Calibri"/>
                      <w:sz w:val="22"/>
                      <w:szCs w:val="22"/>
                    </w:rPr>
                    <w:t xml:space="preserve">, the </w:t>
                  </w:r>
                  <w:r w:rsidR="00310B70" w:rsidRPr="00245595">
                    <w:rPr>
                      <w:rFonts w:ascii="Aptos" w:hAnsi="Aptos" w:cs="Calibri"/>
                      <w:b/>
                      <w:bCs/>
                      <w:sz w:val="22"/>
                      <w:szCs w:val="22"/>
                    </w:rPr>
                    <w:t>E</w:t>
                  </w:r>
                  <w:r w:rsidR="00FE1681" w:rsidRPr="00245595">
                    <w:rPr>
                      <w:rFonts w:ascii="Aptos" w:hAnsi="Aptos" w:cs="Calibri"/>
                      <w:b/>
                      <w:bCs/>
                      <w:sz w:val="22"/>
                      <w:szCs w:val="22"/>
                    </w:rPr>
                    <w:t>U regulatory pat</w:t>
                  </w:r>
                  <w:r w:rsidR="00726922" w:rsidRPr="00245595">
                    <w:rPr>
                      <w:rFonts w:ascii="Aptos" w:hAnsi="Aptos" w:cs="Calibri"/>
                      <w:b/>
                      <w:bCs/>
                      <w:sz w:val="22"/>
                      <w:szCs w:val="22"/>
                    </w:rPr>
                    <w:t>h remains</w:t>
                  </w:r>
                  <w:r w:rsidR="00892115" w:rsidRPr="00245595">
                    <w:rPr>
                      <w:rFonts w:ascii="Aptos" w:hAnsi="Aptos" w:cs="Calibri"/>
                      <w:b/>
                      <w:bCs/>
                      <w:sz w:val="22"/>
                      <w:szCs w:val="22"/>
                    </w:rPr>
                    <w:t xml:space="preserve"> </w:t>
                  </w:r>
                  <w:r w:rsidR="00040972">
                    <w:rPr>
                      <w:rFonts w:ascii="Aptos" w:hAnsi="Aptos" w:cs="Calibri"/>
                      <w:b/>
                      <w:bCs/>
                      <w:sz w:val="22"/>
                      <w:szCs w:val="22"/>
                    </w:rPr>
                    <w:t>unclear</w:t>
                  </w:r>
                  <w:r w:rsidR="00040972" w:rsidRPr="00245595">
                    <w:rPr>
                      <w:rFonts w:ascii="Aptos" w:hAnsi="Aptos" w:cs="Calibri"/>
                      <w:b/>
                      <w:bCs/>
                      <w:sz w:val="22"/>
                      <w:szCs w:val="22"/>
                    </w:rPr>
                    <w:t xml:space="preserve"> </w:t>
                  </w:r>
                  <w:r w:rsidR="0069649B" w:rsidRPr="00245595">
                    <w:rPr>
                      <w:rFonts w:ascii="Aptos" w:hAnsi="Aptos" w:cs="Calibri"/>
                      <w:b/>
                      <w:bCs/>
                      <w:sz w:val="22"/>
                      <w:szCs w:val="22"/>
                    </w:rPr>
                    <w:t>g</w:t>
                  </w:r>
                  <w:r w:rsidR="00D04886" w:rsidRPr="00245595">
                    <w:rPr>
                      <w:rFonts w:ascii="Aptos" w:hAnsi="Aptos" w:cs="Calibri"/>
                      <w:b/>
                      <w:bCs/>
                      <w:sz w:val="22"/>
                      <w:szCs w:val="22"/>
                    </w:rPr>
                    <w:t xml:space="preserve">iven </w:t>
                  </w:r>
                  <w:r w:rsidR="00B81FB7" w:rsidRPr="00245595">
                    <w:rPr>
                      <w:rFonts w:ascii="Aptos" w:hAnsi="Aptos" w:cs="Calibri"/>
                      <w:b/>
                      <w:bCs/>
                      <w:sz w:val="22"/>
                      <w:szCs w:val="22"/>
                    </w:rPr>
                    <w:t>COA</w:t>
                  </w:r>
                  <w:r w:rsidR="003E1D1A" w:rsidRPr="00245595">
                    <w:rPr>
                      <w:rFonts w:ascii="Aptos" w:hAnsi="Aptos" w:cs="Calibri"/>
                      <w:b/>
                      <w:bCs/>
                      <w:sz w:val="22"/>
                      <w:szCs w:val="22"/>
                    </w:rPr>
                    <w:t>ST</w:t>
                  </w:r>
                  <w:r w:rsidR="00251589" w:rsidRPr="00245595">
                    <w:rPr>
                      <w:rFonts w:ascii="Aptos" w:hAnsi="Aptos" w:cs="Calibri"/>
                      <w:b/>
                      <w:bCs/>
                      <w:sz w:val="22"/>
                      <w:szCs w:val="22"/>
                    </w:rPr>
                    <w:t xml:space="preserve"> 2’</w:t>
                  </w:r>
                  <w:r w:rsidR="004C2775" w:rsidRPr="00245595">
                    <w:rPr>
                      <w:rFonts w:ascii="Aptos" w:hAnsi="Aptos" w:cs="Calibri"/>
                      <w:b/>
                      <w:bCs/>
                      <w:sz w:val="22"/>
                      <w:szCs w:val="22"/>
                    </w:rPr>
                    <w:t>s fail</w:t>
                  </w:r>
                  <w:r w:rsidR="00B1466C" w:rsidRPr="00245595">
                    <w:rPr>
                      <w:rFonts w:ascii="Aptos" w:hAnsi="Aptos" w:cs="Calibri"/>
                      <w:b/>
                      <w:bCs/>
                      <w:sz w:val="22"/>
                      <w:szCs w:val="22"/>
                    </w:rPr>
                    <w:t xml:space="preserve">ure </w:t>
                  </w:r>
                  <w:r w:rsidR="00D837EC" w:rsidRPr="00245595">
                    <w:rPr>
                      <w:rFonts w:ascii="Aptos" w:hAnsi="Aptos" w:cs="Calibri"/>
                      <w:b/>
                      <w:bCs/>
                      <w:sz w:val="22"/>
                      <w:szCs w:val="22"/>
                    </w:rPr>
                    <w:t xml:space="preserve">to meet </w:t>
                  </w:r>
                  <w:r w:rsidR="00F870C8" w:rsidRPr="00245595">
                    <w:rPr>
                      <w:rFonts w:ascii="Aptos" w:hAnsi="Aptos" w:cs="Calibri"/>
                      <w:b/>
                      <w:bCs/>
                      <w:sz w:val="22"/>
                      <w:szCs w:val="22"/>
                    </w:rPr>
                    <w:t>the EU</w:t>
                  </w:r>
                  <w:r w:rsidR="00A2303F" w:rsidRPr="00245595">
                    <w:rPr>
                      <w:rFonts w:ascii="Aptos" w:hAnsi="Aptos" w:cs="Calibri"/>
                      <w:b/>
                      <w:bCs/>
                      <w:sz w:val="22"/>
                      <w:szCs w:val="22"/>
                    </w:rPr>
                    <w:t xml:space="preserve"> co-pri</w:t>
                  </w:r>
                  <w:r w:rsidR="00823824" w:rsidRPr="00245595">
                    <w:rPr>
                      <w:rFonts w:ascii="Aptos" w:hAnsi="Aptos" w:cs="Calibri"/>
                      <w:b/>
                      <w:bCs/>
                      <w:sz w:val="22"/>
                      <w:szCs w:val="22"/>
                    </w:rPr>
                    <w:t>mary endpoints</w:t>
                  </w:r>
                  <w:r w:rsidR="00DF4760" w:rsidRPr="0053347D">
                    <w:rPr>
                      <w:rFonts w:ascii="Aptos" w:hAnsi="Aptos" w:cs="Calibri"/>
                      <w:sz w:val="22"/>
                      <w:szCs w:val="22"/>
                    </w:rPr>
                    <w:t>.</w:t>
                  </w:r>
                  <w:r w:rsidR="00925BB6" w:rsidRPr="0053347D">
                    <w:rPr>
                      <w:rFonts w:ascii="Aptos" w:hAnsi="Aptos" w:cs="Calibri"/>
                      <w:sz w:val="22"/>
                      <w:szCs w:val="22"/>
                    </w:rPr>
                    <w:t xml:space="preserve"> </w:t>
                  </w:r>
                  <w:r w:rsidR="00925BB6" w:rsidRPr="005C681C">
                    <w:rPr>
                      <w:rFonts w:ascii="Aptos" w:hAnsi="Aptos" w:cs="Calibri"/>
                      <w:b/>
                      <w:bCs/>
                      <w:sz w:val="22"/>
                      <w:szCs w:val="22"/>
                    </w:rPr>
                    <w:t xml:space="preserve">Label </w:t>
                  </w:r>
                  <w:r w:rsidR="00CC2692" w:rsidRPr="005C681C">
                    <w:rPr>
                      <w:rFonts w:ascii="Aptos" w:hAnsi="Aptos" w:cs="Calibri"/>
                      <w:b/>
                      <w:bCs/>
                      <w:sz w:val="22"/>
                      <w:szCs w:val="22"/>
                    </w:rPr>
                    <w:t>expe</w:t>
                  </w:r>
                  <w:r w:rsidR="00193EC3" w:rsidRPr="005C681C">
                    <w:rPr>
                      <w:rFonts w:ascii="Aptos" w:hAnsi="Aptos" w:cs="Calibri"/>
                      <w:b/>
                      <w:bCs/>
                      <w:sz w:val="22"/>
                      <w:szCs w:val="22"/>
                    </w:rPr>
                    <w:t xml:space="preserve">ctations </w:t>
                  </w:r>
                  <w:r w:rsidR="003D10FB" w:rsidRPr="005C681C">
                    <w:rPr>
                      <w:rFonts w:ascii="Aptos" w:hAnsi="Aptos" w:cs="Calibri"/>
                      <w:b/>
                      <w:bCs/>
                      <w:sz w:val="22"/>
                      <w:szCs w:val="22"/>
                    </w:rPr>
                    <w:t>across</w:t>
                  </w:r>
                  <w:r w:rsidR="00FE270F" w:rsidRPr="005C681C">
                    <w:rPr>
                      <w:rFonts w:ascii="Aptos" w:hAnsi="Aptos" w:cs="Calibri"/>
                      <w:b/>
                      <w:bCs/>
                      <w:sz w:val="22"/>
                      <w:szCs w:val="22"/>
                    </w:rPr>
                    <w:t xml:space="preserve"> geographies </w:t>
                  </w:r>
                  <w:r w:rsidR="00193EC3" w:rsidRPr="005C681C">
                    <w:rPr>
                      <w:rFonts w:ascii="Aptos" w:hAnsi="Aptos" w:cs="Calibri"/>
                      <w:b/>
                      <w:bCs/>
                      <w:sz w:val="22"/>
                      <w:szCs w:val="22"/>
                    </w:rPr>
                    <w:t xml:space="preserve">are </w:t>
                  </w:r>
                  <w:r w:rsidR="009C1800" w:rsidRPr="005C681C">
                    <w:rPr>
                      <w:rFonts w:ascii="Aptos" w:hAnsi="Aptos" w:cs="Calibri"/>
                      <w:b/>
                      <w:bCs/>
                      <w:sz w:val="22"/>
                      <w:szCs w:val="22"/>
                    </w:rPr>
                    <w:t>also uncle</w:t>
                  </w:r>
                  <w:r w:rsidR="002C5408" w:rsidRPr="005C681C">
                    <w:rPr>
                      <w:rFonts w:ascii="Aptos" w:hAnsi="Aptos" w:cs="Calibri"/>
                      <w:b/>
                      <w:bCs/>
                      <w:sz w:val="22"/>
                      <w:szCs w:val="22"/>
                    </w:rPr>
                    <w:t>ar</w:t>
                  </w:r>
                  <w:r w:rsidR="004E211F" w:rsidRPr="0053347D">
                    <w:rPr>
                      <w:rFonts w:ascii="Aptos" w:hAnsi="Aptos" w:cs="Calibri"/>
                      <w:sz w:val="22"/>
                      <w:szCs w:val="22"/>
                    </w:rPr>
                    <w:t xml:space="preserve">, as COAST 2 </w:t>
                  </w:r>
                  <w:r w:rsidR="006E0BA7" w:rsidRPr="0053347D">
                    <w:rPr>
                      <w:rFonts w:ascii="Aptos" w:hAnsi="Aptos" w:cs="Calibri"/>
                      <w:sz w:val="22"/>
                      <w:szCs w:val="22"/>
                    </w:rPr>
                    <w:t xml:space="preserve">failed under the EU </w:t>
                  </w:r>
                  <w:proofErr w:type="spellStart"/>
                  <w:r w:rsidR="006E0BA7" w:rsidRPr="0053347D">
                    <w:rPr>
                      <w:rFonts w:ascii="Aptos" w:hAnsi="Aptos" w:cs="Calibri"/>
                      <w:sz w:val="22"/>
                      <w:szCs w:val="22"/>
                    </w:rPr>
                    <w:t>estimand</w:t>
                  </w:r>
                  <w:proofErr w:type="spellEnd"/>
                  <w:r w:rsidR="006E0BA7" w:rsidRPr="0053347D">
                    <w:rPr>
                      <w:rFonts w:ascii="Aptos" w:hAnsi="Aptos" w:cs="Calibri"/>
                      <w:sz w:val="22"/>
                      <w:szCs w:val="22"/>
                    </w:rPr>
                    <w:t xml:space="preserve"> in</w:t>
                  </w:r>
                  <w:r w:rsidR="006E0BA7" w:rsidRPr="006E0BA7">
                    <w:rPr>
                      <w:rFonts w:ascii="Aptos" w:hAnsi="Aptos" w:cs="Calibri"/>
                      <w:sz w:val="22"/>
                      <w:szCs w:val="22"/>
                    </w:rPr>
                    <w:t xml:space="preserve"> the monotherapy setting, whereas SHORE met EU criteria in the presence of background topical therapy</w:t>
                  </w:r>
                </w:p>
                <w:p w14:paraId="3B56BD2B" w14:textId="14454B8E" w:rsidR="003D2380" w:rsidRPr="00F95786" w:rsidRDefault="002A72E7" w:rsidP="00A37327">
                  <w:pPr>
                    <w:pStyle w:val="ListParagraph"/>
                    <w:keepNext/>
                    <w:numPr>
                      <w:ilvl w:val="1"/>
                      <w:numId w:val="17"/>
                    </w:numPr>
                    <w:rPr>
                      <w:rFonts w:ascii="Aptos" w:hAnsi="Aptos" w:cs="Calibri"/>
                      <w:i/>
                      <w:color w:val="0070C0"/>
                      <w:sz w:val="22"/>
                      <w:szCs w:val="22"/>
                    </w:rPr>
                  </w:pPr>
                  <w:r>
                    <w:rPr>
                      <w:rFonts w:ascii="Aptos" w:hAnsi="Aptos" w:cs="Calibri"/>
                      <w:i/>
                      <w:iCs/>
                      <w:color w:val="0070C0"/>
                      <w:sz w:val="22"/>
                      <w:szCs w:val="22"/>
                    </w:rPr>
                    <w:t>P</w:t>
                  </w:r>
                  <w:r w:rsidR="00536187" w:rsidRPr="00F95786">
                    <w:rPr>
                      <w:rFonts w:ascii="Aptos" w:hAnsi="Aptos" w:cs="Calibri"/>
                      <w:i/>
                      <w:iCs/>
                      <w:color w:val="0070C0"/>
                      <w:sz w:val="22"/>
                      <w:szCs w:val="22"/>
                    </w:rPr>
                    <w:t>otential</w:t>
                  </w:r>
                  <w:r w:rsidR="00567051" w:rsidRPr="34F2EB87">
                    <w:rPr>
                      <w:rFonts w:ascii="Aptos" w:hAnsi="Aptos" w:cs="Calibri"/>
                      <w:i/>
                      <w:iCs/>
                      <w:color w:val="0070C0"/>
                      <w:sz w:val="22"/>
                      <w:szCs w:val="22"/>
                    </w:rPr>
                    <w:t xml:space="preserve"> ris</w:t>
                  </w:r>
                  <w:r w:rsidR="001A1AED" w:rsidRPr="34F2EB87">
                    <w:rPr>
                      <w:rFonts w:ascii="Aptos" w:hAnsi="Aptos" w:cs="Calibri"/>
                      <w:i/>
                      <w:iCs/>
                      <w:color w:val="0070C0"/>
                      <w:sz w:val="22"/>
                      <w:szCs w:val="22"/>
                    </w:rPr>
                    <w:t>k of U</w:t>
                  </w:r>
                  <w:r w:rsidR="007A5BE5" w:rsidRPr="34F2EB87">
                    <w:rPr>
                      <w:rFonts w:ascii="Aptos" w:hAnsi="Aptos" w:cs="Calibri"/>
                      <w:i/>
                      <w:iCs/>
                      <w:color w:val="0070C0"/>
                      <w:sz w:val="22"/>
                      <w:szCs w:val="22"/>
                    </w:rPr>
                    <w:t>S</w:t>
                  </w:r>
                  <w:r w:rsidR="008652CD" w:rsidRPr="34F2EB87">
                    <w:rPr>
                      <w:rFonts w:ascii="Aptos" w:hAnsi="Aptos" w:cs="Calibri"/>
                      <w:i/>
                      <w:iCs/>
                      <w:color w:val="0070C0"/>
                      <w:sz w:val="22"/>
                      <w:szCs w:val="22"/>
                    </w:rPr>
                    <w:t>/</w:t>
                  </w:r>
                  <w:r w:rsidR="00F847FD" w:rsidRPr="34F2EB87">
                    <w:rPr>
                      <w:rFonts w:ascii="Aptos" w:hAnsi="Aptos" w:cs="Calibri"/>
                      <w:i/>
                      <w:iCs/>
                      <w:color w:val="0070C0"/>
                      <w:sz w:val="22"/>
                      <w:szCs w:val="22"/>
                    </w:rPr>
                    <w:t>EU lab</w:t>
                  </w:r>
                  <w:r w:rsidR="00973EB8" w:rsidRPr="34F2EB87">
                    <w:rPr>
                      <w:rFonts w:ascii="Aptos" w:hAnsi="Aptos" w:cs="Calibri"/>
                      <w:i/>
                      <w:iCs/>
                      <w:color w:val="0070C0"/>
                      <w:sz w:val="22"/>
                      <w:szCs w:val="22"/>
                    </w:rPr>
                    <w:t>el diver</w:t>
                  </w:r>
                  <w:r w:rsidR="009B5E20" w:rsidRPr="34F2EB87">
                    <w:rPr>
                      <w:rFonts w:ascii="Aptos" w:hAnsi="Aptos" w:cs="Calibri"/>
                      <w:i/>
                      <w:iCs/>
                      <w:color w:val="0070C0"/>
                      <w:sz w:val="22"/>
                      <w:szCs w:val="22"/>
                    </w:rPr>
                    <w:t>gence</w:t>
                  </w:r>
                  <w:r w:rsidR="00B327F6" w:rsidRPr="34F2EB87">
                    <w:rPr>
                      <w:rFonts w:ascii="Aptos" w:hAnsi="Aptos" w:cs="Calibri"/>
                      <w:i/>
                      <w:iCs/>
                      <w:color w:val="0070C0"/>
                      <w:sz w:val="22"/>
                      <w:szCs w:val="22"/>
                    </w:rPr>
                    <w:t xml:space="preserve"> </w:t>
                  </w:r>
                </w:p>
                <w:p w14:paraId="6697DC8A" w14:textId="77777777" w:rsidR="00A64169" w:rsidRPr="005B79E9" w:rsidRDefault="00A64169" w:rsidP="00A64169">
                  <w:pPr>
                    <w:pStyle w:val="ListParagraph"/>
                    <w:keepNext/>
                    <w:rPr>
                      <w:rFonts w:ascii="Aptos" w:hAnsi="Aptos" w:cs="Calibri"/>
                      <w:b/>
                      <w:bCs/>
                      <w:lang w:val="en-GB" w:eastAsia="ja-JP"/>
                    </w:rPr>
                  </w:pPr>
                </w:p>
                <w:p w14:paraId="06D7094D" w14:textId="1E18333B" w:rsidR="00913910" w:rsidRPr="005B79E9" w:rsidRDefault="00913910" w:rsidP="00913910">
                  <w:pPr>
                    <w:keepNext/>
                    <w:rPr>
                      <w:rFonts w:ascii="Aptos" w:hAnsi="Aptos" w:cs="Calibri"/>
                      <w:b/>
                      <w:bCs/>
                      <w:color w:val="0070C0"/>
                      <w:sz w:val="28"/>
                      <w:szCs w:val="28"/>
                      <w:lang w:eastAsia="ko-KR"/>
                      <w14:ligatures w14:val="standardContextual"/>
                    </w:rPr>
                  </w:pPr>
                  <w:r w:rsidRPr="005B79E9">
                    <w:rPr>
                      <w:rFonts w:ascii="Aptos" w:hAnsi="Aptos" w:cs="Calibri"/>
                      <w:b/>
                      <w:bCs/>
                      <w:color w:val="071D49"/>
                      <w:sz w:val="28"/>
                      <w:szCs w:val="28"/>
                    </w:rPr>
                    <w:t>Why it matters</w:t>
                  </w:r>
                  <w:r w:rsidRPr="005B79E9">
                    <w:rPr>
                      <w:rFonts w:ascii="Aptos" w:hAnsi="Aptos" w:cs="Calibri"/>
                      <w:sz w:val="28"/>
                      <w:szCs w:val="28"/>
                    </w:rPr>
                    <w:t>:</w:t>
                  </w:r>
                </w:p>
                <w:p w14:paraId="04597517" w14:textId="417038F0" w:rsidR="00E30F91" w:rsidRPr="00F568A2" w:rsidRDefault="00F947E2" w:rsidP="00CB47AA">
                  <w:pPr>
                    <w:pStyle w:val="ListParagraph"/>
                    <w:numPr>
                      <w:ilvl w:val="0"/>
                      <w:numId w:val="17"/>
                    </w:numPr>
                    <w:rPr>
                      <w:rFonts w:ascii="Aptos" w:hAnsi="Aptos" w:cs="Calibri"/>
                      <w:i/>
                      <w:iCs/>
                      <w:color w:val="0070C0"/>
                      <w:sz w:val="22"/>
                      <w:szCs w:val="22"/>
                      <w:lang w:val="en-GB" w:eastAsia="ja-JP"/>
                    </w:rPr>
                  </w:pPr>
                  <w:r>
                    <w:rPr>
                      <w:rFonts w:ascii="Aptos" w:hAnsi="Aptos" w:cs="Calibri"/>
                      <w:sz w:val="22"/>
                      <w:szCs w:val="22"/>
                      <w:lang w:val="en-GB" w:eastAsia="ja-JP"/>
                    </w:rPr>
                    <w:t>Topline</w:t>
                  </w:r>
                  <w:r w:rsidR="00E30F91" w:rsidRPr="005B79E9">
                    <w:rPr>
                      <w:rFonts w:ascii="Aptos" w:hAnsi="Aptos" w:cs="Calibri"/>
                      <w:sz w:val="22"/>
                      <w:szCs w:val="22"/>
                      <w:lang w:val="en-GB" w:eastAsia="ja-JP"/>
                    </w:rPr>
                    <w:t xml:space="preserve"> follows September 2025 COAST 1 </w:t>
                  </w:r>
                  <w:hyperlink r:id="rId15" w:history="1">
                    <w:r w:rsidR="00E30F91" w:rsidRPr="005B79E9">
                      <w:rPr>
                        <w:rStyle w:val="Hyperlink"/>
                        <w:rFonts w:ascii="Aptos" w:hAnsi="Aptos" w:cs="Calibri"/>
                        <w:sz w:val="22"/>
                        <w:szCs w:val="22"/>
                      </w:rPr>
                      <w:t>topline</w:t>
                    </w:r>
                  </w:hyperlink>
                  <w:r w:rsidR="00E30F91" w:rsidRPr="005B79E9">
                    <w:rPr>
                      <w:rFonts w:ascii="Aptos" w:hAnsi="Aptos" w:cs="Calibri"/>
                      <w:sz w:val="22"/>
                      <w:szCs w:val="22"/>
                    </w:rPr>
                    <w:t xml:space="preserve"> </w:t>
                  </w:r>
                  <w:r w:rsidR="00E30F91" w:rsidRPr="005B79E9">
                    <w:rPr>
                      <w:rFonts w:ascii="Aptos" w:hAnsi="Aptos" w:cs="Calibri"/>
                      <w:sz w:val="22"/>
                      <w:szCs w:val="22"/>
                      <w:lang w:val="en-GB" w:eastAsia="ja-JP"/>
                    </w:rPr>
                    <w:t xml:space="preserve">data, </w:t>
                  </w:r>
                  <w:r w:rsidR="003E0BF9">
                    <w:rPr>
                      <w:rFonts w:ascii="Aptos" w:hAnsi="Aptos" w:cs="Calibri"/>
                      <w:sz w:val="22"/>
                      <w:szCs w:val="22"/>
                      <w:lang w:val="en-GB" w:eastAsia="ja-JP"/>
                    </w:rPr>
                    <w:t>where</w:t>
                  </w:r>
                  <w:r w:rsidR="00E30F91" w:rsidRPr="00536187">
                    <w:rPr>
                      <w:rFonts w:ascii="Aptos" w:hAnsi="Aptos" w:cs="Calibri"/>
                      <w:b/>
                      <w:bCs/>
                      <w:sz w:val="22"/>
                      <w:szCs w:val="22"/>
                      <w:lang w:val="en-GB" w:eastAsia="ja-JP"/>
                    </w:rPr>
                    <w:t xml:space="preserve"> amlitelimab monotherapy </w:t>
                  </w:r>
                  <w:r w:rsidR="00F568A2" w:rsidRPr="00F568A2">
                    <w:rPr>
                      <w:rFonts w:ascii="Aptos" w:hAnsi="Aptos" w:cs="Calibri"/>
                      <w:b/>
                      <w:bCs/>
                      <w:sz w:val="22"/>
                      <w:szCs w:val="22"/>
                      <w:lang w:eastAsia="ja-JP"/>
                    </w:rPr>
                    <w:t>met primary endpoints but was viewed as underwhelming relative to current biologics</w:t>
                  </w:r>
                </w:p>
                <w:p w14:paraId="09C9233C" w14:textId="75129D70" w:rsidR="00E30F91" w:rsidRPr="00EE2E4A" w:rsidRDefault="00EE2E4A" w:rsidP="00CB47AA">
                  <w:pPr>
                    <w:pStyle w:val="ListParagraph"/>
                    <w:numPr>
                      <w:ilvl w:val="1"/>
                      <w:numId w:val="17"/>
                    </w:numPr>
                    <w:rPr>
                      <w:rFonts w:ascii="Aptos" w:hAnsi="Aptos" w:cs="Calibri"/>
                      <w:color w:val="242424"/>
                      <w:sz w:val="22"/>
                      <w:szCs w:val="22"/>
                      <w:lang w:eastAsia="ja-JP"/>
                    </w:rPr>
                  </w:pPr>
                  <w:r>
                    <w:rPr>
                      <w:rFonts w:ascii="Aptos" w:hAnsi="Aptos" w:cs="Calibri"/>
                      <w:color w:val="242424"/>
                      <w:sz w:val="22"/>
                      <w:szCs w:val="22"/>
                      <w:lang w:eastAsia="ja-JP"/>
                    </w:rPr>
                    <w:t>T</w:t>
                  </w:r>
                  <w:r w:rsidRPr="00EE2E4A">
                    <w:rPr>
                      <w:rFonts w:ascii="Aptos" w:hAnsi="Aptos" w:cs="Calibri"/>
                      <w:color w:val="242424"/>
                      <w:sz w:val="22"/>
                      <w:szCs w:val="22"/>
                      <w:lang w:eastAsia="ja-JP"/>
                    </w:rPr>
                    <w:t xml:space="preserve">he addition of SHORE and COAST 2 </w:t>
                  </w:r>
                  <w:r w:rsidR="005C6B98" w:rsidRPr="005C6B98">
                    <w:rPr>
                      <w:rFonts w:ascii="Aptos" w:hAnsi="Aptos" w:cs="Calibri"/>
                      <w:color w:val="242424"/>
                      <w:sz w:val="22"/>
                      <w:szCs w:val="22"/>
                      <w:lang w:eastAsia="ja-JP"/>
                    </w:rPr>
                    <w:t xml:space="preserve">does not materially change the efficacy profile, but </w:t>
                  </w:r>
                  <w:r w:rsidR="005C6B98">
                    <w:rPr>
                      <w:rFonts w:ascii="Aptos" w:hAnsi="Aptos" w:cs="Calibri"/>
                      <w:color w:val="242424"/>
                      <w:sz w:val="22"/>
                      <w:szCs w:val="22"/>
                      <w:lang w:eastAsia="ja-JP"/>
                    </w:rPr>
                    <w:t xml:space="preserve">rather </w:t>
                  </w:r>
                  <w:r w:rsidR="005C6B98" w:rsidRPr="005C6B98">
                    <w:rPr>
                      <w:rFonts w:ascii="Aptos" w:hAnsi="Aptos" w:cs="Calibri"/>
                      <w:color w:val="242424"/>
                      <w:sz w:val="22"/>
                      <w:szCs w:val="22"/>
                      <w:lang w:eastAsia="ja-JP"/>
                    </w:rPr>
                    <w:t>strengthens confidence in reproducibility across study designs and reinforces dosing flexibility</w:t>
                  </w:r>
                </w:p>
                <w:p w14:paraId="701E12CF" w14:textId="26F2EE81" w:rsidR="00B8538F" w:rsidRDefault="00B8538F" w:rsidP="00CB47AA">
                  <w:pPr>
                    <w:pStyle w:val="ListParagraph"/>
                    <w:numPr>
                      <w:ilvl w:val="0"/>
                      <w:numId w:val="17"/>
                    </w:numPr>
                    <w:spacing w:after="160"/>
                    <w:rPr>
                      <w:rFonts w:ascii="Aptos" w:hAnsi="Aptos" w:cs="Calibri"/>
                      <w:color w:val="242424"/>
                      <w:sz w:val="22"/>
                      <w:szCs w:val="22"/>
                      <w:lang w:eastAsia="ja-JP"/>
                    </w:rPr>
                  </w:pPr>
                  <w:r w:rsidRPr="00B8538F">
                    <w:rPr>
                      <w:rFonts w:ascii="Aptos" w:hAnsi="Aptos" w:cs="Calibri"/>
                      <w:color w:val="242424"/>
                      <w:sz w:val="22"/>
                      <w:szCs w:val="22"/>
                      <w:lang w:eastAsia="ja-JP"/>
                    </w:rPr>
                    <w:t xml:space="preserve">Sanofi </w:t>
                  </w:r>
                  <w:proofErr w:type="gramStart"/>
                  <w:r w:rsidRPr="00B8538F">
                    <w:rPr>
                      <w:rFonts w:ascii="Aptos" w:hAnsi="Aptos" w:cs="Calibri"/>
                      <w:color w:val="242424"/>
                      <w:sz w:val="22"/>
                      <w:szCs w:val="22"/>
                      <w:lang w:eastAsia="ja-JP"/>
                    </w:rPr>
                    <w:t>believes</w:t>
                  </w:r>
                  <w:proofErr w:type="gramEnd"/>
                  <w:r w:rsidRPr="00B8538F">
                    <w:rPr>
                      <w:rFonts w:ascii="Aptos" w:hAnsi="Aptos" w:cs="Calibri"/>
                      <w:color w:val="242424"/>
                      <w:sz w:val="22"/>
                      <w:szCs w:val="22"/>
                      <w:lang w:eastAsia="ja-JP"/>
                    </w:rPr>
                    <w:t xml:space="preserve"> </w:t>
                  </w:r>
                  <w:proofErr w:type="gramStart"/>
                  <w:r w:rsidR="00DB5F23" w:rsidRPr="005B79E9">
                    <w:rPr>
                      <w:rFonts w:ascii="Aptos" w:hAnsi="Aptos" w:cs="Calibri"/>
                      <w:color w:val="242424"/>
                      <w:sz w:val="22"/>
                      <w:szCs w:val="22"/>
                      <w:lang w:eastAsia="ja-JP"/>
                    </w:rPr>
                    <w:t>novel</w:t>
                  </w:r>
                  <w:proofErr w:type="gramEnd"/>
                  <w:r w:rsidR="00DB5F23" w:rsidRPr="005B79E9">
                    <w:rPr>
                      <w:rFonts w:ascii="Aptos" w:hAnsi="Aptos" w:cs="Calibri"/>
                      <w:color w:val="242424"/>
                      <w:sz w:val="22"/>
                      <w:szCs w:val="22"/>
                      <w:lang w:eastAsia="ja-JP"/>
                    </w:rPr>
                    <w:t xml:space="preserve"> </w:t>
                  </w:r>
                  <w:r w:rsidR="00DB5F23" w:rsidRPr="005B79E9">
                    <w:rPr>
                      <w:rFonts w:ascii="Aptos" w:hAnsi="Aptos" w:cs="Calibri"/>
                      <w:b/>
                      <w:bCs/>
                      <w:color w:val="242424"/>
                      <w:sz w:val="22"/>
                      <w:szCs w:val="22"/>
                      <w:lang w:eastAsia="ja-JP"/>
                    </w:rPr>
                    <w:t>fully human, non-T cell depleting</w:t>
                  </w:r>
                  <w:r w:rsidRPr="00B8538F">
                    <w:rPr>
                      <w:rFonts w:ascii="Aptos" w:hAnsi="Aptos" w:cs="Calibri"/>
                      <w:color w:val="242424"/>
                      <w:sz w:val="22"/>
                      <w:szCs w:val="22"/>
                      <w:lang w:eastAsia="ja-JP"/>
                    </w:rPr>
                    <w:t xml:space="preserve"> OX40L MOA offers broad TH2/innate pathway coverage with durable, potentially remission-level efficacy, convenient Q12W dosing, and strong differentiation driven by unmet need</w:t>
                  </w:r>
                </w:p>
                <w:p w14:paraId="52E72BCE" w14:textId="263420A3" w:rsidR="00AB3721" w:rsidRPr="00E30F91" w:rsidRDefault="00EB399C" w:rsidP="00CB47AA">
                  <w:pPr>
                    <w:pStyle w:val="ListParagraph"/>
                    <w:numPr>
                      <w:ilvl w:val="1"/>
                      <w:numId w:val="17"/>
                    </w:numPr>
                    <w:spacing w:after="160"/>
                    <w:rPr>
                      <w:rFonts w:ascii="Aptos" w:hAnsi="Aptos" w:cs="Calibri"/>
                      <w:color w:val="242424"/>
                      <w:sz w:val="22"/>
                      <w:szCs w:val="22"/>
                      <w:lang w:eastAsia="ja-JP"/>
                    </w:rPr>
                  </w:pPr>
                  <w:r>
                    <w:rPr>
                      <w:rFonts w:ascii="Aptos" w:hAnsi="Aptos" w:cs="Calibri"/>
                      <w:color w:val="242424"/>
                      <w:sz w:val="22"/>
                      <w:szCs w:val="22"/>
                      <w:lang w:eastAsia="ja-JP"/>
                    </w:rPr>
                    <w:t xml:space="preserve">Per Sanofi, </w:t>
                  </w:r>
                  <w:r w:rsidR="00B17339" w:rsidRPr="005B79E9">
                    <w:rPr>
                      <w:rFonts w:ascii="Aptos" w:hAnsi="Aptos" w:cs="Calibri"/>
                      <w:color w:val="242424"/>
                      <w:sz w:val="22"/>
                      <w:szCs w:val="22"/>
                      <w:lang w:eastAsia="ja-JP"/>
                    </w:rPr>
                    <w:t xml:space="preserve">Phase 2 and Phase 3 data </w:t>
                  </w:r>
                  <w:r w:rsidR="00E013DE" w:rsidRPr="005B79E9">
                    <w:rPr>
                      <w:rFonts w:ascii="Aptos" w:hAnsi="Aptos" w:cs="Calibri"/>
                      <w:color w:val="242424"/>
                      <w:sz w:val="22"/>
                      <w:szCs w:val="22"/>
                      <w:lang w:eastAsia="ja-JP"/>
                    </w:rPr>
                    <w:t>validate</w:t>
                  </w:r>
                  <w:r w:rsidR="00B17339" w:rsidRPr="005B79E9">
                    <w:rPr>
                      <w:rFonts w:ascii="Aptos" w:hAnsi="Aptos" w:cs="Calibri"/>
                      <w:color w:val="242424"/>
                      <w:sz w:val="22"/>
                      <w:szCs w:val="22"/>
                      <w:lang w:eastAsia="ja-JP"/>
                    </w:rPr>
                    <w:t xml:space="preserve"> </w:t>
                  </w:r>
                  <w:proofErr w:type="spellStart"/>
                  <w:r w:rsidR="00B17339" w:rsidRPr="005B79E9">
                    <w:rPr>
                      <w:rFonts w:ascii="Aptos" w:hAnsi="Aptos" w:cs="Calibri"/>
                      <w:color w:val="242424"/>
                      <w:sz w:val="22"/>
                      <w:szCs w:val="22"/>
                      <w:lang w:eastAsia="ja-JP"/>
                    </w:rPr>
                    <w:t>amlitelimab’s</w:t>
                  </w:r>
                  <w:proofErr w:type="spellEnd"/>
                  <w:r w:rsidR="00B17339" w:rsidRPr="005B79E9">
                    <w:rPr>
                      <w:rFonts w:ascii="Aptos" w:hAnsi="Aptos" w:cs="Calibri"/>
                      <w:color w:val="242424"/>
                      <w:sz w:val="22"/>
                      <w:szCs w:val="22"/>
                      <w:lang w:eastAsia="ja-JP"/>
                    </w:rPr>
                    <w:t xml:space="preserve"> </w:t>
                  </w:r>
                  <w:r w:rsidR="001A4D19" w:rsidRPr="005B79E9">
                    <w:rPr>
                      <w:rFonts w:ascii="Aptos" w:hAnsi="Aptos" w:cs="Calibri"/>
                      <w:color w:val="242424"/>
                      <w:sz w:val="22"/>
                      <w:szCs w:val="22"/>
                      <w:lang w:eastAsia="ja-JP"/>
                    </w:rPr>
                    <w:t>potential to deliver both Q12W dosing from the start and progressive efficacy through week 52</w:t>
                  </w:r>
                </w:p>
                <w:p w14:paraId="280BABB2" w14:textId="62389B61" w:rsidR="00E053B9" w:rsidRPr="00E30F91" w:rsidRDefault="00E053B9" w:rsidP="00CB47AA">
                  <w:pPr>
                    <w:pStyle w:val="ListParagraph"/>
                    <w:numPr>
                      <w:ilvl w:val="1"/>
                      <w:numId w:val="17"/>
                    </w:numPr>
                    <w:spacing w:after="160"/>
                    <w:rPr>
                      <w:rFonts w:ascii="Aptos" w:hAnsi="Aptos" w:cs="Calibri"/>
                      <w:color w:val="242424"/>
                      <w:sz w:val="22"/>
                      <w:szCs w:val="22"/>
                      <w:lang w:eastAsia="ja-JP"/>
                    </w:rPr>
                  </w:pPr>
                  <w:r w:rsidRPr="00E053B9">
                    <w:rPr>
                      <w:rFonts w:ascii="Aptos" w:hAnsi="Aptos" w:cs="Calibri"/>
                      <w:color w:val="242424"/>
                      <w:sz w:val="22"/>
                      <w:szCs w:val="22"/>
                      <w:lang w:eastAsia="ja-JP"/>
                    </w:rPr>
                    <w:t>Management views </w:t>
                  </w:r>
                  <w:r w:rsidRPr="00E053B9">
                    <w:rPr>
                      <w:rFonts w:ascii="Aptos" w:hAnsi="Aptos" w:cs="Calibri"/>
                      <w:b/>
                      <w:bCs/>
                      <w:color w:val="242424"/>
                      <w:sz w:val="22"/>
                      <w:szCs w:val="22"/>
                      <w:lang w:eastAsia="ja-JP"/>
                    </w:rPr>
                    <w:t>amlitelimab</w:t>
                  </w:r>
                  <w:r w:rsidRPr="00E053B9">
                    <w:rPr>
                      <w:rFonts w:ascii="Aptos" w:hAnsi="Aptos" w:cs="Calibri"/>
                      <w:color w:val="242424"/>
                      <w:sz w:val="22"/>
                      <w:szCs w:val="22"/>
                      <w:lang w:eastAsia="ja-JP"/>
                    </w:rPr>
                    <w:t> as potential </w:t>
                  </w:r>
                  <w:r w:rsidRPr="00E053B9">
                    <w:rPr>
                      <w:rFonts w:ascii="Aptos" w:hAnsi="Aptos" w:cs="Calibri"/>
                      <w:b/>
                      <w:bCs/>
                      <w:color w:val="242424"/>
                      <w:sz w:val="22"/>
                      <w:szCs w:val="22"/>
                      <w:lang w:eastAsia="ja-JP"/>
                    </w:rPr>
                    <w:t>$2 billion to $5 billion</w:t>
                  </w:r>
                  <w:r>
                    <w:rPr>
                      <w:rFonts w:ascii="Aptos" w:hAnsi="Aptos" w:cs="Calibri"/>
                      <w:b/>
                      <w:bCs/>
                      <w:color w:val="242424"/>
                      <w:sz w:val="22"/>
                      <w:szCs w:val="22"/>
                      <w:lang w:eastAsia="ja-JP"/>
                    </w:rPr>
                    <w:t xml:space="preserve"> product</w:t>
                  </w:r>
                </w:p>
                <w:p w14:paraId="34B7DCF7" w14:textId="622CA5A9" w:rsidR="003B1AD7" w:rsidRPr="005B79E9" w:rsidRDefault="003B1AD7" w:rsidP="003B1AD7">
                  <w:pPr>
                    <w:keepNext/>
                    <w:rPr>
                      <w:rFonts w:ascii="Aptos" w:hAnsi="Aptos" w:cs="Calibri"/>
                      <w:b/>
                      <w:bCs/>
                      <w:color w:val="071D49"/>
                      <w:sz w:val="28"/>
                      <w:szCs w:val="28"/>
                    </w:rPr>
                  </w:pPr>
                  <w:r w:rsidRPr="005B79E9">
                    <w:rPr>
                      <w:rFonts w:ascii="Aptos" w:hAnsi="Aptos" w:cs="Calibri"/>
                      <w:b/>
                      <w:bCs/>
                      <w:color w:val="071D49"/>
                      <w:sz w:val="28"/>
                      <w:szCs w:val="28"/>
                    </w:rPr>
                    <w:t>Tell me more:</w:t>
                  </w:r>
                </w:p>
                <w:p w14:paraId="57CAA9A6" w14:textId="25E057EA" w:rsidR="00720A0B" w:rsidRPr="005B79E9" w:rsidRDefault="00720A0B" w:rsidP="003B1AD7">
                  <w:pPr>
                    <w:keepNext/>
                    <w:rPr>
                      <w:rFonts w:ascii="Aptos" w:hAnsi="Aptos" w:cs="Calibri"/>
                      <w:b/>
                      <w:bCs/>
                      <w:color w:val="071D49"/>
                      <w:sz w:val="22"/>
                      <w:szCs w:val="22"/>
                      <w:lang w:eastAsia="ko-KR"/>
                      <w14:ligatures w14:val="standardContextual"/>
                    </w:rPr>
                  </w:pPr>
                  <w:r w:rsidRPr="005B79E9">
                    <w:rPr>
                      <w:rFonts w:ascii="Aptos" w:hAnsi="Aptos"/>
                      <w:b/>
                      <w:bCs/>
                      <w:color w:val="071D49"/>
                      <w:sz w:val="22"/>
                      <w:szCs w:val="22"/>
                    </w:rPr>
                    <w:t>SHORE study</w:t>
                  </w:r>
                </w:p>
                <w:p w14:paraId="6FE31D4A" w14:textId="369DE283" w:rsidR="001F2F97" w:rsidRPr="005B79E9" w:rsidRDefault="001F2F97" w:rsidP="006B2825">
                  <w:pPr>
                    <w:pStyle w:val="ListParagraph"/>
                    <w:keepNext/>
                    <w:numPr>
                      <w:ilvl w:val="0"/>
                      <w:numId w:val="17"/>
                    </w:numPr>
                    <w:rPr>
                      <w:rFonts w:ascii="Aptos" w:hAnsi="Aptos" w:cs="Calibri"/>
                      <w:color w:val="242424"/>
                      <w:sz w:val="22"/>
                      <w:szCs w:val="22"/>
                      <w:lang w:val="en-GB" w:eastAsia="ja-JP"/>
                    </w:rPr>
                  </w:pPr>
                  <w:r w:rsidRPr="005B79E9">
                    <w:rPr>
                      <w:rFonts w:ascii="Aptos" w:hAnsi="Aptos" w:cs="Calibri"/>
                      <w:b/>
                      <w:bCs/>
                      <w:color w:val="242424"/>
                      <w:sz w:val="22"/>
                      <w:szCs w:val="22"/>
                      <w:lang w:val="en-GB" w:eastAsia="ja-JP"/>
                    </w:rPr>
                    <w:t>Study design</w:t>
                  </w:r>
                  <w:r w:rsidRPr="005B79E9">
                    <w:rPr>
                      <w:rFonts w:ascii="Aptos" w:hAnsi="Aptos" w:cs="Calibri"/>
                      <w:color w:val="242424"/>
                      <w:sz w:val="22"/>
                      <w:szCs w:val="22"/>
                      <w:lang w:val="en-GB" w:eastAsia="ja-JP"/>
                    </w:rPr>
                    <w:t xml:space="preserve">: </w:t>
                  </w:r>
                  <w:r w:rsidRPr="005B79E9">
                    <w:rPr>
                      <w:rFonts w:ascii="Aptos" w:hAnsi="Aptos" w:cs="Calibri"/>
                      <w:color w:val="242424"/>
                      <w:sz w:val="22"/>
                      <w:szCs w:val="22"/>
                      <w:lang w:eastAsia="ja-JP"/>
                    </w:rPr>
                    <w:t>Phase 3 randomized, double-blind, placebo-controlled, parallel-group, 3-arm trial for 12</w:t>
                  </w:r>
                  <w:r w:rsidR="00F15507">
                    <w:rPr>
                      <w:rFonts w:ascii="Aptos" w:hAnsi="Aptos" w:cs="Calibri"/>
                      <w:color w:val="242424"/>
                      <w:sz w:val="22"/>
                      <w:szCs w:val="22"/>
                      <w:lang w:eastAsia="ja-JP"/>
                    </w:rPr>
                    <w:t>+</w:t>
                  </w:r>
                  <w:r w:rsidRPr="005B79E9">
                    <w:rPr>
                      <w:rFonts w:ascii="Aptos" w:hAnsi="Aptos" w:cs="Calibri"/>
                      <w:color w:val="242424"/>
                      <w:sz w:val="22"/>
                      <w:szCs w:val="22"/>
                      <w:lang w:eastAsia="ja-JP"/>
                    </w:rPr>
                    <w:t xml:space="preserve"> years</w:t>
                  </w:r>
                  <w:r w:rsidR="00911901">
                    <w:rPr>
                      <w:rFonts w:ascii="Aptos" w:hAnsi="Aptos" w:cs="Calibri"/>
                      <w:color w:val="242424"/>
                      <w:sz w:val="22"/>
                      <w:szCs w:val="22"/>
                      <w:lang w:eastAsia="ja-JP"/>
                    </w:rPr>
                    <w:t xml:space="preserve"> patients</w:t>
                  </w:r>
                  <w:r w:rsidRPr="005B79E9">
                    <w:rPr>
                      <w:rFonts w:ascii="Aptos" w:hAnsi="Aptos" w:cs="Calibri"/>
                      <w:color w:val="242424"/>
                      <w:sz w:val="22"/>
                      <w:szCs w:val="22"/>
                      <w:lang w:eastAsia="ja-JP"/>
                    </w:rPr>
                    <w:t xml:space="preserve"> with moderate</w:t>
                  </w:r>
                  <w:r w:rsidR="000831AF" w:rsidRPr="005B79E9">
                    <w:rPr>
                      <w:rFonts w:ascii="Aptos" w:hAnsi="Aptos" w:cs="Calibri"/>
                      <w:color w:val="242424"/>
                      <w:sz w:val="22"/>
                      <w:szCs w:val="22"/>
                      <w:lang w:eastAsia="ja-JP"/>
                    </w:rPr>
                    <w:t>-</w:t>
                  </w:r>
                  <w:r w:rsidRPr="005B79E9">
                    <w:rPr>
                      <w:rFonts w:ascii="Aptos" w:hAnsi="Aptos" w:cs="Calibri"/>
                      <w:color w:val="242424"/>
                      <w:sz w:val="22"/>
                      <w:szCs w:val="22"/>
                      <w:lang w:eastAsia="ja-JP"/>
                    </w:rPr>
                    <w:t>to</w:t>
                  </w:r>
                  <w:r w:rsidR="000831AF" w:rsidRPr="005B79E9">
                    <w:rPr>
                      <w:rFonts w:ascii="Aptos" w:hAnsi="Aptos" w:cs="Calibri"/>
                      <w:color w:val="242424"/>
                      <w:sz w:val="22"/>
                      <w:szCs w:val="22"/>
                      <w:lang w:eastAsia="ja-JP"/>
                    </w:rPr>
                    <w:t>-</w:t>
                  </w:r>
                  <w:r w:rsidRPr="005B79E9">
                    <w:rPr>
                      <w:rFonts w:ascii="Aptos" w:hAnsi="Aptos" w:cs="Calibri"/>
                      <w:color w:val="242424"/>
                      <w:sz w:val="22"/>
                      <w:szCs w:val="22"/>
                      <w:lang w:eastAsia="ja-JP"/>
                    </w:rPr>
                    <w:t>severe AD</w:t>
                  </w:r>
                  <w:r w:rsidR="00911901">
                    <w:rPr>
                      <w:rFonts w:ascii="Aptos" w:hAnsi="Aptos" w:cs="Calibri"/>
                      <w:color w:val="242424"/>
                      <w:sz w:val="22"/>
                      <w:szCs w:val="22"/>
                      <w:lang w:eastAsia="ja-JP"/>
                    </w:rPr>
                    <w:t xml:space="preserve"> (combo </w:t>
                  </w:r>
                  <w:r w:rsidR="00911901" w:rsidRPr="002B3279">
                    <w:rPr>
                      <w:rFonts w:ascii="Aptos" w:hAnsi="Aptos" w:cs="Calibri"/>
                      <w:color w:val="242424"/>
                      <w:sz w:val="22"/>
                      <w:szCs w:val="22"/>
                      <w:lang w:eastAsia="ja-JP"/>
                    </w:rPr>
                    <w:t>with</w:t>
                  </w:r>
                  <w:r w:rsidR="00EB5A68">
                    <w:rPr>
                      <w:rFonts w:ascii="Aptos" w:hAnsi="Aptos" w:cs="Calibri"/>
                      <w:color w:val="242424"/>
                      <w:sz w:val="22"/>
                      <w:szCs w:val="22"/>
                      <w:lang w:eastAsia="ja-JP"/>
                    </w:rPr>
                    <w:t xml:space="preserve"> topical</w:t>
                  </w:r>
                  <w:r w:rsidR="00911901" w:rsidRPr="002B3279">
                    <w:rPr>
                      <w:rFonts w:ascii="Aptos" w:hAnsi="Aptos" w:cs="Calibri"/>
                      <w:color w:val="242424"/>
                      <w:sz w:val="22"/>
                      <w:szCs w:val="22"/>
                      <w:lang w:eastAsia="ja-JP"/>
                    </w:rPr>
                    <w:t xml:space="preserve"> TCS ± TCI</w:t>
                  </w:r>
                  <w:r w:rsidR="00911901">
                    <w:rPr>
                      <w:rFonts w:ascii="Aptos" w:hAnsi="Aptos" w:cs="Calibri"/>
                      <w:color w:val="242424"/>
                      <w:sz w:val="22"/>
                      <w:szCs w:val="22"/>
                      <w:lang w:eastAsia="ja-JP"/>
                    </w:rPr>
                    <w:t>)</w:t>
                  </w:r>
                </w:p>
                <w:p w14:paraId="7771B92E" w14:textId="4018A33F" w:rsidR="001F2F97" w:rsidRPr="005B79E9" w:rsidRDefault="000831AF" w:rsidP="006B2825">
                  <w:pPr>
                    <w:pStyle w:val="ListParagraph"/>
                    <w:keepNext/>
                    <w:numPr>
                      <w:ilvl w:val="0"/>
                      <w:numId w:val="17"/>
                    </w:numPr>
                    <w:rPr>
                      <w:rFonts w:ascii="Aptos" w:hAnsi="Aptos" w:cs="Calibri"/>
                      <w:color w:val="242424"/>
                      <w:sz w:val="22"/>
                      <w:szCs w:val="22"/>
                      <w:lang w:val="en-GB" w:eastAsia="ja-JP"/>
                    </w:rPr>
                  </w:pPr>
                  <w:r w:rsidRPr="005B79E9">
                    <w:rPr>
                      <w:rFonts w:ascii="Aptos" w:hAnsi="Aptos" w:cs="Calibri"/>
                      <w:b/>
                      <w:bCs/>
                      <w:color w:val="242424"/>
                      <w:sz w:val="22"/>
                      <w:szCs w:val="22"/>
                      <w:lang w:val="en-GB" w:eastAsia="ja-JP"/>
                    </w:rPr>
                    <w:t>Study Dose</w:t>
                  </w:r>
                  <w:r w:rsidRPr="005B79E9">
                    <w:rPr>
                      <w:rFonts w:ascii="Aptos" w:hAnsi="Aptos" w:cs="Calibri"/>
                      <w:color w:val="242424"/>
                      <w:sz w:val="22"/>
                      <w:szCs w:val="22"/>
                      <w:lang w:val="en-GB" w:eastAsia="ja-JP"/>
                    </w:rPr>
                    <w:t xml:space="preserve">: </w:t>
                  </w:r>
                  <w:r w:rsidR="00EA23FB" w:rsidRPr="005B79E9">
                    <w:rPr>
                      <w:rFonts w:ascii="Aptos" w:hAnsi="Aptos" w:cs="Calibri"/>
                      <w:color w:val="242424"/>
                      <w:sz w:val="22"/>
                      <w:szCs w:val="22"/>
                      <w:lang w:val="en-GB" w:eastAsia="ja-JP"/>
                    </w:rPr>
                    <w:t xml:space="preserve">Every 4 weeks </w:t>
                  </w:r>
                  <w:r w:rsidRPr="005B79E9">
                    <w:rPr>
                      <w:rFonts w:ascii="Aptos" w:hAnsi="Aptos" w:cs="Calibri"/>
                      <w:color w:val="242424"/>
                      <w:sz w:val="22"/>
                      <w:szCs w:val="22"/>
                      <w:lang w:val="en-GB" w:eastAsia="ja-JP"/>
                    </w:rPr>
                    <w:t>(Q4W)</w:t>
                  </w:r>
                  <w:r w:rsidR="00EA23FB" w:rsidRPr="005B79E9">
                    <w:rPr>
                      <w:rFonts w:ascii="Aptos" w:hAnsi="Aptos" w:cs="Calibri"/>
                      <w:color w:val="242424"/>
                      <w:sz w:val="22"/>
                      <w:szCs w:val="22"/>
                      <w:lang w:val="en-GB" w:eastAsia="ja-JP"/>
                    </w:rPr>
                    <w:t xml:space="preserve"> or 12 weeks</w:t>
                  </w:r>
                  <w:r w:rsidRPr="005B79E9">
                    <w:rPr>
                      <w:rFonts w:ascii="Aptos" w:hAnsi="Aptos" w:cs="Calibri"/>
                      <w:color w:val="242424"/>
                      <w:sz w:val="22"/>
                      <w:szCs w:val="22"/>
                      <w:lang w:val="en-GB" w:eastAsia="ja-JP"/>
                    </w:rPr>
                    <w:t xml:space="preserve"> (Q12W) for 24 weeks</w:t>
                  </w:r>
                </w:p>
                <w:p w14:paraId="04DFBDFE" w14:textId="5165E78F" w:rsidR="000831AF" w:rsidRPr="005B79E9" w:rsidRDefault="000831AF" w:rsidP="006B2825">
                  <w:pPr>
                    <w:pStyle w:val="ListParagraph"/>
                    <w:keepNext/>
                    <w:numPr>
                      <w:ilvl w:val="0"/>
                      <w:numId w:val="17"/>
                    </w:numPr>
                    <w:rPr>
                      <w:rFonts w:ascii="Aptos" w:hAnsi="Aptos" w:cs="Calibri"/>
                      <w:color w:val="242424"/>
                      <w:sz w:val="22"/>
                      <w:szCs w:val="22"/>
                      <w:lang w:val="en-GB" w:eastAsia="ja-JP"/>
                    </w:rPr>
                  </w:pPr>
                  <w:r w:rsidRPr="005B79E9">
                    <w:rPr>
                      <w:rFonts w:ascii="Aptos" w:hAnsi="Aptos" w:cs="Calibri"/>
                      <w:b/>
                      <w:bCs/>
                      <w:color w:val="242424"/>
                      <w:sz w:val="22"/>
                      <w:szCs w:val="22"/>
                      <w:lang w:val="en-GB" w:eastAsia="ja-JP"/>
                    </w:rPr>
                    <w:t xml:space="preserve">Study </w:t>
                  </w:r>
                  <w:r w:rsidR="00ED0284" w:rsidRPr="005B79E9">
                    <w:rPr>
                      <w:rFonts w:ascii="Aptos" w:hAnsi="Aptos" w:cs="Calibri"/>
                      <w:b/>
                      <w:bCs/>
                      <w:color w:val="242424"/>
                      <w:sz w:val="22"/>
                      <w:szCs w:val="22"/>
                      <w:lang w:val="en-GB" w:eastAsia="ja-JP"/>
                    </w:rPr>
                    <w:t>P</w:t>
                  </w:r>
                  <w:r w:rsidR="000E4D5C" w:rsidRPr="005B79E9">
                    <w:rPr>
                      <w:rFonts w:ascii="Aptos" w:hAnsi="Aptos" w:cs="Calibri"/>
                      <w:b/>
                      <w:bCs/>
                      <w:color w:val="242424"/>
                      <w:sz w:val="22"/>
                      <w:szCs w:val="22"/>
                      <w:lang w:val="en-GB" w:eastAsia="ja-JP"/>
                    </w:rPr>
                    <w:t xml:space="preserve">rimary </w:t>
                  </w:r>
                  <w:r w:rsidR="00ED0284" w:rsidRPr="005B79E9">
                    <w:rPr>
                      <w:rFonts w:ascii="Aptos" w:hAnsi="Aptos" w:cs="Calibri"/>
                      <w:b/>
                      <w:bCs/>
                      <w:color w:val="242424"/>
                      <w:sz w:val="22"/>
                      <w:szCs w:val="22"/>
                      <w:lang w:val="en-GB" w:eastAsia="ja-JP"/>
                    </w:rPr>
                    <w:t>E</w:t>
                  </w:r>
                  <w:r w:rsidR="000E4D5C" w:rsidRPr="005B79E9">
                    <w:rPr>
                      <w:rFonts w:ascii="Aptos" w:hAnsi="Aptos" w:cs="Calibri"/>
                      <w:b/>
                      <w:bCs/>
                      <w:color w:val="242424"/>
                      <w:sz w:val="22"/>
                      <w:szCs w:val="22"/>
                      <w:lang w:val="en-GB" w:eastAsia="ja-JP"/>
                    </w:rPr>
                    <w:t>ndpoints</w:t>
                  </w:r>
                  <w:r w:rsidRPr="005B79E9">
                    <w:rPr>
                      <w:rFonts w:ascii="Aptos" w:hAnsi="Aptos" w:cs="Calibri"/>
                      <w:b/>
                      <w:bCs/>
                      <w:color w:val="242424"/>
                      <w:sz w:val="22"/>
                      <w:szCs w:val="22"/>
                      <w:lang w:val="en-GB" w:eastAsia="ja-JP"/>
                    </w:rPr>
                    <w:t>:</w:t>
                  </w:r>
                  <w:r w:rsidRPr="005B79E9">
                    <w:rPr>
                      <w:rFonts w:ascii="Aptos" w:hAnsi="Aptos" w:cs="Calibri"/>
                      <w:color w:val="242424"/>
                      <w:sz w:val="22"/>
                      <w:szCs w:val="22"/>
                      <w:lang w:val="en-GB" w:eastAsia="ja-JP"/>
                    </w:rPr>
                    <w:t xml:space="preserve"> </w:t>
                  </w:r>
                  <w:proofErr w:type="spellStart"/>
                  <w:r w:rsidR="00A924AA" w:rsidRPr="005B79E9">
                    <w:rPr>
                      <w:rFonts w:ascii="Aptos" w:hAnsi="Aptos" w:cs="Calibri"/>
                      <w:color w:val="242424"/>
                      <w:sz w:val="22"/>
                      <w:szCs w:val="22"/>
                      <w:lang w:val="en-GB" w:eastAsia="ja-JP"/>
                    </w:rPr>
                    <w:t>vIGA</w:t>
                  </w:r>
                  <w:proofErr w:type="spellEnd"/>
                  <w:r w:rsidR="00A924AA" w:rsidRPr="005B79E9">
                    <w:rPr>
                      <w:rFonts w:ascii="Aptos" w:hAnsi="Aptos" w:cs="Calibri"/>
                      <w:color w:val="242424"/>
                      <w:sz w:val="22"/>
                      <w:szCs w:val="22"/>
                      <w:lang w:val="en-GB" w:eastAsia="ja-JP"/>
                    </w:rPr>
                    <w:t>-AD 0/1 and a reduction from baseline score of ≥2 points</w:t>
                  </w:r>
                  <w:r w:rsidR="003E13AA" w:rsidRPr="005B79E9">
                    <w:rPr>
                      <w:rFonts w:ascii="Aptos" w:hAnsi="Aptos" w:cs="Calibri"/>
                      <w:color w:val="242424"/>
                      <w:sz w:val="22"/>
                      <w:szCs w:val="22"/>
                      <w:lang w:val="en-GB" w:eastAsia="ja-JP"/>
                    </w:rPr>
                    <w:t xml:space="preserve"> (in the US, EU and Japan) and </w:t>
                  </w:r>
                  <w:r w:rsidR="00A924AA" w:rsidRPr="005B79E9">
                    <w:rPr>
                      <w:rFonts w:ascii="Aptos" w:hAnsi="Aptos" w:cs="Calibri"/>
                      <w:color w:val="242424"/>
                      <w:sz w:val="22"/>
                      <w:szCs w:val="22"/>
                      <w:lang w:val="en-GB" w:eastAsia="ja-JP"/>
                    </w:rPr>
                    <w:t>EASI-75</w:t>
                  </w:r>
                  <w:r w:rsidR="003E13AA" w:rsidRPr="005B79E9">
                    <w:rPr>
                      <w:rFonts w:ascii="Aptos" w:hAnsi="Aptos" w:cs="Calibri"/>
                      <w:color w:val="242424"/>
                      <w:sz w:val="22"/>
                      <w:szCs w:val="22"/>
                      <w:lang w:val="en-GB" w:eastAsia="ja-JP"/>
                    </w:rPr>
                    <w:t xml:space="preserve"> (EU and Japan only) </w:t>
                  </w:r>
                  <w:r w:rsidR="00F832FA" w:rsidRPr="00F832FA">
                    <w:rPr>
                      <w:rFonts w:ascii="Aptos" w:hAnsi="Aptos" w:cs="Calibri"/>
                      <w:color w:val="242424"/>
                      <w:sz w:val="22"/>
                      <w:szCs w:val="22"/>
                      <w:lang w:eastAsia="ja-JP"/>
                    </w:rPr>
                    <w:t>at Week 24</w:t>
                  </w:r>
                  <w:r w:rsidR="00F832FA" w:rsidRPr="00F832FA" w:rsidDel="00396FE3">
                    <w:rPr>
                      <w:rFonts w:ascii="Aptos" w:hAnsi="Aptos" w:cs="Calibri"/>
                      <w:color w:val="242424"/>
                      <w:sz w:val="22"/>
                      <w:szCs w:val="22"/>
                      <w:lang w:val="en-GB" w:eastAsia="ja-JP"/>
                    </w:rPr>
                    <w:t xml:space="preserve"> </w:t>
                  </w:r>
                </w:p>
                <w:p w14:paraId="6779DFE2" w14:textId="2670FAA9" w:rsidR="00A924AA" w:rsidRPr="005B79E9" w:rsidRDefault="000831AF" w:rsidP="006B2825">
                  <w:pPr>
                    <w:pStyle w:val="ListParagraph"/>
                    <w:keepNext/>
                    <w:numPr>
                      <w:ilvl w:val="0"/>
                      <w:numId w:val="17"/>
                    </w:numPr>
                    <w:rPr>
                      <w:rFonts w:ascii="Aptos" w:hAnsi="Aptos" w:cs="Calibri"/>
                      <w:color w:val="242424"/>
                      <w:sz w:val="22"/>
                      <w:szCs w:val="22"/>
                      <w:lang w:val="en-GB" w:eastAsia="ja-JP"/>
                    </w:rPr>
                  </w:pPr>
                  <w:r w:rsidRPr="005B79E9">
                    <w:rPr>
                      <w:rFonts w:ascii="Aptos" w:hAnsi="Aptos" w:cs="Calibri"/>
                      <w:b/>
                      <w:bCs/>
                      <w:color w:val="242424"/>
                      <w:sz w:val="22"/>
                      <w:szCs w:val="22"/>
                      <w:lang w:val="en-GB" w:eastAsia="ja-JP"/>
                    </w:rPr>
                    <w:t>Results:</w:t>
                  </w:r>
                </w:p>
                <w:p w14:paraId="76B13CCE" w14:textId="6A93228B" w:rsidR="004E27CA" w:rsidRPr="005B79E9" w:rsidRDefault="004E27CA" w:rsidP="004E27CA">
                  <w:pPr>
                    <w:pStyle w:val="ListParagraph"/>
                    <w:keepNext/>
                    <w:rPr>
                      <w:rFonts w:ascii="Aptos" w:hAnsi="Aptos" w:cs="Calibri"/>
                      <w:color w:val="242424"/>
                      <w:sz w:val="22"/>
                      <w:szCs w:val="22"/>
                      <w:lang w:val="en-GB" w:eastAsia="ja-JP"/>
                    </w:rPr>
                  </w:pPr>
                  <w:r w:rsidRPr="005B79E9">
                    <w:rPr>
                      <w:rFonts w:ascii="Aptos" w:hAnsi="Aptos" w:cs="Calibri"/>
                      <w:noProof/>
                      <w:color w:val="242424"/>
                      <w:sz w:val="22"/>
                      <w:szCs w:val="22"/>
                      <w:lang w:val="en-GB" w:eastAsia="ja-JP"/>
                    </w:rPr>
                    <w:drawing>
                      <wp:anchor distT="0" distB="0" distL="114300" distR="114300" simplePos="0" relativeHeight="251658240" behindDoc="0" locked="0" layoutInCell="1" allowOverlap="1" wp14:anchorId="336C5431" wp14:editId="6559D9F9">
                        <wp:simplePos x="0" y="0"/>
                        <wp:positionH relativeFrom="column">
                          <wp:posOffset>870115</wp:posOffset>
                        </wp:positionH>
                        <wp:positionV relativeFrom="paragraph">
                          <wp:posOffset>66786</wp:posOffset>
                        </wp:positionV>
                        <wp:extent cx="4205148" cy="1037623"/>
                        <wp:effectExtent l="0" t="0" r="5080" b="0"/>
                        <wp:wrapSquare wrapText="bothSides"/>
                        <wp:docPr id="1219254438" name="Picture 1">
                          <a:extLst xmlns:a="http://schemas.openxmlformats.org/drawingml/2006/main">
                            <a:ext uri="{FF2B5EF4-FFF2-40B4-BE49-F238E27FC236}">
                              <a16:creationId xmlns:a16="http://schemas.microsoft.com/office/drawing/2014/main" id="{19650DEC-6F53-4739-AF4C-D5AC33AACE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5443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05148" cy="1037623"/>
                                </a:xfrm>
                                <a:prstGeom prst="rect">
                                  <a:avLst/>
                                </a:prstGeom>
                              </pic:spPr>
                            </pic:pic>
                          </a:graphicData>
                        </a:graphic>
                      </wp:anchor>
                    </w:drawing>
                  </w:r>
                </w:p>
                <w:p w14:paraId="498ECCB3" w14:textId="3088E1E2" w:rsidR="00A924AA" w:rsidRPr="005B79E9" w:rsidRDefault="00A924AA" w:rsidP="00A924AA">
                  <w:pPr>
                    <w:pStyle w:val="ListParagraph"/>
                    <w:keepNext/>
                    <w:ind w:left="1440"/>
                    <w:rPr>
                      <w:rFonts w:ascii="Aptos" w:hAnsi="Aptos" w:cs="Calibri"/>
                      <w:noProof/>
                      <w:color w:val="242424"/>
                      <w:sz w:val="22"/>
                      <w:szCs w:val="22"/>
                      <w:lang w:val="en-GB" w:eastAsia="ja-JP"/>
                    </w:rPr>
                  </w:pPr>
                </w:p>
                <w:p w14:paraId="6EA1E47E" w14:textId="77777777" w:rsidR="00EA68BF" w:rsidRPr="005B79E9" w:rsidRDefault="00EA68BF" w:rsidP="00A924AA">
                  <w:pPr>
                    <w:pStyle w:val="ListParagraph"/>
                    <w:keepNext/>
                    <w:ind w:left="1440"/>
                    <w:rPr>
                      <w:rFonts w:ascii="Aptos" w:hAnsi="Aptos" w:cs="Calibri"/>
                      <w:noProof/>
                      <w:color w:val="242424"/>
                      <w:sz w:val="22"/>
                      <w:szCs w:val="22"/>
                      <w:lang w:val="en-GB" w:eastAsia="ja-JP"/>
                    </w:rPr>
                  </w:pPr>
                </w:p>
                <w:p w14:paraId="45DB1517" w14:textId="77777777" w:rsidR="00EA68BF" w:rsidRPr="005B79E9" w:rsidRDefault="00EA68BF" w:rsidP="00A924AA">
                  <w:pPr>
                    <w:pStyle w:val="ListParagraph"/>
                    <w:keepNext/>
                    <w:ind w:left="1440"/>
                    <w:rPr>
                      <w:rFonts w:ascii="Aptos" w:hAnsi="Aptos" w:cs="Calibri"/>
                      <w:noProof/>
                      <w:color w:val="242424"/>
                      <w:sz w:val="22"/>
                      <w:szCs w:val="22"/>
                      <w:lang w:val="en-GB" w:eastAsia="ja-JP"/>
                    </w:rPr>
                  </w:pPr>
                </w:p>
                <w:p w14:paraId="1F4D9782" w14:textId="77777777" w:rsidR="00EA68BF" w:rsidRPr="005B79E9" w:rsidRDefault="00EA68BF" w:rsidP="00A924AA">
                  <w:pPr>
                    <w:pStyle w:val="ListParagraph"/>
                    <w:keepNext/>
                    <w:ind w:left="1440"/>
                    <w:rPr>
                      <w:rFonts w:ascii="Aptos" w:hAnsi="Aptos" w:cs="Calibri"/>
                      <w:noProof/>
                      <w:color w:val="242424"/>
                      <w:sz w:val="22"/>
                      <w:szCs w:val="22"/>
                      <w:lang w:val="en-GB" w:eastAsia="ja-JP"/>
                    </w:rPr>
                  </w:pPr>
                </w:p>
                <w:p w14:paraId="457CF440" w14:textId="77777777" w:rsidR="00EA68BF" w:rsidRPr="005B79E9" w:rsidRDefault="00EA68BF" w:rsidP="00A924AA">
                  <w:pPr>
                    <w:pStyle w:val="ListParagraph"/>
                    <w:keepNext/>
                    <w:ind w:left="1440"/>
                    <w:rPr>
                      <w:rFonts w:ascii="Aptos" w:hAnsi="Aptos" w:cs="Calibri"/>
                      <w:noProof/>
                      <w:color w:val="242424"/>
                      <w:sz w:val="22"/>
                      <w:szCs w:val="22"/>
                      <w:lang w:val="en-GB" w:eastAsia="ja-JP"/>
                    </w:rPr>
                  </w:pPr>
                </w:p>
                <w:p w14:paraId="209937E9" w14:textId="77777777" w:rsidR="00EA68BF" w:rsidRPr="005B79E9" w:rsidRDefault="00EA68BF" w:rsidP="00A924AA">
                  <w:pPr>
                    <w:pStyle w:val="ListParagraph"/>
                    <w:keepNext/>
                    <w:ind w:left="1440"/>
                    <w:rPr>
                      <w:rFonts w:ascii="Aptos" w:hAnsi="Aptos" w:cs="Calibri"/>
                      <w:color w:val="242424"/>
                      <w:sz w:val="22"/>
                      <w:szCs w:val="22"/>
                      <w:lang w:val="en-GB" w:eastAsia="ja-JP"/>
                    </w:rPr>
                  </w:pPr>
                </w:p>
                <w:p w14:paraId="3DB13D18" w14:textId="4AAFFB8A" w:rsidR="006572BA" w:rsidRPr="00F95786" w:rsidRDefault="000831AF" w:rsidP="00A924AA">
                  <w:pPr>
                    <w:pStyle w:val="ListParagraph"/>
                    <w:keepNext/>
                    <w:ind w:left="1440"/>
                    <w:rPr>
                      <w:lang w:val="en-GB" w:eastAsia="ja-JP"/>
                    </w:rPr>
                  </w:pPr>
                  <w:r w:rsidRPr="00F95786">
                    <w:rPr>
                      <w:rFonts w:ascii="Aptos" w:hAnsi="Aptos" w:cs="Calibri"/>
                      <w:i/>
                      <w:color w:val="242424"/>
                      <w:sz w:val="16"/>
                      <w:szCs w:val="16"/>
                      <w:lang w:val="en-GB" w:eastAsia="ja-JP"/>
                    </w:rPr>
                    <w:t xml:space="preserve">* Non-responder imputation: patients with rescue/prohibited medication use prior to </w:t>
                  </w:r>
                  <w:r w:rsidR="007F2BBA" w:rsidRPr="00F95786">
                    <w:rPr>
                      <w:rFonts w:ascii="Aptos" w:hAnsi="Aptos" w:cs="Calibri"/>
                      <w:i/>
                      <w:color w:val="242424"/>
                      <w:sz w:val="16"/>
                      <w:szCs w:val="16"/>
                      <w:lang w:val="en-GB" w:eastAsia="ja-JP"/>
                    </w:rPr>
                    <w:t>w</w:t>
                  </w:r>
                  <w:r w:rsidRPr="00F95786">
                    <w:rPr>
                      <w:rFonts w:ascii="Aptos" w:hAnsi="Aptos" w:cs="Calibri"/>
                      <w:i/>
                      <w:color w:val="242424"/>
                      <w:sz w:val="16"/>
                      <w:szCs w:val="16"/>
                      <w:lang w:val="en-GB" w:eastAsia="ja-JP"/>
                    </w:rPr>
                    <w:t>eek 24</w:t>
                  </w:r>
                  <w:r w:rsidR="0068048F" w:rsidRPr="00F95786">
                    <w:rPr>
                      <w:rFonts w:ascii="Aptos" w:hAnsi="Aptos" w:cs="Calibri"/>
                      <w:i/>
                      <w:color w:val="242424"/>
                      <w:sz w:val="16"/>
                      <w:szCs w:val="16"/>
                      <w:lang w:val="en-GB" w:eastAsia="ja-JP"/>
                    </w:rPr>
                    <w:t>,</w:t>
                  </w:r>
                  <w:r w:rsidRPr="00F95786">
                    <w:rPr>
                      <w:rFonts w:ascii="Aptos" w:hAnsi="Aptos" w:cs="Calibri"/>
                      <w:i/>
                      <w:color w:val="242424"/>
                      <w:sz w:val="16"/>
                      <w:szCs w:val="16"/>
                      <w:lang w:val="en-GB" w:eastAsia="ja-JP"/>
                    </w:rPr>
                    <w:t xml:space="preserve"> </w:t>
                  </w:r>
                  <w:r w:rsidR="007F2BBA" w:rsidRPr="00F95786">
                    <w:rPr>
                      <w:rFonts w:ascii="Aptos" w:hAnsi="Aptos" w:cs="Calibri"/>
                      <w:i/>
                      <w:color w:val="242424"/>
                      <w:sz w:val="16"/>
                      <w:szCs w:val="16"/>
                      <w:lang w:val="en-GB" w:eastAsia="ja-JP"/>
                    </w:rPr>
                    <w:t>or</w:t>
                  </w:r>
                  <w:r w:rsidR="0068048F" w:rsidRPr="00F95786">
                    <w:rPr>
                      <w:rFonts w:ascii="Aptos" w:hAnsi="Aptos" w:cs="Calibri"/>
                      <w:i/>
                      <w:color w:val="242424"/>
                      <w:sz w:val="16"/>
                      <w:szCs w:val="16"/>
                      <w:lang w:val="en-GB" w:eastAsia="ja-JP"/>
                    </w:rPr>
                    <w:t xml:space="preserve"> with</w:t>
                  </w:r>
                  <w:r w:rsidRPr="00F95786">
                    <w:rPr>
                      <w:rFonts w:ascii="Aptos" w:hAnsi="Aptos" w:cs="Calibri"/>
                      <w:i/>
                      <w:color w:val="242424"/>
                      <w:sz w:val="16"/>
                      <w:szCs w:val="16"/>
                      <w:lang w:val="en-GB" w:eastAsia="ja-JP"/>
                    </w:rPr>
                    <w:t xml:space="preserve"> missing</w:t>
                  </w:r>
                  <w:r w:rsidR="006A5D47" w:rsidRPr="00F95786">
                    <w:rPr>
                      <w:rFonts w:ascii="Aptos" w:hAnsi="Aptos" w:cs="Calibri"/>
                      <w:i/>
                      <w:color w:val="242424"/>
                      <w:sz w:val="16"/>
                      <w:szCs w:val="16"/>
                      <w:lang w:val="en-GB" w:eastAsia="ja-JP"/>
                    </w:rPr>
                    <w:t xml:space="preserve"> week-24</w:t>
                  </w:r>
                  <w:r w:rsidRPr="00F95786">
                    <w:rPr>
                      <w:rFonts w:ascii="Aptos" w:hAnsi="Aptos" w:cs="Calibri"/>
                      <w:i/>
                      <w:color w:val="242424"/>
                      <w:sz w:val="16"/>
                      <w:szCs w:val="16"/>
                      <w:lang w:val="en-GB" w:eastAsia="ja-JP"/>
                    </w:rPr>
                    <w:t xml:space="preserve"> data</w:t>
                  </w:r>
                  <w:r w:rsidR="006A5D47" w:rsidRPr="00F95786">
                    <w:rPr>
                      <w:rFonts w:ascii="Aptos" w:hAnsi="Aptos" w:cs="Calibri"/>
                      <w:i/>
                      <w:color w:val="242424"/>
                      <w:sz w:val="16"/>
                      <w:szCs w:val="16"/>
                      <w:lang w:val="en-GB" w:eastAsia="ja-JP"/>
                    </w:rPr>
                    <w:t>, are counted as non-responders</w:t>
                  </w:r>
                  <w:r w:rsidRPr="00F95786">
                    <w:rPr>
                      <w:rFonts w:ascii="Aptos" w:hAnsi="Aptos" w:cs="Calibri"/>
                      <w:i/>
                      <w:color w:val="242424"/>
                      <w:sz w:val="16"/>
                      <w:szCs w:val="16"/>
                      <w:lang w:val="en-GB" w:eastAsia="ja-JP"/>
                    </w:rPr>
                    <w:t xml:space="preserve"> ** Treatment policy: </w:t>
                  </w:r>
                  <w:r w:rsidR="0017436D" w:rsidRPr="00F95786">
                    <w:rPr>
                      <w:rFonts w:ascii="Aptos" w:hAnsi="Aptos" w:cs="Calibri"/>
                      <w:i/>
                      <w:color w:val="242424"/>
                      <w:sz w:val="16"/>
                      <w:szCs w:val="16"/>
                      <w:lang w:val="en-GB" w:eastAsia="ja-JP"/>
                    </w:rPr>
                    <w:t>all data are included regardless of rescue medication use; however, patients with prohibited medication or missing week-24 data are still counted as non-responders</w:t>
                  </w:r>
                </w:p>
                <w:p w14:paraId="736FDFE7" w14:textId="3540185E" w:rsidR="006D0D35" w:rsidRPr="005B79E9" w:rsidRDefault="30809ECE" w:rsidP="006B2825">
                  <w:pPr>
                    <w:pStyle w:val="ListParagraph"/>
                    <w:keepNext/>
                    <w:numPr>
                      <w:ilvl w:val="1"/>
                      <w:numId w:val="17"/>
                    </w:numPr>
                    <w:rPr>
                      <w:rFonts w:ascii="Aptos" w:hAnsi="Aptos" w:cs="Calibri"/>
                      <w:color w:val="242424"/>
                      <w:sz w:val="22"/>
                      <w:szCs w:val="22"/>
                      <w:lang w:val="en-GB" w:eastAsia="ja-JP"/>
                    </w:rPr>
                  </w:pPr>
                  <w:r w:rsidRPr="30124260">
                    <w:rPr>
                      <w:rFonts w:ascii="Aptos" w:hAnsi="Aptos" w:cs="Calibri"/>
                      <w:color w:val="242424"/>
                      <w:sz w:val="22"/>
                      <w:szCs w:val="22"/>
                      <w:lang w:val="en-GB" w:eastAsia="ja-JP"/>
                    </w:rPr>
                    <w:t xml:space="preserve">Most frequent </w:t>
                  </w:r>
                  <w:r w:rsidR="6EBA1BAE" w:rsidRPr="30124260">
                    <w:rPr>
                      <w:rFonts w:ascii="Aptos" w:hAnsi="Aptos" w:cs="Calibri"/>
                      <w:color w:val="242424"/>
                      <w:sz w:val="22"/>
                      <w:szCs w:val="22"/>
                      <w:lang w:val="en-GB" w:eastAsia="ja-JP"/>
                    </w:rPr>
                    <w:t>treatment-emergent adverse events (</w:t>
                  </w:r>
                  <w:r w:rsidRPr="30124260">
                    <w:rPr>
                      <w:rFonts w:ascii="Aptos" w:hAnsi="Aptos" w:cs="Calibri"/>
                      <w:color w:val="242424"/>
                      <w:sz w:val="22"/>
                      <w:szCs w:val="22"/>
                      <w:lang w:val="en-GB" w:eastAsia="ja-JP"/>
                    </w:rPr>
                    <w:t>TEAE</w:t>
                  </w:r>
                  <w:r w:rsidR="6CD83D88" w:rsidRPr="30124260">
                    <w:rPr>
                      <w:rFonts w:ascii="Aptos" w:hAnsi="Aptos" w:cs="Calibri"/>
                      <w:color w:val="242424"/>
                      <w:sz w:val="22"/>
                      <w:szCs w:val="22"/>
                      <w:lang w:val="en-GB" w:eastAsia="ja-JP"/>
                    </w:rPr>
                    <w:t>s</w:t>
                  </w:r>
                  <w:r w:rsidR="6EBA1BAE" w:rsidRPr="30124260">
                    <w:rPr>
                      <w:rFonts w:ascii="Aptos" w:hAnsi="Aptos" w:cs="Calibri"/>
                      <w:color w:val="242424"/>
                      <w:sz w:val="22"/>
                      <w:szCs w:val="22"/>
                      <w:lang w:val="en-GB" w:eastAsia="ja-JP"/>
                    </w:rPr>
                    <w:t>)</w:t>
                  </w:r>
                  <w:r w:rsidR="6CD83D88" w:rsidRPr="30124260">
                    <w:rPr>
                      <w:rFonts w:ascii="Aptos" w:hAnsi="Aptos" w:cs="Calibri"/>
                      <w:color w:val="242424"/>
                      <w:sz w:val="22"/>
                      <w:szCs w:val="22"/>
                      <w:lang w:val="en-GB" w:eastAsia="ja-JP"/>
                    </w:rPr>
                    <w:t xml:space="preserve"> reported </w:t>
                  </w:r>
                  <w:r w:rsidR="181BEFC1" w:rsidRPr="30124260">
                    <w:rPr>
                      <w:rFonts w:ascii="Aptos" w:hAnsi="Aptos" w:cs="Calibri"/>
                      <w:color w:val="242424"/>
                      <w:sz w:val="22"/>
                      <w:szCs w:val="22"/>
                      <w:lang w:val="en-GB" w:eastAsia="ja-JP"/>
                    </w:rPr>
                    <w:t xml:space="preserve">(≥5%) </w:t>
                  </w:r>
                  <w:r w:rsidR="6CD83D88" w:rsidRPr="30124260">
                    <w:rPr>
                      <w:rFonts w:ascii="Aptos" w:hAnsi="Aptos" w:cs="Calibri"/>
                      <w:color w:val="242424"/>
                      <w:sz w:val="22"/>
                      <w:szCs w:val="22"/>
                      <w:lang w:val="en-GB" w:eastAsia="ja-JP"/>
                    </w:rPr>
                    <w:t>included nasopharyngitis, upper respiratory tract infection, and atopic dermatitis</w:t>
                  </w:r>
                  <w:r w:rsidR="65D338CC" w:rsidRPr="30124260">
                    <w:rPr>
                      <w:rFonts w:ascii="Aptos" w:hAnsi="Aptos" w:cs="Calibri"/>
                      <w:color w:val="242424"/>
                      <w:sz w:val="22"/>
                      <w:szCs w:val="22"/>
                      <w:lang w:val="en-GB" w:eastAsia="ja-JP"/>
                    </w:rPr>
                    <w:t xml:space="preserve">; incidence of adverse events </w:t>
                  </w:r>
                  <w:r w:rsidR="327E0B29" w:rsidRPr="30124260">
                    <w:rPr>
                      <w:rFonts w:ascii="Aptos" w:hAnsi="Aptos" w:cs="Calibri"/>
                      <w:color w:val="242424"/>
                      <w:sz w:val="22"/>
                      <w:szCs w:val="22"/>
                      <w:lang w:val="en-GB" w:eastAsia="ja-JP"/>
                    </w:rPr>
                    <w:t xml:space="preserve">and </w:t>
                  </w:r>
                  <w:r w:rsidR="327E0B29" w:rsidRPr="30124260">
                    <w:rPr>
                      <w:rFonts w:ascii="Aptos" w:hAnsi="Aptos" w:cs="Calibri"/>
                      <w:color w:val="242424"/>
                      <w:sz w:val="22"/>
                      <w:szCs w:val="22"/>
                      <w:lang w:eastAsia="ja-JP"/>
                    </w:rPr>
                    <w:t>TEAEs resulting in discontinuation</w:t>
                  </w:r>
                  <w:r w:rsidR="327E0B29" w:rsidRPr="30124260">
                    <w:rPr>
                      <w:rFonts w:ascii="Aptos" w:hAnsi="Aptos" w:cs="Calibri"/>
                      <w:color w:val="242424"/>
                      <w:sz w:val="22"/>
                      <w:szCs w:val="22"/>
                      <w:lang w:val="en-GB" w:eastAsia="ja-JP"/>
                    </w:rPr>
                    <w:t xml:space="preserve"> </w:t>
                  </w:r>
                  <w:r w:rsidR="65D338CC" w:rsidRPr="30124260">
                    <w:rPr>
                      <w:rFonts w:ascii="Aptos" w:hAnsi="Aptos" w:cs="Calibri"/>
                      <w:color w:val="242424"/>
                      <w:sz w:val="22"/>
                      <w:szCs w:val="22"/>
                      <w:lang w:val="en-GB" w:eastAsia="ja-JP"/>
                    </w:rPr>
                    <w:t>w</w:t>
                  </w:r>
                  <w:r w:rsidR="327E0B29" w:rsidRPr="30124260">
                    <w:rPr>
                      <w:rFonts w:ascii="Aptos" w:hAnsi="Aptos" w:cs="Calibri"/>
                      <w:color w:val="242424"/>
                      <w:sz w:val="22"/>
                      <w:szCs w:val="22"/>
                      <w:lang w:val="en-GB" w:eastAsia="ja-JP"/>
                    </w:rPr>
                    <w:t>ere</w:t>
                  </w:r>
                  <w:r w:rsidR="65D338CC" w:rsidRPr="30124260">
                    <w:rPr>
                      <w:rFonts w:ascii="Aptos" w:hAnsi="Aptos" w:cs="Calibri"/>
                      <w:color w:val="242424"/>
                      <w:sz w:val="22"/>
                      <w:szCs w:val="22"/>
                      <w:lang w:val="en-GB" w:eastAsia="ja-JP"/>
                    </w:rPr>
                    <w:t xml:space="preserve"> comparable between amlitelimab and placebo groups </w:t>
                  </w:r>
                </w:p>
                <w:p w14:paraId="33D04F0B" w14:textId="6C35CBD4" w:rsidR="000A098B" w:rsidRPr="005B79E9" w:rsidRDefault="000A098B" w:rsidP="000A098B">
                  <w:pPr>
                    <w:keepNext/>
                    <w:rPr>
                      <w:rFonts w:ascii="Aptos" w:hAnsi="Aptos" w:cs="Calibri"/>
                      <w:b/>
                      <w:bCs/>
                      <w:color w:val="071D49"/>
                      <w:sz w:val="22"/>
                      <w:szCs w:val="22"/>
                      <w:lang w:eastAsia="ko-KR"/>
                      <w14:ligatures w14:val="standardContextual"/>
                    </w:rPr>
                  </w:pPr>
                  <w:r w:rsidRPr="005B79E9">
                    <w:rPr>
                      <w:rFonts w:ascii="Aptos" w:hAnsi="Aptos"/>
                      <w:b/>
                      <w:bCs/>
                      <w:color w:val="071D49"/>
                      <w:sz w:val="22"/>
                      <w:szCs w:val="22"/>
                    </w:rPr>
                    <w:t>COAST 2 study</w:t>
                  </w:r>
                </w:p>
                <w:p w14:paraId="6DF5CF91" w14:textId="32423F37" w:rsidR="000A098B" w:rsidRPr="005B79E9" w:rsidRDefault="000A098B" w:rsidP="006B2825">
                  <w:pPr>
                    <w:pStyle w:val="ListParagraph"/>
                    <w:keepNext/>
                    <w:numPr>
                      <w:ilvl w:val="0"/>
                      <w:numId w:val="17"/>
                    </w:numPr>
                    <w:rPr>
                      <w:rFonts w:ascii="Aptos" w:hAnsi="Aptos" w:cs="Calibri"/>
                      <w:color w:val="242424"/>
                      <w:sz w:val="22"/>
                      <w:szCs w:val="22"/>
                      <w:lang w:val="en-GB" w:eastAsia="ja-JP"/>
                    </w:rPr>
                  </w:pPr>
                  <w:r w:rsidRPr="005B79E9">
                    <w:rPr>
                      <w:rFonts w:ascii="Aptos" w:hAnsi="Aptos" w:cs="Calibri"/>
                      <w:b/>
                      <w:bCs/>
                      <w:color w:val="242424"/>
                      <w:sz w:val="22"/>
                      <w:szCs w:val="22"/>
                      <w:lang w:val="en-GB" w:eastAsia="ja-JP"/>
                    </w:rPr>
                    <w:t>Study design</w:t>
                  </w:r>
                  <w:r w:rsidRPr="005B79E9">
                    <w:rPr>
                      <w:rFonts w:ascii="Aptos" w:hAnsi="Aptos" w:cs="Calibri"/>
                      <w:color w:val="242424"/>
                      <w:sz w:val="22"/>
                      <w:szCs w:val="22"/>
                      <w:lang w:val="en-GB" w:eastAsia="ja-JP"/>
                    </w:rPr>
                    <w:t xml:space="preserve">: </w:t>
                  </w:r>
                  <w:r w:rsidRPr="005B79E9">
                    <w:rPr>
                      <w:rFonts w:ascii="Aptos" w:hAnsi="Aptos" w:cs="Calibri"/>
                      <w:color w:val="242424"/>
                      <w:sz w:val="22"/>
                      <w:szCs w:val="22"/>
                      <w:lang w:eastAsia="ja-JP"/>
                    </w:rPr>
                    <w:t xml:space="preserve">Phase 3 randomized, double-blind, placebo-controlled, parallel-group, 3-arm trial </w:t>
                  </w:r>
                  <w:r w:rsidR="001C0F4B">
                    <w:rPr>
                      <w:rFonts w:ascii="Aptos" w:hAnsi="Aptos" w:cs="Calibri"/>
                      <w:color w:val="242424"/>
                      <w:sz w:val="22"/>
                      <w:szCs w:val="22"/>
                      <w:lang w:eastAsia="ja-JP"/>
                    </w:rPr>
                    <w:t xml:space="preserve">in </w:t>
                  </w:r>
                  <w:r w:rsidRPr="005B79E9">
                    <w:rPr>
                      <w:rFonts w:ascii="Aptos" w:hAnsi="Aptos" w:cs="Calibri"/>
                      <w:color w:val="242424"/>
                      <w:sz w:val="22"/>
                      <w:szCs w:val="22"/>
                      <w:lang w:eastAsia="ja-JP"/>
                    </w:rPr>
                    <w:t>12+ years</w:t>
                  </w:r>
                  <w:r w:rsidR="0071513E">
                    <w:rPr>
                      <w:rFonts w:ascii="Aptos" w:hAnsi="Aptos" w:cs="Calibri"/>
                      <w:color w:val="242424"/>
                      <w:sz w:val="22"/>
                      <w:szCs w:val="22"/>
                      <w:lang w:eastAsia="ja-JP"/>
                    </w:rPr>
                    <w:t xml:space="preserve"> patients</w:t>
                  </w:r>
                  <w:r w:rsidRPr="005B79E9">
                    <w:rPr>
                      <w:rFonts w:ascii="Aptos" w:hAnsi="Aptos" w:cs="Calibri"/>
                      <w:color w:val="242424"/>
                      <w:sz w:val="22"/>
                      <w:szCs w:val="22"/>
                      <w:lang w:eastAsia="ja-JP"/>
                    </w:rPr>
                    <w:t xml:space="preserve"> with moderate-to-severe AD</w:t>
                  </w:r>
                  <w:r w:rsidR="00D91BCA">
                    <w:rPr>
                      <w:rFonts w:ascii="Aptos" w:hAnsi="Aptos" w:cs="Calibri"/>
                      <w:color w:val="242424"/>
                      <w:sz w:val="22"/>
                      <w:szCs w:val="22"/>
                      <w:lang w:eastAsia="ja-JP"/>
                    </w:rPr>
                    <w:t xml:space="preserve"> (</w:t>
                  </w:r>
                  <w:r w:rsidR="00D91BCA" w:rsidRPr="00D91BCA">
                    <w:rPr>
                      <w:rFonts w:ascii="Aptos" w:hAnsi="Aptos" w:cs="Calibri"/>
                      <w:color w:val="242424"/>
                      <w:sz w:val="22"/>
                      <w:szCs w:val="22"/>
                      <w:lang w:eastAsia="ja-JP"/>
                    </w:rPr>
                    <w:t>monotherapy</w:t>
                  </w:r>
                  <w:r w:rsidR="00D91BCA">
                    <w:rPr>
                      <w:rFonts w:ascii="Aptos" w:hAnsi="Aptos" w:cs="Calibri"/>
                      <w:color w:val="242424"/>
                      <w:sz w:val="22"/>
                      <w:szCs w:val="22"/>
                      <w:lang w:eastAsia="ja-JP"/>
                    </w:rPr>
                    <w:t>)</w:t>
                  </w:r>
                </w:p>
                <w:p w14:paraId="0A28F05B" w14:textId="77777777" w:rsidR="000A098B" w:rsidRPr="005B79E9" w:rsidRDefault="000A098B" w:rsidP="006B2825">
                  <w:pPr>
                    <w:pStyle w:val="ListParagraph"/>
                    <w:keepNext/>
                    <w:numPr>
                      <w:ilvl w:val="0"/>
                      <w:numId w:val="17"/>
                    </w:numPr>
                    <w:rPr>
                      <w:rFonts w:ascii="Aptos" w:hAnsi="Aptos" w:cs="Calibri"/>
                      <w:color w:val="242424"/>
                      <w:sz w:val="22"/>
                      <w:szCs w:val="22"/>
                      <w:lang w:val="en-GB" w:eastAsia="ja-JP"/>
                    </w:rPr>
                  </w:pPr>
                  <w:r w:rsidRPr="005B79E9">
                    <w:rPr>
                      <w:rFonts w:ascii="Aptos" w:hAnsi="Aptos" w:cs="Calibri"/>
                      <w:b/>
                      <w:bCs/>
                      <w:color w:val="242424"/>
                      <w:sz w:val="22"/>
                      <w:szCs w:val="22"/>
                      <w:lang w:val="en-GB" w:eastAsia="ja-JP"/>
                    </w:rPr>
                    <w:t>Study Dose</w:t>
                  </w:r>
                  <w:r w:rsidRPr="005B79E9">
                    <w:rPr>
                      <w:rFonts w:ascii="Aptos" w:hAnsi="Aptos" w:cs="Calibri"/>
                      <w:color w:val="242424"/>
                      <w:sz w:val="22"/>
                      <w:szCs w:val="22"/>
                      <w:lang w:val="en-GB" w:eastAsia="ja-JP"/>
                    </w:rPr>
                    <w:t>: Every 4 weeks (Q4W) or 12 weeks (Q12W) for 24 weeks</w:t>
                  </w:r>
                </w:p>
                <w:p w14:paraId="5F997E24" w14:textId="0E1413EF" w:rsidR="000A098B" w:rsidRPr="005B79E9" w:rsidRDefault="00805FF2" w:rsidP="006B2825">
                  <w:pPr>
                    <w:pStyle w:val="ListParagraph"/>
                    <w:keepNext/>
                    <w:numPr>
                      <w:ilvl w:val="0"/>
                      <w:numId w:val="17"/>
                    </w:numPr>
                    <w:rPr>
                      <w:rFonts w:ascii="Aptos" w:hAnsi="Aptos" w:cs="Calibri"/>
                      <w:color w:val="242424"/>
                      <w:sz w:val="22"/>
                      <w:szCs w:val="22"/>
                      <w:lang w:val="en-GB" w:eastAsia="ja-JP"/>
                    </w:rPr>
                  </w:pPr>
                  <w:r w:rsidRPr="005B79E9">
                    <w:rPr>
                      <w:rFonts w:ascii="Aptos" w:hAnsi="Aptos" w:cs="Calibri"/>
                      <w:noProof/>
                      <w:color w:val="242424"/>
                      <w:sz w:val="22"/>
                      <w:szCs w:val="22"/>
                      <w:lang w:val="en-GB" w:eastAsia="ja-JP"/>
                    </w:rPr>
                    <w:drawing>
                      <wp:anchor distT="0" distB="0" distL="114300" distR="114300" simplePos="0" relativeHeight="251658241" behindDoc="0" locked="0" layoutInCell="1" allowOverlap="1" wp14:anchorId="7DF1D789" wp14:editId="22D08E86">
                        <wp:simplePos x="0" y="0"/>
                        <wp:positionH relativeFrom="column">
                          <wp:posOffset>918099</wp:posOffset>
                        </wp:positionH>
                        <wp:positionV relativeFrom="paragraph">
                          <wp:posOffset>760841</wp:posOffset>
                        </wp:positionV>
                        <wp:extent cx="4324985" cy="1058545"/>
                        <wp:effectExtent l="0" t="0" r="0" b="8255"/>
                        <wp:wrapSquare wrapText="bothSides"/>
                        <wp:docPr id="1298288416" name="Picture 1">
                          <a:extLst xmlns:a="http://schemas.openxmlformats.org/drawingml/2006/main">
                            <a:ext uri="{FF2B5EF4-FFF2-40B4-BE49-F238E27FC236}">
                              <a16:creationId xmlns:a16="http://schemas.microsoft.com/office/drawing/2014/main" id="{6CB353FC-0B81-4476-967C-3B56F4806C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88416" name=""/>
                                <pic:cNvPicPr/>
                              </pic:nvPicPr>
                              <pic:blipFill>
                                <a:blip r:embed="rId17">
                                  <a:extLst>
                                    <a:ext uri="{28A0092B-C50C-407E-A947-70E740481C1C}">
                                      <a14:useLocalDpi xmlns:a14="http://schemas.microsoft.com/office/drawing/2010/main" val="0"/>
                                    </a:ext>
                                  </a:extLst>
                                </a:blip>
                                <a:stretch>
                                  <a:fillRect/>
                                </a:stretch>
                              </pic:blipFill>
                              <pic:spPr>
                                <a:xfrm>
                                  <a:off x="0" y="0"/>
                                  <a:ext cx="4324985" cy="1058545"/>
                                </a:xfrm>
                                <a:prstGeom prst="rect">
                                  <a:avLst/>
                                </a:prstGeom>
                              </pic:spPr>
                            </pic:pic>
                          </a:graphicData>
                        </a:graphic>
                        <wp14:sizeRelH relativeFrom="margin">
                          <wp14:pctWidth>0</wp14:pctWidth>
                        </wp14:sizeRelH>
                        <wp14:sizeRelV relativeFrom="margin">
                          <wp14:pctHeight>0</wp14:pctHeight>
                        </wp14:sizeRelV>
                      </wp:anchor>
                    </w:drawing>
                  </w:r>
                  <w:r w:rsidR="000A098B" w:rsidRPr="005B79E9">
                    <w:rPr>
                      <w:rFonts w:ascii="Aptos" w:hAnsi="Aptos" w:cs="Calibri"/>
                      <w:b/>
                      <w:bCs/>
                      <w:color w:val="242424"/>
                      <w:sz w:val="22"/>
                      <w:szCs w:val="22"/>
                      <w:lang w:val="en-GB" w:eastAsia="ja-JP"/>
                    </w:rPr>
                    <w:t>Study Primary Endpoints:</w:t>
                  </w:r>
                  <w:r w:rsidR="000A098B" w:rsidRPr="005B79E9">
                    <w:rPr>
                      <w:rFonts w:ascii="Aptos" w:hAnsi="Aptos" w:cs="Calibri"/>
                      <w:color w:val="242424"/>
                      <w:sz w:val="22"/>
                      <w:szCs w:val="22"/>
                      <w:lang w:val="en-GB" w:eastAsia="ja-JP"/>
                    </w:rPr>
                    <w:t xml:space="preserve"> </w:t>
                  </w:r>
                  <w:proofErr w:type="spellStart"/>
                  <w:r w:rsidR="000A098B" w:rsidRPr="005B79E9">
                    <w:rPr>
                      <w:rFonts w:ascii="Aptos" w:hAnsi="Aptos" w:cs="Calibri"/>
                      <w:color w:val="242424"/>
                      <w:sz w:val="22"/>
                      <w:szCs w:val="22"/>
                      <w:lang w:val="en-GB" w:eastAsia="ja-JP"/>
                    </w:rPr>
                    <w:t>vIGA</w:t>
                  </w:r>
                  <w:proofErr w:type="spellEnd"/>
                  <w:r w:rsidR="000A098B" w:rsidRPr="005B79E9">
                    <w:rPr>
                      <w:rFonts w:ascii="Aptos" w:hAnsi="Aptos" w:cs="Calibri"/>
                      <w:color w:val="242424"/>
                      <w:sz w:val="22"/>
                      <w:szCs w:val="22"/>
                      <w:lang w:val="en-GB" w:eastAsia="ja-JP"/>
                    </w:rPr>
                    <w:t xml:space="preserve">-AD 0/1 and a reduction from baseline score of ≥2 points (in the US, EU and Japan) and EASI-75 (EU and Japan only) </w:t>
                  </w:r>
                </w:p>
                <w:p w14:paraId="1E8915EE" w14:textId="6C4824F0" w:rsidR="000A098B" w:rsidRPr="005B79E9" w:rsidRDefault="000A098B" w:rsidP="006B2825">
                  <w:pPr>
                    <w:pStyle w:val="ListParagraph"/>
                    <w:keepNext/>
                    <w:numPr>
                      <w:ilvl w:val="0"/>
                      <w:numId w:val="17"/>
                    </w:numPr>
                    <w:rPr>
                      <w:rFonts w:ascii="Aptos" w:hAnsi="Aptos" w:cs="Calibri"/>
                      <w:color w:val="242424"/>
                      <w:sz w:val="22"/>
                      <w:szCs w:val="22"/>
                      <w:lang w:val="en-GB" w:eastAsia="ja-JP"/>
                    </w:rPr>
                  </w:pPr>
                  <w:r w:rsidRPr="005B79E9">
                    <w:rPr>
                      <w:rFonts w:ascii="Aptos" w:hAnsi="Aptos" w:cs="Calibri"/>
                      <w:b/>
                      <w:bCs/>
                      <w:color w:val="242424"/>
                      <w:sz w:val="22"/>
                      <w:szCs w:val="22"/>
                      <w:lang w:val="en-GB" w:eastAsia="ja-JP"/>
                    </w:rPr>
                    <w:t>Results:</w:t>
                  </w:r>
                </w:p>
                <w:p w14:paraId="3805A794" w14:textId="77777777" w:rsidR="00805FF2" w:rsidRPr="005B79E9" w:rsidRDefault="00805FF2" w:rsidP="00805FF2">
                  <w:pPr>
                    <w:keepNext/>
                    <w:rPr>
                      <w:rFonts w:ascii="Aptos" w:hAnsi="Aptos" w:cs="Calibri"/>
                      <w:color w:val="242424"/>
                      <w:sz w:val="22"/>
                      <w:szCs w:val="22"/>
                      <w:lang w:val="en-GB" w:eastAsia="ja-JP"/>
                    </w:rPr>
                  </w:pPr>
                </w:p>
                <w:p w14:paraId="7E28EAAB" w14:textId="77777777" w:rsidR="00805FF2" w:rsidRPr="005B79E9" w:rsidRDefault="00805FF2" w:rsidP="00805FF2">
                  <w:pPr>
                    <w:keepNext/>
                    <w:rPr>
                      <w:rFonts w:ascii="Aptos" w:hAnsi="Aptos" w:cs="Calibri"/>
                      <w:color w:val="242424"/>
                      <w:sz w:val="22"/>
                      <w:szCs w:val="22"/>
                      <w:lang w:val="en-GB" w:eastAsia="ja-JP"/>
                    </w:rPr>
                  </w:pPr>
                </w:p>
                <w:p w14:paraId="0C2DA2A1" w14:textId="77777777" w:rsidR="00805FF2" w:rsidRPr="005B79E9" w:rsidRDefault="00805FF2" w:rsidP="00805FF2">
                  <w:pPr>
                    <w:keepNext/>
                    <w:rPr>
                      <w:rFonts w:ascii="Aptos" w:hAnsi="Aptos" w:cs="Calibri"/>
                      <w:color w:val="242424"/>
                      <w:sz w:val="22"/>
                      <w:szCs w:val="22"/>
                      <w:lang w:val="en-GB" w:eastAsia="ja-JP"/>
                    </w:rPr>
                  </w:pPr>
                </w:p>
                <w:p w14:paraId="0BEB7591" w14:textId="77777777" w:rsidR="00805FF2" w:rsidRPr="005B79E9" w:rsidRDefault="00805FF2" w:rsidP="00805FF2">
                  <w:pPr>
                    <w:keepNext/>
                    <w:rPr>
                      <w:rFonts w:ascii="Aptos" w:hAnsi="Aptos" w:cs="Calibri"/>
                      <w:color w:val="242424"/>
                      <w:sz w:val="22"/>
                      <w:szCs w:val="22"/>
                      <w:lang w:val="en-GB" w:eastAsia="ja-JP"/>
                    </w:rPr>
                  </w:pPr>
                </w:p>
                <w:p w14:paraId="0DE68B54" w14:textId="77777777" w:rsidR="00805FF2" w:rsidRPr="005B79E9" w:rsidRDefault="00805FF2" w:rsidP="00805FF2">
                  <w:pPr>
                    <w:keepNext/>
                    <w:rPr>
                      <w:rFonts w:ascii="Aptos" w:hAnsi="Aptos" w:cs="Calibri"/>
                      <w:color w:val="242424"/>
                      <w:sz w:val="22"/>
                      <w:szCs w:val="22"/>
                      <w:lang w:val="en-GB" w:eastAsia="ja-JP"/>
                    </w:rPr>
                  </w:pPr>
                </w:p>
                <w:p w14:paraId="07F748A8" w14:textId="77777777" w:rsidR="00805FF2" w:rsidRPr="005B79E9" w:rsidRDefault="00805FF2" w:rsidP="00805FF2">
                  <w:pPr>
                    <w:keepNext/>
                    <w:rPr>
                      <w:rFonts w:ascii="Aptos" w:hAnsi="Aptos" w:cs="Calibri"/>
                      <w:color w:val="242424"/>
                      <w:sz w:val="22"/>
                      <w:szCs w:val="22"/>
                      <w:lang w:val="en-GB" w:eastAsia="ja-JP"/>
                    </w:rPr>
                  </w:pPr>
                </w:p>
                <w:p w14:paraId="1FF3BA97" w14:textId="77777777" w:rsidR="00805FF2" w:rsidRPr="005B79E9" w:rsidRDefault="00805FF2" w:rsidP="00805FF2">
                  <w:pPr>
                    <w:keepNext/>
                    <w:rPr>
                      <w:rFonts w:ascii="Aptos" w:hAnsi="Aptos" w:cs="Calibri"/>
                      <w:color w:val="242424"/>
                      <w:sz w:val="22"/>
                      <w:szCs w:val="22"/>
                      <w:lang w:val="en-GB" w:eastAsia="ja-JP"/>
                    </w:rPr>
                  </w:pPr>
                </w:p>
                <w:p w14:paraId="4DFD8A98" w14:textId="77777777" w:rsidR="00805FF2" w:rsidRDefault="00805FF2" w:rsidP="00805FF2">
                  <w:pPr>
                    <w:pStyle w:val="ListParagraph"/>
                    <w:keepNext/>
                    <w:ind w:left="1440"/>
                    <w:rPr>
                      <w:rFonts w:ascii="Aptos" w:hAnsi="Aptos" w:cs="Calibri"/>
                      <w:i/>
                      <w:iCs/>
                      <w:color w:val="242424"/>
                      <w:sz w:val="16"/>
                      <w:szCs w:val="16"/>
                      <w:lang w:val="en-GB" w:eastAsia="ja-JP"/>
                    </w:rPr>
                  </w:pPr>
                  <w:r w:rsidRPr="00F95786">
                    <w:rPr>
                      <w:rFonts w:ascii="Aptos" w:hAnsi="Aptos" w:cs="Calibri"/>
                      <w:i/>
                      <w:color w:val="242424"/>
                      <w:sz w:val="16"/>
                      <w:szCs w:val="16"/>
                      <w:lang w:val="en-GB" w:eastAsia="ja-JP"/>
                    </w:rPr>
                    <w:t>* Non-responder imputation: patients with rescue/prohibited medication use prior to week 24, or with missing week-24 data, are counted as non-responders ** Treatment policy: all data are included regardless of rescue medication use; however, patients with prohibited medication or missing week-24 data are still counted as non-responders</w:t>
                  </w:r>
                </w:p>
                <w:p w14:paraId="07F39540" w14:textId="77777777" w:rsidR="006572BA" w:rsidRPr="00F95786" w:rsidRDefault="006572BA" w:rsidP="00805FF2">
                  <w:pPr>
                    <w:pStyle w:val="ListParagraph"/>
                    <w:keepNext/>
                    <w:ind w:left="1440"/>
                    <w:rPr>
                      <w:rFonts w:ascii="Aptos" w:hAnsi="Aptos" w:cs="Calibri"/>
                      <w:i/>
                      <w:color w:val="242424"/>
                      <w:sz w:val="16"/>
                      <w:szCs w:val="16"/>
                      <w:lang w:val="en-GB" w:eastAsia="ja-JP"/>
                    </w:rPr>
                  </w:pPr>
                </w:p>
                <w:p w14:paraId="1BAF65E4" w14:textId="767FEC2C" w:rsidR="00815E20" w:rsidRPr="005B79E9" w:rsidRDefault="00815E20" w:rsidP="006B2825">
                  <w:pPr>
                    <w:pStyle w:val="ListParagraph"/>
                    <w:keepNext/>
                    <w:numPr>
                      <w:ilvl w:val="1"/>
                      <w:numId w:val="17"/>
                    </w:numPr>
                    <w:rPr>
                      <w:rFonts w:ascii="Aptos" w:hAnsi="Aptos" w:cs="Calibri"/>
                      <w:color w:val="242424"/>
                      <w:sz w:val="22"/>
                      <w:szCs w:val="22"/>
                      <w:lang w:val="en-GB" w:eastAsia="ja-JP"/>
                    </w:rPr>
                  </w:pPr>
                  <w:r w:rsidRPr="005B79E9">
                    <w:rPr>
                      <w:rFonts w:ascii="Aptos" w:hAnsi="Aptos" w:cs="Calibri"/>
                      <w:b/>
                      <w:bCs/>
                      <w:color w:val="242424"/>
                      <w:sz w:val="22"/>
                      <w:szCs w:val="22"/>
                      <w:lang w:val="en-GB" w:eastAsia="ja-JP"/>
                    </w:rPr>
                    <w:t xml:space="preserve">The study met the US primary endpoint at week 24, </w:t>
                  </w:r>
                  <w:r w:rsidR="00815DC7">
                    <w:rPr>
                      <w:rFonts w:ascii="Aptos" w:hAnsi="Aptos" w:cs="Calibri"/>
                      <w:b/>
                      <w:bCs/>
                      <w:color w:val="242424"/>
                      <w:sz w:val="22"/>
                      <w:szCs w:val="22"/>
                      <w:lang w:val="en-GB" w:eastAsia="ja-JP"/>
                    </w:rPr>
                    <w:t xml:space="preserve">however, </w:t>
                  </w:r>
                  <w:r w:rsidR="00613814" w:rsidRPr="00613814">
                    <w:rPr>
                      <w:rFonts w:ascii="Aptos" w:hAnsi="Aptos" w:cs="Calibri"/>
                      <w:b/>
                      <w:bCs/>
                      <w:color w:val="242424"/>
                      <w:sz w:val="22"/>
                      <w:szCs w:val="22"/>
                      <w:lang w:eastAsia="ja-JP"/>
                    </w:rPr>
                    <w:t>did not achieve statistical significance</w:t>
                  </w:r>
                  <w:r w:rsidR="00613814" w:rsidRPr="00613814">
                    <w:rPr>
                      <w:rFonts w:ascii="Aptos" w:hAnsi="Aptos" w:cs="Calibri"/>
                      <w:b/>
                      <w:bCs/>
                      <w:color w:val="242424"/>
                      <w:sz w:val="22"/>
                      <w:szCs w:val="22"/>
                      <w:lang w:val="en-GB" w:eastAsia="ja-JP"/>
                    </w:rPr>
                    <w:t xml:space="preserve"> </w:t>
                  </w:r>
                  <w:r w:rsidR="00613814">
                    <w:rPr>
                      <w:rFonts w:ascii="Aptos" w:hAnsi="Aptos" w:cs="Calibri"/>
                      <w:color w:val="242424"/>
                      <w:sz w:val="22"/>
                      <w:szCs w:val="22"/>
                      <w:lang w:val="en-GB" w:eastAsia="ja-JP"/>
                    </w:rPr>
                    <w:t>for</w:t>
                  </w:r>
                  <w:r w:rsidR="00336AEF">
                    <w:rPr>
                      <w:rFonts w:ascii="Aptos" w:hAnsi="Aptos" w:cs="Calibri"/>
                      <w:color w:val="242424"/>
                      <w:sz w:val="22"/>
                      <w:szCs w:val="22"/>
                      <w:lang w:val="en-GB" w:eastAsia="ja-JP"/>
                    </w:rPr>
                    <w:t xml:space="preserve"> </w:t>
                  </w:r>
                  <w:r w:rsidR="00346A56">
                    <w:rPr>
                      <w:rFonts w:ascii="Aptos" w:hAnsi="Aptos" w:cs="Calibri"/>
                      <w:color w:val="242424"/>
                      <w:sz w:val="22"/>
                      <w:szCs w:val="22"/>
                      <w:lang w:val="en-GB" w:eastAsia="ja-JP"/>
                    </w:rPr>
                    <w:t>the</w:t>
                  </w:r>
                  <w:r w:rsidRPr="005B79E9">
                    <w:rPr>
                      <w:rFonts w:ascii="Aptos" w:hAnsi="Aptos" w:cs="Calibri"/>
                      <w:color w:val="242424"/>
                      <w:sz w:val="22"/>
                      <w:szCs w:val="22"/>
                      <w:lang w:val="en-GB" w:eastAsia="ja-JP"/>
                    </w:rPr>
                    <w:t xml:space="preserve"> US secondary endpoint assessing </w:t>
                  </w:r>
                  <w:proofErr w:type="spellStart"/>
                  <w:r w:rsidRPr="005B79E9">
                    <w:rPr>
                      <w:rFonts w:ascii="Aptos" w:hAnsi="Aptos" w:cs="Calibri"/>
                      <w:color w:val="242424"/>
                      <w:sz w:val="22"/>
                      <w:szCs w:val="22"/>
                      <w:lang w:val="en-GB" w:eastAsia="ja-JP"/>
                    </w:rPr>
                    <w:t>vIGA</w:t>
                  </w:r>
                  <w:proofErr w:type="spellEnd"/>
                  <w:r w:rsidRPr="005B79E9">
                    <w:rPr>
                      <w:rFonts w:ascii="Aptos" w:hAnsi="Aptos" w:cs="Calibri"/>
                      <w:color w:val="242424"/>
                      <w:sz w:val="22"/>
                      <w:szCs w:val="22"/>
                      <w:lang w:val="en-GB" w:eastAsia="ja-JP"/>
                    </w:rPr>
                    <w:t xml:space="preserve">-AD 0/1 with barely perceptible erythema. </w:t>
                  </w:r>
                  <w:r w:rsidRPr="005B79E9">
                    <w:rPr>
                      <w:rFonts w:ascii="Aptos" w:hAnsi="Aptos" w:cs="Calibri"/>
                      <w:b/>
                      <w:bCs/>
                      <w:color w:val="242424"/>
                      <w:sz w:val="22"/>
                      <w:szCs w:val="22"/>
                      <w:lang w:val="en-GB" w:eastAsia="ja-JP"/>
                    </w:rPr>
                    <w:t>In the EU analysis, neither dosing regimen reached significan</w:t>
                  </w:r>
                  <w:r w:rsidR="008342D8" w:rsidRPr="005B79E9">
                    <w:rPr>
                      <w:rFonts w:ascii="Aptos" w:hAnsi="Aptos" w:cs="Calibri"/>
                      <w:b/>
                      <w:bCs/>
                      <w:color w:val="242424"/>
                      <w:sz w:val="22"/>
                      <w:szCs w:val="22"/>
                      <w:lang w:val="en-GB" w:eastAsia="ja-JP"/>
                    </w:rPr>
                    <w:t>ce for the co-primary endpoints</w:t>
                  </w:r>
                  <w:r w:rsidR="008342D8" w:rsidRPr="005B79E9">
                    <w:rPr>
                      <w:rFonts w:ascii="Aptos" w:hAnsi="Aptos" w:cs="Calibri"/>
                      <w:color w:val="242424"/>
                      <w:sz w:val="22"/>
                      <w:szCs w:val="22"/>
                      <w:lang w:val="en-GB" w:eastAsia="ja-JP"/>
                    </w:rPr>
                    <w:t xml:space="preserve"> (</w:t>
                  </w:r>
                  <w:proofErr w:type="spellStart"/>
                  <w:r w:rsidR="008342D8" w:rsidRPr="005B79E9">
                    <w:rPr>
                      <w:rFonts w:ascii="Aptos" w:hAnsi="Aptos" w:cs="Calibri"/>
                      <w:color w:val="242424"/>
                      <w:sz w:val="22"/>
                      <w:szCs w:val="22"/>
                      <w:lang w:val="en-GB" w:eastAsia="ja-JP"/>
                    </w:rPr>
                    <w:t>vIGA</w:t>
                  </w:r>
                  <w:proofErr w:type="spellEnd"/>
                  <w:r w:rsidR="008342D8" w:rsidRPr="005B79E9">
                    <w:rPr>
                      <w:rFonts w:ascii="Aptos" w:hAnsi="Aptos" w:cs="Calibri"/>
                      <w:color w:val="242424"/>
                      <w:sz w:val="22"/>
                      <w:szCs w:val="22"/>
                      <w:lang w:val="en-GB" w:eastAsia="ja-JP"/>
                    </w:rPr>
                    <w:t>-AS 0/1 and EASI-75</w:t>
                  </w:r>
                  <w:r w:rsidR="00D6464B">
                    <w:rPr>
                      <w:rFonts w:ascii="Aptos" w:hAnsi="Aptos" w:cs="Calibri"/>
                      <w:color w:val="242424"/>
                      <w:sz w:val="22"/>
                      <w:szCs w:val="22"/>
                      <w:lang w:val="en-GB" w:eastAsia="ja-JP"/>
                    </w:rPr>
                    <w:t>)</w:t>
                  </w:r>
                </w:p>
                <w:p w14:paraId="573BA1D0" w14:textId="3FE06433" w:rsidR="00073AD5" w:rsidRPr="005B79E9" w:rsidRDefault="00073AD5" w:rsidP="006B2825">
                  <w:pPr>
                    <w:pStyle w:val="ListParagraph"/>
                    <w:keepNext/>
                    <w:numPr>
                      <w:ilvl w:val="1"/>
                      <w:numId w:val="17"/>
                    </w:numPr>
                    <w:rPr>
                      <w:rFonts w:ascii="Aptos" w:hAnsi="Aptos" w:cs="Calibri"/>
                      <w:color w:val="242424"/>
                      <w:sz w:val="22"/>
                      <w:szCs w:val="22"/>
                      <w:lang w:val="en-GB" w:eastAsia="ja-JP"/>
                    </w:rPr>
                  </w:pPr>
                  <w:r w:rsidRPr="005B79E9">
                    <w:rPr>
                      <w:rFonts w:ascii="Aptos" w:hAnsi="Aptos" w:cs="Calibri"/>
                      <w:color w:val="242424"/>
                      <w:sz w:val="22"/>
                      <w:szCs w:val="22"/>
                      <w:lang w:val="en-GB" w:eastAsia="ja-JP"/>
                    </w:rPr>
                    <w:t xml:space="preserve">Most frequent TEAEs reported (≥5%) included nasopharyngitis, upper respiratory tract infection, and atopic dermatitis; incidence of adverse events </w:t>
                  </w:r>
                  <w:r w:rsidR="002A02AD">
                    <w:rPr>
                      <w:rFonts w:ascii="Aptos" w:hAnsi="Aptos" w:cs="Calibri"/>
                      <w:color w:val="242424"/>
                      <w:sz w:val="22"/>
                      <w:szCs w:val="22"/>
                      <w:lang w:val="en-GB" w:eastAsia="ja-JP"/>
                    </w:rPr>
                    <w:t xml:space="preserve">and </w:t>
                  </w:r>
                  <w:r w:rsidR="002A02AD" w:rsidRPr="00414091">
                    <w:rPr>
                      <w:rFonts w:ascii="Aptos" w:hAnsi="Aptos" w:cs="Calibri"/>
                      <w:color w:val="242424"/>
                      <w:sz w:val="22"/>
                      <w:szCs w:val="22"/>
                      <w:lang w:eastAsia="ja-JP"/>
                    </w:rPr>
                    <w:t>TEAEs resulting in discontinuation</w:t>
                  </w:r>
                  <w:r w:rsidR="002A02AD" w:rsidRPr="00414091">
                    <w:rPr>
                      <w:rFonts w:ascii="Aptos" w:hAnsi="Aptos" w:cs="Calibri"/>
                      <w:color w:val="242424"/>
                      <w:sz w:val="22"/>
                      <w:szCs w:val="22"/>
                      <w:lang w:val="en-GB" w:eastAsia="ja-JP"/>
                    </w:rPr>
                    <w:t xml:space="preserve"> </w:t>
                  </w:r>
                  <w:r w:rsidR="002A02AD" w:rsidRPr="005B79E9">
                    <w:rPr>
                      <w:rFonts w:ascii="Aptos" w:hAnsi="Aptos" w:cs="Calibri"/>
                      <w:color w:val="242424"/>
                      <w:sz w:val="22"/>
                      <w:szCs w:val="22"/>
                      <w:lang w:val="en-GB" w:eastAsia="ja-JP"/>
                    </w:rPr>
                    <w:t>w</w:t>
                  </w:r>
                  <w:r w:rsidR="002A02AD">
                    <w:rPr>
                      <w:rFonts w:ascii="Aptos" w:hAnsi="Aptos" w:cs="Calibri"/>
                      <w:color w:val="242424"/>
                      <w:sz w:val="22"/>
                      <w:szCs w:val="22"/>
                      <w:lang w:val="en-GB" w:eastAsia="ja-JP"/>
                    </w:rPr>
                    <w:t xml:space="preserve">ere </w:t>
                  </w:r>
                  <w:r w:rsidRPr="005B79E9">
                    <w:rPr>
                      <w:rFonts w:ascii="Aptos" w:hAnsi="Aptos" w:cs="Calibri"/>
                      <w:color w:val="242424"/>
                      <w:sz w:val="22"/>
                      <w:szCs w:val="22"/>
                      <w:lang w:val="en-GB" w:eastAsia="ja-JP"/>
                    </w:rPr>
                    <w:t xml:space="preserve">comparable between amlitelimab and placebo groups </w:t>
                  </w:r>
                </w:p>
                <w:p w14:paraId="1549D4C4" w14:textId="7E11EF16" w:rsidR="00722E8F" w:rsidRPr="005B79E9" w:rsidRDefault="00722E8F" w:rsidP="00722E8F">
                  <w:pPr>
                    <w:keepNext/>
                    <w:rPr>
                      <w:rFonts w:ascii="Aptos" w:hAnsi="Aptos" w:cs="Calibri"/>
                      <w:b/>
                      <w:bCs/>
                      <w:color w:val="071D49"/>
                      <w:sz w:val="22"/>
                      <w:szCs w:val="22"/>
                      <w:lang w:eastAsia="ko-KR"/>
                      <w14:ligatures w14:val="standardContextual"/>
                    </w:rPr>
                  </w:pPr>
                  <w:r w:rsidRPr="005B79E9">
                    <w:rPr>
                      <w:rFonts w:ascii="Aptos" w:hAnsi="Aptos"/>
                      <w:b/>
                      <w:bCs/>
                      <w:color w:val="071D49"/>
                      <w:sz w:val="22"/>
                      <w:szCs w:val="22"/>
                    </w:rPr>
                    <w:t xml:space="preserve">ATLANTIS </w:t>
                  </w:r>
                  <w:r w:rsidR="00327470" w:rsidRPr="005B79E9">
                    <w:rPr>
                      <w:rFonts w:ascii="Aptos" w:hAnsi="Aptos"/>
                      <w:b/>
                      <w:bCs/>
                      <w:color w:val="071D49"/>
                      <w:sz w:val="22"/>
                      <w:szCs w:val="22"/>
                    </w:rPr>
                    <w:t>study</w:t>
                  </w:r>
                </w:p>
                <w:p w14:paraId="4C742750" w14:textId="0DC414F3" w:rsidR="00722E8F" w:rsidRPr="005B79E9" w:rsidRDefault="00722E8F" w:rsidP="006B2825">
                  <w:pPr>
                    <w:pStyle w:val="ListParagraph"/>
                    <w:keepNext/>
                    <w:numPr>
                      <w:ilvl w:val="0"/>
                      <w:numId w:val="17"/>
                    </w:numPr>
                    <w:rPr>
                      <w:rFonts w:ascii="Aptos" w:hAnsi="Aptos" w:cs="Calibri"/>
                      <w:color w:val="242424"/>
                      <w:sz w:val="22"/>
                      <w:szCs w:val="22"/>
                      <w:lang w:val="en-GB" w:eastAsia="ja-JP"/>
                    </w:rPr>
                  </w:pPr>
                  <w:r w:rsidRPr="005B79E9">
                    <w:rPr>
                      <w:rFonts w:ascii="Aptos" w:hAnsi="Aptos" w:cs="Calibri"/>
                      <w:b/>
                      <w:bCs/>
                      <w:color w:val="242424"/>
                      <w:sz w:val="22"/>
                      <w:szCs w:val="22"/>
                      <w:lang w:val="en-GB" w:eastAsia="ja-JP"/>
                    </w:rPr>
                    <w:t>Study design</w:t>
                  </w:r>
                  <w:r w:rsidRPr="005B79E9">
                    <w:rPr>
                      <w:rFonts w:ascii="Aptos" w:hAnsi="Aptos" w:cs="Calibri"/>
                      <w:color w:val="242424"/>
                      <w:sz w:val="22"/>
                      <w:szCs w:val="22"/>
                      <w:lang w:val="en-GB" w:eastAsia="ja-JP"/>
                    </w:rPr>
                    <w:t xml:space="preserve">: </w:t>
                  </w:r>
                  <w:r w:rsidRPr="005B79E9">
                    <w:rPr>
                      <w:rFonts w:ascii="Aptos" w:hAnsi="Aptos" w:cs="Calibri"/>
                      <w:color w:val="242424"/>
                      <w:sz w:val="22"/>
                      <w:szCs w:val="22"/>
                      <w:lang w:eastAsia="ja-JP"/>
                    </w:rPr>
                    <w:t xml:space="preserve">Phase </w:t>
                  </w:r>
                  <w:r w:rsidR="00413762" w:rsidRPr="005B79E9">
                    <w:rPr>
                      <w:rFonts w:ascii="Aptos" w:hAnsi="Aptos" w:cs="Calibri"/>
                      <w:color w:val="242424"/>
                      <w:sz w:val="22"/>
                      <w:szCs w:val="22"/>
                      <w:lang w:eastAsia="ja-JP"/>
                    </w:rPr>
                    <w:t xml:space="preserve">2 </w:t>
                  </w:r>
                  <w:r w:rsidR="000E2AE1" w:rsidRPr="000E2AE1">
                    <w:rPr>
                      <w:rFonts w:ascii="Aptos" w:hAnsi="Aptos" w:cs="Calibri"/>
                      <w:b/>
                      <w:bCs/>
                      <w:color w:val="242424"/>
                      <w:sz w:val="22"/>
                      <w:szCs w:val="22"/>
                      <w:lang w:eastAsia="ja-JP"/>
                    </w:rPr>
                    <w:t>long-term</w:t>
                  </w:r>
                  <w:r w:rsidR="000E2AE1" w:rsidRPr="000E2AE1">
                    <w:rPr>
                      <w:rFonts w:ascii="Aptos" w:hAnsi="Aptos" w:cs="Calibri"/>
                      <w:color w:val="242424"/>
                      <w:sz w:val="22"/>
                      <w:szCs w:val="22"/>
                      <w:lang w:eastAsia="ja-JP"/>
                    </w:rPr>
                    <w:t xml:space="preserve"> </w:t>
                  </w:r>
                  <w:r w:rsidR="00413762" w:rsidRPr="00BA60B5">
                    <w:rPr>
                      <w:rFonts w:ascii="Aptos" w:hAnsi="Aptos" w:cs="Calibri"/>
                      <w:b/>
                      <w:bCs/>
                      <w:color w:val="242424"/>
                      <w:sz w:val="22"/>
                      <w:szCs w:val="22"/>
                      <w:lang w:eastAsia="ja-JP"/>
                    </w:rPr>
                    <w:t>open</w:t>
                  </w:r>
                  <w:r w:rsidR="00D234C4" w:rsidRPr="00BA60B5">
                    <w:rPr>
                      <w:rFonts w:ascii="Aptos" w:hAnsi="Aptos" w:cs="Calibri"/>
                      <w:b/>
                      <w:bCs/>
                      <w:color w:val="242424"/>
                      <w:sz w:val="22"/>
                      <w:szCs w:val="22"/>
                      <w:lang w:eastAsia="ja-JP"/>
                    </w:rPr>
                    <w:t>-label</w:t>
                  </w:r>
                  <w:r w:rsidR="00D234C4" w:rsidRPr="005B79E9">
                    <w:rPr>
                      <w:rFonts w:ascii="Aptos" w:hAnsi="Aptos" w:cs="Calibri"/>
                      <w:color w:val="242424"/>
                      <w:sz w:val="22"/>
                      <w:szCs w:val="22"/>
                      <w:lang w:eastAsia="ja-JP"/>
                    </w:rPr>
                    <w:t xml:space="preserve">, single-arm, long-term safety study </w:t>
                  </w:r>
                  <w:r w:rsidR="005561F9" w:rsidRPr="005B79E9">
                    <w:rPr>
                      <w:rFonts w:ascii="Aptos" w:hAnsi="Aptos" w:cs="Calibri"/>
                      <w:color w:val="242424"/>
                      <w:sz w:val="22"/>
                      <w:szCs w:val="22"/>
                      <w:lang w:eastAsia="ja-JP"/>
                    </w:rPr>
                    <w:t>for 12</w:t>
                  </w:r>
                  <w:r w:rsidR="00F15507">
                    <w:rPr>
                      <w:rFonts w:ascii="Aptos" w:hAnsi="Aptos" w:cs="Calibri"/>
                      <w:color w:val="242424"/>
                      <w:sz w:val="22"/>
                      <w:szCs w:val="22"/>
                      <w:lang w:eastAsia="ja-JP"/>
                    </w:rPr>
                    <w:t>+</w:t>
                  </w:r>
                  <w:r w:rsidR="005561F9" w:rsidRPr="005B79E9">
                    <w:rPr>
                      <w:rFonts w:ascii="Aptos" w:hAnsi="Aptos" w:cs="Calibri"/>
                      <w:color w:val="242424"/>
                      <w:sz w:val="22"/>
                      <w:szCs w:val="22"/>
                      <w:lang w:eastAsia="ja-JP"/>
                    </w:rPr>
                    <w:t xml:space="preserve"> years </w:t>
                  </w:r>
                  <w:r w:rsidR="00F15507">
                    <w:rPr>
                      <w:rFonts w:ascii="Aptos" w:hAnsi="Aptos" w:cs="Calibri"/>
                      <w:color w:val="242424"/>
                      <w:sz w:val="22"/>
                      <w:szCs w:val="22"/>
                      <w:lang w:eastAsia="ja-JP"/>
                    </w:rPr>
                    <w:t xml:space="preserve">patients </w:t>
                  </w:r>
                  <w:r w:rsidR="005561F9" w:rsidRPr="005B79E9">
                    <w:rPr>
                      <w:rFonts w:ascii="Aptos" w:hAnsi="Aptos" w:cs="Calibri"/>
                      <w:color w:val="242424"/>
                      <w:sz w:val="22"/>
                      <w:szCs w:val="22"/>
                      <w:lang w:eastAsia="ja-JP"/>
                    </w:rPr>
                    <w:t>with moderate-to-severe AD</w:t>
                  </w:r>
                </w:p>
                <w:p w14:paraId="1F15062D" w14:textId="33C0D86C" w:rsidR="00722E8F" w:rsidRPr="005B79E9" w:rsidRDefault="00722E8F" w:rsidP="006B2825">
                  <w:pPr>
                    <w:pStyle w:val="ListParagraph"/>
                    <w:keepNext/>
                    <w:numPr>
                      <w:ilvl w:val="0"/>
                      <w:numId w:val="17"/>
                    </w:numPr>
                    <w:rPr>
                      <w:rFonts w:ascii="Aptos" w:hAnsi="Aptos" w:cs="Calibri"/>
                      <w:color w:val="242424"/>
                      <w:sz w:val="22"/>
                      <w:szCs w:val="22"/>
                      <w:lang w:val="en-GB" w:eastAsia="ja-JP"/>
                    </w:rPr>
                  </w:pPr>
                  <w:r w:rsidRPr="005B79E9">
                    <w:rPr>
                      <w:rFonts w:ascii="Aptos" w:hAnsi="Aptos" w:cs="Calibri"/>
                      <w:b/>
                      <w:bCs/>
                      <w:color w:val="242424"/>
                      <w:sz w:val="22"/>
                      <w:szCs w:val="22"/>
                      <w:lang w:val="en-GB" w:eastAsia="ja-JP"/>
                    </w:rPr>
                    <w:t>Study Dose</w:t>
                  </w:r>
                  <w:r w:rsidRPr="005B79E9">
                    <w:rPr>
                      <w:rFonts w:ascii="Aptos" w:hAnsi="Aptos" w:cs="Calibri"/>
                      <w:color w:val="242424"/>
                      <w:sz w:val="22"/>
                      <w:szCs w:val="22"/>
                      <w:lang w:val="en-GB" w:eastAsia="ja-JP"/>
                    </w:rPr>
                    <w:t xml:space="preserve">: Every 4 weeks (Q4W) for </w:t>
                  </w:r>
                  <w:r w:rsidR="00413762" w:rsidRPr="005B79E9">
                    <w:rPr>
                      <w:rFonts w:ascii="Aptos" w:hAnsi="Aptos" w:cs="Calibri"/>
                      <w:color w:val="242424"/>
                      <w:sz w:val="22"/>
                      <w:szCs w:val="22"/>
                      <w:lang w:val="en-GB" w:eastAsia="ja-JP"/>
                    </w:rPr>
                    <w:t>268 weeks</w:t>
                  </w:r>
                </w:p>
                <w:p w14:paraId="049AA539" w14:textId="3FBFF274" w:rsidR="00722E8F" w:rsidRPr="005B79E9" w:rsidRDefault="00722E8F" w:rsidP="006B2825">
                  <w:pPr>
                    <w:pStyle w:val="ListParagraph"/>
                    <w:keepNext/>
                    <w:numPr>
                      <w:ilvl w:val="0"/>
                      <w:numId w:val="17"/>
                    </w:numPr>
                    <w:rPr>
                      <w:rFonts w:ascii="Aptos" w:hAnsi="Aptos" w:cs="Calibri"/>
                      <w:color w:val="242424"/>
                      <w:sz w:val="22"/>
                      <w:szCs w:val="22"/>
                      <w:lang w:val="en-GB" w:eastAsia="ja-JP"/>
                    </w:rPr>
                  </w:pPr>
                  <w:r w:rsidRPr="005B79E9">
                    <w:rPr>
                      <w:rFonts w:ascii="Aptos" w:hAnsi="Aptos" w:cs="Calibri"/>
                      <w:b/>
                      <w:bCs/>
                      <w:color w:val="242424"/>
                      <w:sz w:val="22"/>
                      <w:szCs w:val="22"/>
                      <w:lang w:val="en-GB" w:eastAsia="ja-JP"/>
                    </w:rPr>
                    <w:t>Study Primary Endpoints:</w:t>
                  </w:r>
                  <w:r w:rsidRPr="005B79E9">
                    <w:rPr>
                      <w:rFonts w:ascii="Aptos" w:hAnsi="Aptos" w:cs="Calibri"/>
                      <w:color w:val="242424"/>
                      <w:sz w:val="22"/>
                      <w:szCs w:val="22"/>
                      <w:lang w:val="en-GB" w:eastAsia="ja-JP"/>
                    </w:rPr>
                    <w:t xml:space="preserve"> </w:t>
                  </w:r>
                  <w:r w:rsidR="00C7516D" w:rsidRPr="005B79E9">
                    <w:rPr>
                      <w:rFonts w:ascii="Aptos" w:hAnsi="Aptos" w:cs="Calibri"/>
                      <w:color w:val="242424"/>
                      <w:sz w:val="22"/>
                      <w:szCs w:val="22"/>
                      <w:lang w:val="en-GB" w:eastAsia="ja-JP"/>
                    </w:rPr>
                    <w:t xml:space="preserve">TEAEs and </w:t>
                  </w:r>
                  <w:r w:rsidR="00413762" w:rsidRPr="005B79E9">
                    <w:rPr>
                      <w:rFonts w:ascii="Aptos" w:hAnsi="Aptos" w:cs="Calibri"/>
                      <w:color w:val="242424"/>
                      <w:sz w:val="22"/>
                      <w:szCs w:val="22"/>
                      <w:lang w:val="en-GB" w:eastAsia="ja-JP"/>
                    </w:rPr>
                    <w:t>TESAEs from baseline through the end of the study</w:t>
                  </w:r>
                </w:p>
                <w:p w14:paraId="3BC12A03" w14:textId="5DE08A28" w:rsidR="00722E8F" w:rsidRPr="005B79E9" w:rsidRDefault="00722E8F" w:rsidP="006B2825">
                  <w:pPr>
                    <w:pStyle w:val="ListParagraph"/>
                    <w:keepNext/>
                    <w:numPr>
                      <w:ilvl w:val="0"/>
                      <w:numId w:val="17"/>
                    </w:numPr>
                    <w:rPr>
                      <w:rFonts w:ascii="Aptos" w:hAnsi="Aptos" w:cs="Calibri"/>
                      <w:color w:val="242424"/>
                      <w:sz w:val="22"/>
                      <w:szCs w:val="22"/>
                      <w:lang w:val="en-GB" w:eastAsia="ja-JP"/>
                    </w:rPr>
                  </w:pPr>
                  <w:r w:rsidRPr="005B79E9">
                    <w:rPr>
                      <w:rFonts w:ascii="Aptos" w:hAnsi="Aptos" w:cs="Calibri"/>
                      <w:b/>
                      <w:bCs/>
                      <w:color w:val="242424"/>
                      <w:sz w:val="22"/>
                      <w:szCs w:val="22"/>
                      <w:lang w:val="en-GB" w:eastAsia="ja-JP"/>
                    </w:rPr>
                    <w:t>Results:</w:t>
                  </w:r>
                </w:p>
                <w:p w14:paraId="29E810AD" w14:textId="1F10C8B7" w:rsidR="004B03D3" w:rsidRPr="005B79E9" w:rsidRDefault="006428AD" w:rsidP="007A4084">
                  <w:pPr>
                    <w:rPr>
                      <w:rFonts w:ascii="Aptos" w:hAnsi="Aptos" w:cs="Calibri"/>
                      <w:i/>
                      <w:iCs/>
                      <w:color w:val="242424"/>
                      <w:sz w:val="22"/>
                      <w:szCs w:val="22"/>
                    </w:rPr>
                  </w:pPr>
                  <w:r w:rsidRPr="005B79E9">
                    <w:rPr>
                      <w:rFonts w:ascii="Aptos" w:hAnsi="Aptos" w:cs="Calibri"/>
                      <w:noProof/>
                      <w:color w:val="242424"/>
                      <w:sz w:val="22"/>
                      <w:szCs w:val="22"/>
                      <w:lang w:val="en-GB" w:eastAsia="ja-JP"/>
                    </w:rPr>
                    <w:drawing>
                      <wp:anchor distT="0" distB="0" distL="114300" distR="114300" simplePos="0" relativeHeight="251658242" behindDoc="0" locked="0" layoutInCell="1" allowOverlap="1" wp14:anchorId="1376815A" wp14:editId="136314C9">
                        <wp:simplePos x="0" y="0"/>
                        <wp:positionH relativeFrom="column">
                          <wp:posOffset>853964</wp:posOffset>
                        </wp:positionH>
                        <wp:positionV relativeFrom="paragraph">
                          <wp:posOffset>62976</wp:posOffset>
                        </wp:positionV>
                        <wp:extent cx="4595854" cy="1040847"/>
                        <wp:effectExtent l="0" t="0" r="0" b="6985"/>
                        <wp:wrapSquare wrapText="bothSides"/>
                        <wp:docPr id="779616091" name="Picture 1">
                          <a:extLst xmlns:a="http://schemas.openxmlformats.org/drawingml/2006/main">
                            <a:ext uri="{FF2B5EF4-FFF2-40B4-BE49-F238E27FC236}">
                              <a16:creationId xmlns:a16="http://schemas.microsoft.com/office/drawing/2014/main" id="{C3E0E782-E0FF-4A7E-BF31-210CE06991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16091" name=""/>
                                <pic:cNvPicPr/>
                              </pic:nvPicPr>
                              <pic:blipFill>
                                <a:blip r:embed="rId18">
                                  <a:extLst>
                                    <a:ext uri="{28A0092B-C50C-407E-A947-70E740481C1C}">
                                      <a14:useLocalDpi xmlns:a14="http://schemas.microsoft.com/office/drawing/2010/main" val="0"/>
                                    </a:ext>
                                  </a:extLst>
                                </a:blip>
                                <a:stretch>
                                  <a:fillRect/>
                                </a:stretch>
                              </pic:blipFill>
                              <pic:spPr>
                                <a:xfrm>
                                  <a:off x="0" y="0"/>
                                  <a:ext cx="4595854" cy="1040847"/>
                                </a:xfrm>
                                <a:prstGeom prst="rect">
                                  <a:avLst/>
                                </a:prstGeom>
                              </pic:spPr>
                            </pic:pic>
                          </a:graphicData>
                        </a:graphic>
                      </wp:anchor>
                    </w:drawing>
                  </w:r>
                </w:p>
                <w:p w14:paraId="61A35244" w14:textId="77777777" w:rsidR="004B03D3" w:rsidRPr="005B79E9" w:rsidRDefault="004B03D3" w:rsidP="007A4084">
                  <w:pPr>
                    <w:rPr>
                      <w:rFonts w:ascii="Aptos" w:hAnsi="Aptos" w:cs="Calibri"/>
                      <w:i/>
                      <w:iCs/>
                      <w:color w:val="242424"/>
                      <w:sz w:val="22"/>
                      <w:szCs w:val="22"/>
                    </w:rPr>
                  </w:pPr>
                </w:p>
                <w:p w14:paraId="4D39B6B2" w14:textId="6B4CC5FB" w:rsidR="004B03D3" w:rsidRPr="005B79E9" w:rsidRDefault="004B03D3" w:rsidP="007A4084">
                  <w:pPr>
                    <w:rPr>
                      <w:rFonts w:ascii="Aptos" w:hAnsi="Aptos" w:cs="Calibri"/>
                      <w:i/>
                      <w:iCs/>
                      <w:color w:val="242424"/>
                      <w:sz w:val="22"/>
                      <w:szCs w:val="22"/>
                    </w:rPr>
                  </w:pPr>
                </w:p>
                <w:p w14:paraId="5F66AB04" w14:textId="77777777" w:rsidR="004B03D3" w:rsidRPr="005B79E9" w:rsidRDefault="004B03D3" w:rsidP="007A4084">
                  <w:pPr>
                    <w:rPr>
                      <w:rFonts w:ascii="Aptos" w:hAnsi="Aptos" w:cs="Calibri"/>
                      <w:i/>
                      <w:iCs/>
                      <w:color w:val="242424"/>
                      <w:sz w:val="22"/>
                      <w:szCs w:val="22"/>
                    </w:rPr>
                  </w:pPr>
                </w:p>
                <w:p w14:paraId="3777D274" w14:textId="77777777" w:rsidR="004B03D3" w:rsidRPr="005B79E9" w:rsidRDefault="004B03D3" w:rsidP="007A4084">
                  <w:pPr>
                    <w:rPr>
                      <w:rFonts w:ascii="Aptos" w:hAnsi="Aptos" w:cs="Calibri"/>
                      <w:i/>
                      <w:iCs/>
                      <w:color w:val="242424"/>
                      <w:sz w:val="22"/>
                      <w:szCs w:val="22"/>
                    </w:rPr>
                  </w:pPr>
                </w:p>
                <w:p w14:paraId="20DA64AB" w14:textId="77777777" w:rsidR="004B03D3" w:rsidRPr="005B79E9" w:rsidRDefault="004B03D3" w:rsidP="007A4084">
                  <w:pPr>
                    <w:rPr>
                      <w:rFonts w:ascii="Aptos" w:hAnsi="Aptos" w:cs="Calibri"/>
                      <w:i/>
                      <w:iCs/>
                      <w:color w:val="242424"/>
                      <w:sz w:val="22"/>
                      <w:szCs w:val="22"/>
                    </w:rPr>
                  </w:pPr>
                </w:p>
                <w:p w14:paraId="0EEA4F7A" w14:textId="23BD15A3" w:rsidR="004B03D3" w:rsidRPr="005B79E9" w:rsidRDefault="004B03D3" w:rsidP="006B2825">
                  <w:pPr>
                    <w:pStyle w:val="ListParagraph"/>
                    <w:keepNext/>
                    <w:numPr>
                      <w:ilvl w:val="1"/>
                      <w:numId w:val="17"/>
                    </w:numPr>
                    <w:rPr>
                      <w:rFonts w:ascii="Aptos" w:hAnsi="Aptos" w:cs="Calibri"/>
                      <w:color w:val="242424"/>
                      <w:sz w:val="22"/>
                      <w:szCs w:val="22"/>
                      <w:lang w:val="en-GB" w:eastAsia="ja-JP"/>
                    </w:rPr>
                  </w:pPr>
                  <w:r w:rsidRPr="005B79E9">
                    <w:rPr>
                      <w:rFonts w:ascii="Aptos" w:hAnsi="Aptos" w:cs="Calibri"/>
                      <w:color w:val="242424"/>
                      <w:sz w:val="22"/>
                      <w:szCs w:val="22"/>
                      <w:lang w:val="en-GB" w:eastAsia="ja-JP"/>
                    </w:rPr>
                    <w:t xml:space="preserve">Preliminary </w:t>
                  </w:r>
                  <w:r w:rsidR="00697171" w:rsidRPr="005B79E9">
                    <w:rPr>
                      <w:rFonts w:ascii="Aptos" w:hAnsi="Aptos" w:cs="Calibri"/>
                      <w:color w:val="242424"/>
                      <w:sz w:val="22"/>
                      <w:szCs w:val="22"/>
                      <w:lang w:val="en-GB" w:eastAsia="ja-JP"/>
                    </w:rPr>
                    <w:t xml:space="preserve">results show that amlitelimab continued to </w:t>
                  </w:r>
                  <w:r w:rsidR="00265B9C">
                    <w:rPr>
                      <w:rFonts w:ascii="Aptos" w:hAnsi="Aptos" w:cs="Calibri"/>
                      <w:color w:val="242424"/>
                      <w:sz w:val="22"/>
                      <w:szCs w:val="22"/>
                      <w:lang w:val="en-GB" w:eastAsia="ja-JP"/>
                    </w:rPr>
                    <w:t>improve</w:t>
                  </w:r>
                  <w:r w:rsidR="00697171" w:rsidRPr="005B79E9">
                    <w:rPr>
                      <w:rFonts w:ascii="Aptos" w:hAnsi="Aptos" w:cs="Calibri"/>
                      <w:color w:val="242424"/>
                      <w:sz w:val="22"/>
                      <w:szCs w:val="22"/>
                      <w:lang w:val="en-GB" w:eastAsia="ja-JP"/>
                    </w:rPr>
                    <w:t xml:space="preserve"> skin </w:t>
                  </w:r>
                  <w:r w:rsidR="00413762" w:rsidRPr="005B79E9">
                    <w:rPr>
                      <w:rFonts w:ascii="Aptos" w:hAnsi="Aptos" w:cs="Calibri"/>
                      <w:color w:val="242424"/>
                      <w:sz w:val="22"/>
                      <w:szCs w:val="22"/>
                      <w:lang w:val="en-GB" w:eastAsia="ja-JP"/>
                    </w:rPr>
                    <w:t>clearance</w:t>
                  </w:r>
                  <w:r w:rsidR="00697171" w:rsidRPr="005B79E9">
                    <w:rPr>
                      <w:rFonts w:ascii="Aptos" w:hAnsi="Aptos" w:cs="Calibri"/>
                      <w:color w:val="242424"/>
                      <w:sz w:val="22"/>
                      <w:szCs w:val="22"/>
                      <w:lang w:val="en-GB" w:eastAsia="ja-JP"/>
                    </w:rPr>
                    <w:t xml:space="preserve"> and disease severity</w:t>
                  </w:r>
                  <w:r w:rsidR="008407B0" w:rsidRPr="005B79E9">
                    <w:rPr>
                      <w:rFonts w:ascii="Aptos" w:hAnsi="Aptos" w:cs="Calibri"/>
                      <w:color w:val="242424"/>
                      <w:sz w:val="22"/>
                      <w:szCs w:val="22"/>
                      <w:lang w:val="en-GB" w:eastAsia="ja-JP"/>
                    </w:rPr>
                    <w:t xml:space="preserve"> from week-24 to week-52</w:t>
                  </w:r>
                </w:p>
                <w:p w14:paraId="6E072E64" w14:textId="77777777" w:rsidR="001F79F3" w:rsidRDefault="008407B0" w:rsidP="000B5ADB">
                  <w:pPr>
                    <w:pStyle w:val="ListParagraph"/>
                    <w:keepNext/>
                    <w:numPr>
                      <w:ilvl w:val="1"/>
                      <w:numId w:val="17"/>
                    </w:numPr>
                    <w:rPr>
                      <w:rFonts w:ascii="Aptos" w:hAnsi="Aptos" w:cs="Calibri"/>
                      <w:color w:val="242424"/>
                      <w:sz w:val="22"/>
                      <w:szCs w:val="22"/>
                      <w:lang w:val="en-GB" w:eastAsia="ja-JP"/>
                    </w:rPr>
                  </w:pPr>
                  <w:r w:rsidRPr="005B79E9">
                    <w:rPr>
                      <w:rFonts w:ascii="Aptos" w:hAnsi="Aptos" w:cs="Calibri"/>
                      <w:color w:val="242424"/>
                      <w:sz w:val="22"/>
                      <w:szCs w:val="22"/>
                      <w:lang w:val="en-GB" w:eastAsia="ja-JP"/>
                    </w:rPr>
                    <w:t>Treatment well tolerated over the 52-week period</w:t>
                  </w:r>
                </w:p>
                <w:p w14:paraId="3B0909CF" w14:textId="1BC19F41" w:rsidR="008407B0" w:rsidRPr="000B5ADB" w:rsidRDefault="004A73AE" w:rsidP="001F79F3">
                  <w:pPr>
                    <w:pStyle w:val="ListParagraph"/>
                    <w:keepNext/>
                    <w:numPr>
                      <w:ilvl w:val="2"/>
                      <w:numId w:val="17"/>
                    </w:numPr>
                    <w:rPr>
                      <w:rFonts w:ascii="Aptos" w:hAnsi="Aptos" w:cs="Calibri"/>
                      <w:color w:val="242424"/>
                      <w:sz w:val="22"/>
                      <w:szCs w:val="22"/>
                      <w:lang w:val="en-GB" w:eastAsia="ja-JP"/>
                    </w:rPr>
                  </w:pPr>
                  <w:r>
                    <w:rPr>
                      <w:rFonts w:ascii="Aptos" w:hAnsi="Aptos" w:cs="Calibri"/>
                      <w:color w:val="242424"/>
                      <w:sz w:val="22"/>
                      <w:szCs w:val="22"/>
                      <w:lang w:val="en-GB" w:eastAsia="ja-JP"/>
                    </w:rPr>
                    <w:t>M</w:t>
                  </w:r>
                  <w:r w:rsidRPr="004A73AE">
                    <w:rPr>
                      <w:rFonts w:ascii="Aptos" w:hAnsi="Aptos" w:cs="Calibri"/>
                      <w:color w:val="242424"/>
                      <w:sz w:val="22"/>
                      <w:szCs w:val="22"/>
                      <w:lang w:val="en-GB" w:eastAsia="ja-JP"/>
                    </w:rPr>
                    <w:t>ost common TEAEs</w:t>
                  </w:r>
                  <w:r>
                    <w:rPr>
                      <w:rFonts w:ascii="Aptos" w:hAnsi="Aptos" w:cs="Calibri"/>
                      <w:color w:val="242424"/>
                      <w:sz w:val="22"/>
                      <w:szCs w:val="22"/>
                      <w:lang w:val="en-GB" w:eastAsia="ja-JP"/>
                    </w:rPr>
                    <w:t>:</w:t>
                  </w:r>
                  <w:r w:rsidR="00C976D7">
                    <w:rPr>
                      <w:rFonts w:ascii="Aptos" w:hAnsi="Aptos" w:cs="Calibri"/>
                      <w:color w:val="242424"/>
                      <w:sz w:val="22"/>
                      <w:szCs w:val="22"/>
                      <w:lang w:val="en-GB" w:eastAsia="ja-JP"/>
                    </w:rPr>
                    <w:t xml:space="preserve"> </w:t>
                  </w:r>
                  <w:r w:rsidR="00EF3E93" w:rsidRPr="00EF3E93">
                    <w:rPr>
                      <w:rFonts w:ascii="Aptos" w:hAnsi="Aptos" w:cs="Calibri"/>
                      <w:color w:val="242424"/>
                      <w:sz w:val="22"/>
                      <w:szCs w:val="22"/>
                      <w:lang w:val="en-GB" w:eastAsia="ja-JP"/>
                    </w:rPr>
                    <w:t>nasopharyngitis, headache, influenza, dermatitis atopic, upper respiratory tract</w:t>
                  </w:r>
                  <w:r w:rsidR="00EF3E93">
                    <w:rPr>
                      <w:rFonts w:ascii="Aptos" w:hAnsi="Aptos" w:cs="Calibri"/>
                      <w:color w:val="242424"/>
                      <w:sz w:val="22"/>
                      <w:szCs w:val="22"/>
                      <w:lang w:val="en-GB" w:eastAsia="ja-JP"/>
                    </w:rPr>
                    <w:t xml:space="preserve"> </w:t>
                  </w:r>
                  <w:r w:rsidR="00EF3E93" w:rsidRPr="00EF3E93">
                    <w:rPr>
                      <w:rFonts w:ascii="Aptos" w:hAnsi="Aptos" w:cs="Calibri"/>
                      <w:color w:val="242424"/>
                      <w:sz w:val="22"/>
                      <w:szCs w:val="22"/>
                      <w:lang w:val="en-GB" w:eastAsia="ja-JP"/>
                    </w:rPr>
                    <w:t>infection</w:t>
                  </w:r>
                  <w:r w:rsidR="003042F1">
                    <w:rPr>
                      <w:rFonts w:ascii="Aptos" w:hAnsi="Aptos" w:cs="Calibri"/>
                      <w:color w:val="242424"/>
                      <w:sz w:val="22"/>
                      <w:szCs w:val="22"/>
                      <w:lang w:val="en-GB" w:eastAsia="ja-JP"/>
                    </w:rPr>
                    <w:t xml:space="preserve">. </w:t>
                  </w:r>
                  <w:r w:rsidR="00717A69">
                    <w:rPr>
                      <w:rFonts w:ascii="Aptos" w:hAnsi="Aptos" w:cs="Calibri"/>
                      <w:color w:val="242424"/>
                      <w:sz w:val="22"/>
                      <w:szCs w:val="22"/>
                      <w:lang w:val="en-GB" w:eastAsia="ja-JP"/>
                    </w:rPr>
                    <w:t>Low s</w:t>
                  </w:r>
                  <w:r w:rsidR="003042F1" w:rsidRPr="003042F1">
                    <w:rPr>
                      <w:rFonts w:ascii="Aptos" w:hAnsi="Aptos" w:cs="Calibri"/>
                      <w:color w:val="242424"/>
                      <w:sz w:val="22"/>
                      <w:szCs w:val="22"/>
                      <w:lang w:val="en-GB" w:eastAsia="ja-JP"/>
                    </w:rPr>
                    <w:t>erious TEAEs and</w:t>
                  </w:r>
                  <w:r w:rsidR="003042F1">
                    <w:rPr>
                      <w:rFonts w:ascii="Aptos" w:hAnsi="Aptos" w:cs="Calibri"/>
                      <w:color w:val="242424"/>
                      <w:sz w:val="22"/>
                      <w:szCs w:val="22"/>
                      <w:lang w:val="en-GB" w:eastAsia="ja-JP"/>
                    </w:rPr>
                    <w:t xml:space="preserve"> </w:t>
                  </w:r>
                  <w:r w:rsidR="003042F1" w:rsidRPr="003042F1">
                    <w:rPr>
                      <w:rFonts w:ascii="Aptos" w:hAnsi="Aptos" w:cs="Calibri"/>
                      <w:color w:val="242424"/>
                      <w:sz w:val="22"/>
                      <w:szCs w:val="22"/>
                      <w:lang w:val="en-GB" w:eastAsia="ja-JP"/>
                    </w:rPr>
                    <w:t xml:space="preserve">TEAEs </w:t>
                  </w:r>
                  <w:r w:rsidR="00717A69">
                    <w:rPr>
                      <w:rFonts w:ascii="Aptos" w:hAnsi="Aptos" w:cs="Calibri"/>
                      <w:color w:val="242424"/>
                      <w:sz w:val="22"/>
                      <w:szCs w:val="22"/>
                      <w:lang w:val="en-GB" w:eastAsia="ja-JP"/>
                    </w:rPr>
                    <w:t>related d</w:t>
                  </w:r>
                  <w:r w:rsidR="003042F1" w:rsidRPr="003042F1">
                    <w:rPr>
                      <w:rFonts w:ascii="Aptos" w:hAnsi="Aptos" w:cs="Calibri"/>
                      <w:color w:val="242424"/>
                      <w:sz w:val="22"/>
                      <w:szCs w:val="22"/>
                      <w:lang w:val="en-GB" w:eastAsia="ja-JP"/>
                    </w:rPr>
                    <w:t>iscontinuation</w:t>
                  </w:r>
                  <w:r w:rsidR="00717A69">
                    <w:rPr>
                      <w:rFonts w:ascii="Aptos" w:hAnsi="Aptos" w:cs="Calibri"/>
                      <w:color w:val="242424"/>
                      <w:sz w:val="22"/>
                      <w:szCs w:val="22"/>
                      <w:lang w:val="en-GB" w:eastAsia="ja-JP"/>
                    </w:rPr>
                    <w:t>s</w:t>
                  </w:r>
                  <w:r w:rsidR="003042F1" w:rsidRPr="003042F1">
                    <w:rPr>
                      <w:rFonts w:ascii="Aptos" w:hAnsi="Aptos" w:cs="Calibri"/>
                      <w:color w:val="242424"/>
                      <w:sz w:val="22"/>
                      <w:szCs w:val="22"/>
                      <w:lang w:val="en-GB" w:eastAsia="ja-JP"/>
                    </w:rPr>
                    <w:t xml:space="preserve"> at Week 52</w:t>
                  </w:r>
                  <w:r w:rsidR="000B5ADB">
                    <w:rPr>
                      <w:rFonts w:ascii="Aptos" w:hAnsi="Aptos" w:cs="Calibri"/>
                      <w:color w:val="242424"/>
                      <w:sz w:val="22"/>
                      <w:szCs w:val="22"/>
                      <w:lang w:val="en-GB" w:eastAsia="ja-JP"/>
                    </w:rPr>
                    <w:t xml:space="preserve"> with</w:t>
                  </w:r>
                  <w:r w:rsidR="003042F1" w:rsidRPr="003042F1">
                    <w:rPr>
                      <w:rFonts w:ascii="Aptos" w:hAnsi="Aptos" w:cs="Calibri"/>
                      <w:color w:val="242424"/>
                      <w:sz w:val="22"/>
                      <w:szCs w:val="22"/>
                      <w:lang w:val="en-GB" w:eastAsia="ja-JP"/>
                    </w:rPr>
                    <w:t xml:space="preserve"> </w:t>
                  </w:r>
                  <w:r w:rsidR="000B5ADB" w:rsidRPr="000B5ADB">
                    <w:rPr>
                      <w:rFonts w:ascii="Aptos" w:hAnsi="Aptos" w:cs="Calibri"/>
                      <w:color w:val="242424"/>
                      <w:sz w:val="22"/>
                      <w:szCs w:val="22"/>
                      <w:lang w:val="en-GB" w:eastAsia="ja-JP"/>
                    </w:rPr>
                    <w:t>an event of Kaposi’s sarcoma</w:t>
                  </w:r>
                  <w:r w:rsidR="000B5ADB">
                    <w:rPr>
                      <w:rFonts w:ascii="Aptos" w:hAnsi="Aptos" w:cs="Calibri"/>
                      <w:color w:val="242424"/>
                      <w:sz w:val="22"/>
                      <w:szCs w:val="22"/>
                      <w:lang w:val="en-GB" w:eastAsia="ja-JP"/>
                    </w:rPr>
                    <w:t xml:space="preserve"> (</w:t>
                  </w:r>
                  <w:r w:rsidR="000B5ADB" w:rsidRPr="000B5ADB">
                    <w:rPr>
                      <w:rFonts w:ascii="Aptos" w:hAnsi="Aptos" w:cs="Calibri"/>
                      <w:color w:val="242424"/>
                      <w:sz w:val="22"/>
                      <w:szCs w:val="22"/>
                      <w:lang w:val="en-GB" w:eastAsia="ja-JP"/>
                    </w:rPr>
                    <w:t>cutaneous</w:t>
                  </w:r>
                  <w:r w:rsidR="000B5ADB">
                    <w:rPr>
                      <w:rFonts w:ascii="Aptos" w:hAnsi="Aptos" w:cs="Calibri"/>
                      <w:color w:val="242424"/>
                      <w:sz w:val="22"/>
                      <w:szCs w:val="22"/>
                      <w:lang w:val="en-GB" w:eastAsia="ja-JP"/>
                    </w:rPr>
                    <w:t>)</w:t>
                  </w:r>
                  <w:r w:rsidR="000B5ADB" w:rsidRPr="000B5ADB">
                    <w:rPr>
                      <w:rFonts w:ascii="Aptos" w:hAnsi="Aptos" w:cs="Calibri"/>
                      <w:color w:val="242424"/>
                      <w:sz w:val="22"/>
                      <w:szCs w:val="22"/>
                      <w:lang w:val="en-GB" w:eastAsia="ja-JP"/>
                    </w:rPr>
                    <w:t xml:space="preserve"> reported in a patient</w:t>
                  </w:r>
                  <w:r w:rsidR="000B5ADB">
                    <w:rPr>
                      <w:rFonts w:ascii="Aptos" w:hAnsi="Aptos" w:cs="Calibri"/>
                      <w:color w:val="242424"/>
                      <w:sz w:val="22"/>
                      <w:szCs w:val="22"/>
                      <w:lang w:val="en-GB" w:eastAsia="ja-JP"/>
                    </w:rPr>
                    <w:t xml:space="preserve"> </w:t>
                  </w:r>
                  <w:r w:rsidR="000B5ADB" w:rsidRPr="000B5ADB">
                    <w:rPr>
                      <w:rFonts w:ascii="Aptos" w:hAnsi="Aptos" w:cs="Calibri"/>
                      <w:color w:val="242424"/>
                      <w:sz w:val="22"/>
                      <w:szCs w:val="22"/>
                      <w:lang w:val="en-GB" w:eastAsia="ja-JP"/>
                    </w:rPr>
                    <w:t>with known risk factors</w:t>
                  </w:r>
                </w:p>
                <w:p w14:paraId="5079D308" w14:textId="77777777" w:rsidR="004B03D3" w:rsidRPr="005B79E9" w:rsidRDefault="004B03D3" w:rsidP="007A4084">
                  <w:pPr>
                    <w:rPr>
                      <w:rFonts w:ascii="Aptos" w:hAnsi="Aptos" w:cs="Calibri"/>
                      <w:i/>
                      <w:iCs/>
                      <w:color w:val="242424"/>
                      <w:sz w:val="22"/>
                      <w:szCs w:val="22"/>
                    </w:rPr>
                  </w:pPr>
                </w:p>
                <w:p w14:paraId="132BB00B" w14:textId="77777777" w:rsidR="004B03D3" w:rsidRPr="005B79E9" w:rsidRDefault="004B03D3" w:rsidP="007A4084">
                  <w:pPr>
                    <w:rPr>
                      <w:rFonts w:ascii="Aptos" w:hAnsi="Aptos" w:cs="Calibri"/>
                      <w:i/>
                      <w:iCs/>
                      <w:color w:val="242424"/>
                      <w:sz w:val="22"/>
                      <w:szCs w:val="22"/>
                    </w:rPr>
                  </w:pPr>
                </w:p>
                <w:p w14:paraId="56B13C1A" w14:textId="77777777" w:rsidR="00E132ED" w:rsidRPr="00E132ED" w:rsidRDefault="00E132ED" w:rsidP="00E132ED">
                  <w:pPr>
                    <w:textAlignment w:val="baseline"/>
                    <w:rPr>
                      <w:rFonts w:ascii="Aptos" w:eastAsia="Times New Roman" w:hAnsi="Aptos" w:cs="Calibri"/>
                      <w:sz w:val="22"/>
                      <w:szCs w:val="22"/>
                    </w:rPr>
                  </w:pPr>
                  <w:r w:rsidRPr="00E132ED">
                    <w:rPr>
                      <w:rFonts w:ascii="Aptos" w:eastAsia="Times New Roman" w:hAnsi="Aptos" w:cs="Calibri"/>
                      <w:b/>
                      <w:bCs/>
                      <w:sz w:val="22"/>
                      <w:szCs w:val="22"/>
                      <w:lang w:val="en-IN"/>
                    </w:rPr>
                    <w:t>For questions, please reach out to:</w:t>
                  </w:r>
                  <w:r w:rsidRPr="00E132ED">
                    <w:rPr>
                      <w:rFonts w:ascii="Aptos" w:eastAsia="Times New Roman" w:hAnsi="Aptos" w:cs="Calibri"/>
                      <w:sz w:val="22"/>
                      <w:szCs w:val="22"/>
                      <w:lang w:val="en-IN"/>
                    </w:rPr>
                    <w:t> </w:t>
                  </w:r>
                  <w:r w:rsidRPr="00E132ED">
                    <w:rPr>
                      <w:rFonts w:ascii="Aptos" w:eastAsia="Times New Roman" w:hAnsi="Aptos" w:cs="Calibri"/>
                      <w:sz w:val="22"/>
                      <w:szCs w:val="22"/>
                    </w:rPr>
                    <w:t> </w:t>
                  </w:r>
                </w:p>
                <w:tbl>
                  <w:tblPr>
                    <w:tblW w:w="0" w:type="auto"/>
                    <w:tblCellMar>
                      <w:left w:w="0" w:type="dxa"/>
                      <w:right w:w="0" w:type="dxa"/>
                    </w:tblCellMar>
                    <w:tblLook w:val="04A0" w:firstRow="1" w:lastRow="0" w:firstColumn="1" w:lastColumn="0" w:noHBand="0" w:noVBand="1"/>
                  </w:tblPr>
                  <w:tblGrid>
                    <w:gridCol w:w="2581"/>
                    <w:gridCol w:w="1846"/>
                    <w:gridCol w:w="2282"/>
                    <w:gridCol w:w="2372"/>
                  </w:tblGrid>
                  <w:tr w:rsidR="00E132ED" w:rsidRPr="00E132ED" w14:paraId="54B89662" w14:textId="77777777" w:rsidTr="00CC03A8">
                    <w:trPr>
                      <w:trHeight w:val="330"/>
                      <w:ins w:id="3" w:author="Bhat, Chanda R" w:date="2026-01-23T10:46:00Z"/>
                    </w:trPr>
                    <w:tc>
                      <w:tcPr>
                        <w:tcW w:w="2660" w:type="dxa"/>
                        <w:tcBorders>
                          <w:top w:val="single" w:sz="8" w:space="0" w:color="auto"/>
                          <w:left w:val="single" w:sz="8" w:space="0" w:color="auto"/>
                          <w:bottom w:val="single" w:sz="8" w:space="0" w:color="auto"/>
                          <w:right w:val="single" w:sz="8" w:space="0" w:color="auto"/>
                        </w:tcBorders>
                        <w:tcMar>
                          <w:top w:w="0" w:type="dxa"/>
                          <w:left w:w="105" w:type="dxa"/>
                          <w:bottom w:w="0" w:type="dxa"/>
                          <w:right w:w="105" w:type="dxa"/>
                        </w:tcMar>
                      </w:tcPr>
                      <w:p w14:paraId="685BA4AF" w14:textId="77777777" w:rsidR="00E132ED" w:rsidRPr="00E132ED" w:rsidRDefault="00E132ED" w:rsidP="00E132ED">
                        <w:pPr>
                          <w:textAlignment w:val="baseline"/>
                          <w:rPr>
                            <w:rFonts w:ascii="Aptos" w:eastAsia="Times New Roman" w:hAnsi="Aptos" w:cs="Calibri"/>
                            <w:sz w:val="22"/>
                            <w:szCs w:val="22"/>
                          </w:rPr>
                        </w:pPr>
                      </w:p>
                    </w:tc>
                    <w:tc>
                      <w:tcPr>
                        <w:tcW w:w="1880" w:type="dxa"/>
                        <w:tcBorders>
                          <w:top w:val="single" w:sz="8" w:space="0" w:color="auto"/>
                          <w:left w:val="nil"/>
                          <w:bottom w:val="single" w:sz="8" w:space="0" w:color="auto"/>
                          <w:right w:val="single" w:sz="8" w:space="0" w:color="auto"/>
                        </w:tcBorders>
                        <w:tcMar>
                          <w:top w:w="0" w:type="dxa"/>
                          <w:left w:w="105" w:type="dxa"/>
                          <w:bottom w:w="0" w:type="dxa"/>
                          <w:right w:w="105" w:type="dxa"/>
                        </w:tcMar>
                        <w:hideMark/>
                      </w:tcPr>
                      <w:p w14:paraId="1EC9B55A" w14:textId="77777777" w:rsidR="00E132ED" w:rsidRPr="00E132ED" w:rsidRDefault="00E132ED" w:rsidP="00E132ED">
                        <w:pPr>
                          <w:textAlignment w:val="baseline"/>
                          <w:rPr>
                            <w:rFonts w:ascii="Aptos" w:eastAsia="Times New Roman" w:hAnsi="Aptos" w:cs="Calibri"/>
                            <w:sz w:val="22"/>
                            <w:szCs w:val="22"/>
                          </w:rPr>
                        </w:pPr>
                        <w:r w:rsidRPr="00E132ED">
                          <w:rPr>
                            <w:rFonts w:ascii="Aptos" w:eastAsia="Times New Roman" w:hAnsi="Aptos" w:cs="Calibri"/>
                            <w:b/>
                            <w:bCs/>
                            <w:sz w:val="22"/>
                            <w:szCs w:val="22"/>
                          </w:rPr>
                          <w:t>Dermatology</w:t>
                        </w:r>
                      </w:p>
                    </w:tc>
                    <w:tc>
                      <w:tcPr>
                        <w:tcW w:w="2339" w:type="dxa"/>
                        <w:tcBorders>
                          <w:top w:val="single" w:sz="8" w:space="0" w:color="auto"/>
                          <w:left w:val="nil"/>
                          <w:bottom w:val="single" w:sz="8" w:space="0" w:color="auto"/>
                          <w:right w:val="single" w:sz="8" w:space="0" w:color="auto"/>
                        </w:tcBorders>
                        <w:tcMar>
                          <w:top w:w="0" w:type="dxa"/>
                          <w:left w:w="105" w:type="dxa"/>
                          <w:bottom w:w="0" w:type="dxa"/>
                          <w:right w:w="105" w:type="dxa"/>
                        </w:tcMar>
                        <w:hideMark/>
                      </w:tcPr>
                      <w:p w14:paraId="3B3F0720" w14:textId="77777777" w:rsidR="00E132ED" w:rsidRPr="00E132ED" w:rsidRDefault="00E132ED" w:rsidP="00E132ED">
                        <w:pPr>
                          <w:textAlignment w:val="baseline"/>
                          <w:rPr>
                            <w:rFonts w:ascii="Aptos" w:eastAsia="Times New Roman" w:hAnsi="Aptos" w:cs="Calibri"/>
                            <w:sz w:val="22"/>
                            <w:szCs w:val="22"/>
                          </w:rPr>
                        </w:pPr>
                        <w:r w:rsidRPr="00E132ED">
                          <w:rPr>
                            <w:rFonts w:ascii="Aptos" w:eastAsia="Times New Roman" w:hAnsi="Aptos" w:cs="Calibri"/>
                            <w:b/>
                            <w:bCs/>
                            <w:sz w:val="22"/>
                            <w:szCs w:val="22"/>
                          </w:rPr>
                          <w:t xml:space="preserve">Rheumatology </w:t>
                        </w:r>
                      </w:p>
                    </w:tc>
                    <w:tc>
                      <w:tcPr>
                        <w:tcW w:w="2415" w:type="dxa"/>
                        <w:tcBorders>
                          <w:top w:val="single" w:sz="8" w:space="0" w:color="auto"/>
                          <w:left w:val="nil"/>
                          <w:bottom w:val="single" w:sz="8" w:space="0" w:color="auto"/>
                          <w:right w:val="single" w:sz="8" w:space="0" w:color="auto"/>
                        </w:tcBorders>
                        <w:tcMar>
                          <w:top w:w="0" w:type="dxa"/>
                          <w:left w:w="105" w:type="dxa"/>
                          <w:bottom w:w="0" w:type="dxa"/>
                          <w:right w:w="105" w:type="dxa"/>
                        </w:tcMar>
                        <w:hideMark/>
                      </w:tcPr>
                      <w:p w14:paraId="7C0130C3" w14:textId="77777777" w:rsidR="00E132ED" w:rsidRPr="00E132ED" w:rsidRDefault="00E132ED" w:rsidP="00E132ED">
                        <w:pPr>
                          <w:textAlignment w:val="baseline"/>
                          <w:rPr>
                            <w:rFonts w:ascii="Aptos" w:eastAsia="Times New Roman" w:hAnsi="Aptos" w:cs="Calibri"/>
                            <w:sz w:val="22"/>
                            <w:szCs w:val="22"/>
                          </w:rPr>
                        </w:pPr>
                        <w:r w:rsidRPr="00E132ED">
                          <w:rPr>
                            <w:rFonts w:ascii="Aptos" w:eastAsia="Times New Roman" w:hAnsi="Aptos" w:cs="Calibri"/>
                            <w:b/>
                            <w:bCs/>
                            <w:sz w:val="22"/>
                            <w:szCs w:val="22"/>
                          </w:rPr>
                          <w:t>Gastroenterology</w:t>
                        </w:r>
                      </w:p>
                    </w:tc>
                  </w:tr>
                  <w:tr w:rsidR="00E132ED" w:rsidRPr="00E132ED" w14:paraId="3AB92339" w14:textId="77777777">
                    <w:trPr>
                      <w:trHeight w:val="330"/>
                      <w:ins w:id="4" w:author="Bhat, Chanda R" w:date="2026-01-23T10:46:00Z"/>
                    </w:trPr>
                    <w:tc>
                      <w:tcPr>
                        <w:tcW w:w="2660" w:type="dxa"/>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486E1D05" w14:textId="77777777" w:rsidR="00E132ED" w:rsidRPr="00E132ED" w:rsidRDefault="00E132ED" w:rsidP="00E132ED">
                        <w:pPr>
                          <w:textAlignment w:val="baseline"/>
                          <w:rPr>
                            <w:rFonts w:ascii="Aptos" w:eastAsia="Times New Roman" w:hAnsi="Aptos" w:cs="Calibri"/>
                            <w:sz w:val="22"/>
                            <w:szCs w:val="22"/>
                          </w:rPr>
                        </w:pPr>
                        <w:r w:rsidRPr="00E132ED">
                          <w:rPr>
                            <w:rFonts w:ascii="Aptos" w:eastAsia="Times New Roman" w:hAnsi="Aptos" w:cs="Calibri"/>
                            <w:b/>
                            <w:bCs/>
                            <w:sz w:val="22"/>
                            <w:szCs w:val="22"/>
                          </w:rPr>
                          <w:t>APEX (US/PCS)</w:t>
                        </w:r>
                      </w:p>
                    </w:tc>
                    <w:tc>
                      <w:tcPr>
                        <w:tcW w:w="1880" w:type="dxa"/>
                        <w:tcBorders>
                          <w:top w:val="nil"/>
                          <w:left w:val="nil"/>
                          <w:bottom w:val="single" w:sz="8" w:space="0" w:color="auto"/>
                          <w:right w:val="single" w:sz="8" w:space="0" w:color="auto"/>
                        </w:tcBorders>
                        <w:tcMar>
                          <w:top w:w="0" w:type="dxa"/>
                          <w:left w:w="105" w:type="dxa"/>
                          <w:bottom w:w="0" w:type="dxa"/>
                          <w:right w:w="105" w:type="dxa"/>
                        </w:tcMar>
                        <w:hideMark/>
                      </w:tcPr>
                      <w:p w14:paraId="435C267A" w14:textId="77777777" w:rsidR="00E132ED" w:rsidRPr="00E132ED" w:rsidRDefault="00E132ED" w:rsidP="00E132ED">
                        <w:pPr>
                          <w:textAlignment w:val="baseline"/>
                          <w:rPr>
                            <w:rFonts w:ascii="Aptos" w:eastAsia="Times New Roman" w:hAnsi="Aptos" w:cs="Calibri"/>
                            <w:sz w:val="22"/>
                            <w:szCs w:val="22"/>
                          </w:rPr>
                        </w:pPr>
                        <w:hyperlink r:id="rId19" w:history="1">
                          <w:r w:rsidRPr="00E132ED">
                            <w:rPr>
                              <w:rStyle w:val="Hyperlink"/>
                              <w:rFonts w:ascii="Aptos" w:eastAsia="Times New Roman" w:hAnsi="Aptos" w:cs="Calibri"/>
                              <w:sz w:val="22"/>
                              <w:szCs w:val="22"/>
                            </w:rPr>
                            <w:t>Chanda Bhat</w:t>
                          </w:r>
                        </w:hyperlink>
                      </w:p>
                    </w:tc>
                    <w:tc>
                      <w:tcPr>
                        <w:tcW w:w="2339" w:type="dxa"/>
                        <w:tcBorders>
                          <w:top w:val="nil"/>
                          <w:left w:val="nil"/>
                          <w:bottom w:val="single" w:sz="8" w:space="0" w:color="auto"/>
                          <w:right w:val="single" w:sz="8" w:space="0" w:color="auto"/>
                        </w:tcBorders>
                        <w:tcMar>
                          <w:top w:w="0" w:type="dxa"/>
                          <w:left w:w="105" w:type="dxa"/>
                          <w:bottom w:w="0" w:type="dxa"/>
                          <w:right w:w="105" w:type="dxa"/>
                        </w:tcMar>
                        <w:hideMark/>
                      </w:tcPr>
                      <w:p w14:paraId="413CF21C" w14:textId="77777777" w:rsidR="00E132ED" w:rsidRPr="00E132ED" w:rsidRDefault="00E132ED" w:rsidP="00E132ED">
                        <w:pPr>
                          <w:textAlignment w:val="baseline"/>
                          <w:rPr>
                            <w:rFonts w:ascii="Aptos" w:eastAsia="Times New Roman" w:hAnsi="Aptos" w:cs="Calibri"/>
                            <w:sz w:val="22"/>
                            <w:szCs w:val="22"/>
                          </w:rPr>
                        </w:pPr>
                        <w:r w:rsidRPr="00E132ED">
                          <w:rPr>
                            <w:rFonts w:ascii="Aptos" w:eastAsia="Times New Roman" w:hAnsi="Aptos" w:cs="Calibri"/>
                            <w:sz w:val="22"/>
                            <w:szCs w:val="22"/>
                            <w:u w:val="single"/>
                          </w:rPr>
                          <w:t>Bethany Christmann</w:t>
                        </w:r>
                      </w:p>
                    </w:tc>
                    <w:tc>
                      <w:tcPr>
                        <w:tcW w:w="2415" w:type="dxa"/>
                        <w:tcBorders>
                          <w:top w:val="nil"/>
                          <w:left w:val="nil"/>
                          <w:bottom w:val="single" w:sz="8" w:space="0" w:color="auto"/>
                          <w:right w:val="single" w:sz="8" w:space="0" w:color="auto"/>
                        </w:tcBorders>
                        <w:tcMar>
                          <w:top w:w="0" w:type="dxa"/>
                          <w:left w:w="105" w:type="dxa"/>
                          <w:bottom w:w="0" w:type="dxa"/>
                          <w:right w:w="105" w:type="dxa"/>
                        </w:tcMar>
                        <w:hideMark/>
                      </w:tcPr>
                      <w:p w14:paraId="5A20E334" w14:textId="77777777" w:rsidR="00E132ED" w:rsidRPr="00E132ED" w:rsidRDefault="00E132ED" w:rsidP="00E132ED">
                        <w:pPr>
                          <w:textAlignment w:val="baseline"/>
                          <w:rPr>
                            <w:rFonts w:ascii="Aptos" w:eastAsia="Times New Roman" w:hAnsi="Aptos" w:cs="Calibri"/>
                            <w:sz w:val="22"/>
                            <w:szCs w:val="22"/>
                          </w:rPr>
                        </w:pPr>
                        <w:hyperlink r:id="rId20" w:history="1">
                          <w:r w:rsidRPr="00E132ED">
                            <w:rPr>
                              <w:rStyle w:val="Hyperlink"/>
                              <w:rFonts w:ascii="Aptos" w:eastAsia="Times New Roman" w:hAnsi="Aptos" w:cs="Calibri"/>
                              <w:sz w:val="22"/>
                              <w:szCs w:val="22"/>
                            </w:rPr>
                            <w:t>Luke Versten</w:t>
                          </w:r>
                        </w:hyperlink>
                      </w:p>
                    </w:tc>
                  </w:tr>
                  <w:tr w:rsidR="00E132ED" w:rsidRPr="00E132ED" w14:paraId="356A81AA" w14:textId="77777777">
                    <w:trPr>
                      <w:trHeight w:val="195"/>
                      <w:ins w:id="5" w:author="Bhat, Chanda R" w:date="2026-01-23T10:46:00Z"/>
                    </w:trPr>
                    <w:tc>
                      <w:tcPr>
                        <w:tcW w:w="2660" w:type="dxa"/>
                        <w:tcBorders>
                          <w:top w:val="nil"/>
                          <w:left w:val="single" w:sz="8" w:space="0" w:color="auto"/>
                          <w:bottom w:val="single" w:sz="8" w:space="0" w:color="auto"/>
                          <w:right w:val="single" w:sz="8" w:space="0" w:color="auto"/>
                        </w:tcBorders>
                        <w:tcMar>
                          <w:top w:w="0" w:type="dxa"/>
                          <w:left w:w="105" w:type="dxa"/>
                          <w:bottom w:w="0" w:type="dxa"/>
                          <w:right w:w="105" w:type="dxa"/>
                        </w:tcMar>
                        <w:hideMark/>
                      </w:tcPr>
                      <w:p w14:paraId="6B8919AC" w14:textId="77777777" w:rsidR="00E132ED" w:rsidRPr="00E132ED" w:rsidRDefault="00E132ED" w:rsidP="00E132ED">
                        <w:pPr>
                          <w:textAlignment w:val="baseline"/>
                          <w:rPr>
                            <w:rFonts w:ascii="Aptos" w:eastAsia="Times New Roman" w:hAnsi="Aptos" w:cs="Calibri"/>
                            <w:sz w:val="22"/>
                            <w:szCs w:val="22"/>
                          </w:rPr>
                        </w:pPr>
                        <w:r w:rsidRPr="00E132ED">
                          <w:rPr>
                            <w:rFonts w:ascii="Aptos" w:eastAsia="Times New Roman" w:hAnsi="Aptos" w:cs="Calibri"/>
                            <w:b/>
                            <w:bCs/>
                            <w:sz w:val="22"/>
                            <w:szCs w:val="22"/>
                          </w:rPr>
                          <w:t>IMABI (International/ Affiliates)</w:t>
                        </w:r>
                      </w:p>
                    </w:tc>
                    <w:tc>
                      <w:tcPr>
                        <w:tcW w:w="1880" w:type="dxa"/>
                        <w:tcBorders>
                          <w:top w:val="nil"/>
                          <w:left w:val="nil"/>
                          <w:bottom w:val="single" w:sz="8" w:space="0" w:color="auto"/>
                          <w:right w:val="single" w:sz="8" w:space="0" w:color="auto"/>
                        </w:tcBorders>
                        <w:tcMar>
                          <w:top w:w="0" w:type="dxa"/>
                          <w:left w:w="105" w:type="dxa"/>
                          <w:bottom w:w="0" w:type="dxa"/>
                          <w:right w:w="105" w:type="dxa"/>
                        </w:tcMar>
                        <w:hideMark/>
                      </w:tcPr>
                      <w:p w14:paraId="05AABEC5" w14:textId="77777777" w:rsidR="00E132ED" w:rsidRPr="00E132ED" w:rsidRDefault="00E132ED" w:rsidP="00E132ED">
                        <w:pPr>
                          <w:textAlignment w:val="baseline"/>
                          <w:rPr>
                            <w:rFonts w:ascii="Aptos" w:eastAsia="Times New Roman" w:hAnsi="Aptos" w:cs="Calibri"/>
                            <w:sz w:val="22"/>
                            <w:szCs w:val="22"/>
                          </w:rPr>
                        </w:pPr>
                        <w:hyperlink r:id="rId21" w:history="1">
                          <w:r w:rsidRPr="00E132ED">
                            <w:rPr>
                              <w:rStyle w:val="Hyperlink"/>
                              <w:rFonts w:ascii="Aptos" w:eastAsia="Times New Roman" w:hAnsi="Aptos" w:cs="Calibri"/>
                              <w:sz w:val="22"/>
                              <w:szCs w:val="22"/>
                            </w:rPr>
                            <w:t>Priti Anand</w:t>
                          </w:r>
                        </w:hyperlink>
                      </w:p>
                    </w:tc>
                    <w:tc>
                      <w:tcPr>
                        <w:tcW w:w="2339" w:type="dxa"/>
                        <w:tcBorders>
                          <w:top w:val="nil"/>
                          <w:left w:val="nil"/>
                          <w:bottom w:val="single" w:sz="8" w:space="0" w:color="auto"/>
                          <w:right w:val="single" w:sz="8" w:space="0" w:color="auto"/>
                        </w:tcBorders>
                        <w:tcMar>
                          <w:top w:w="0" w:type="dxa"/>
                          <w:left w:w="105" w:type="dxa"/>
                          <w:bottom w:w="0" w:type="dxa"/>
                          <w:right w:w="105" w:type="dxa"/>
                        </w:tcMar>
                        <w:hideMark/>
                      </w:tcPr>
                      <w:p w14:paraId="0265329C" w14:textId="77777777" w:rsidR="00E132ED" w:rsidRPr="00E132ED" w:rsidRDefault="00E132ED" w:rsidP="00E132ED">
                        <w:pPr>
                          <w:textAlignment w:val="baseline"/>
                          <w:rPr>
                            <w:rFonts w:ascii="Aptos" w:eastAsia="Times New Roman" w:hAnsi="Aptos" w:cs="Calibri"/>
                            <w:sz w:val="22"/>
                            <w:szCs w:val="22"/>
                          </w:rPr>
                        </w:pPr>
                        <w:hyperlink r:id="rId22" w:history="1">
                          <w:r w:rsidRPr="00E132ED">
                            <w:rPr>
                              <w:rStyle w:val="Hyperlink"/>
                              <w:rFonts w:ascii="Aptos" w:eastAsia="Times New Roman" w:hAnsi="Aptos" w:cs="Calibri"/>
                              <w:sz w:val="22"/>
                              <w:szCs w:val="22"/>
                            </w:rPr>
                            <w:t>Irene Knorn</w:t>
                          </w:r>
                        </w:hyperlink>
                        <w:r w:rsidRPr="00E132ED">
                          <w:rPr>
                            <w:rFonts w:ascii="Aptos" w:eastAsia="Times New Roman" w:hAnsi="Aptos" w:cs="Calibri"/>
                            <w:sz w:val="22"/>
                            <w:szCs w:val="22"/>
                            <w:u w:val="single"/>
                          </w:rPr>
                          <w:t> </w:t>
                        </w:r>
                      </w:p>
                    </w:tc>
                    <w:tc>
                      <w:tcPr>
                        <w:tcW w:w="2415" w:type="dxa"/>
                        <w:tcBorders>
                          <w:top w:val="nil"/>
                          <w:left w:val="nil"/>
                          <w:bottom w:val="single" w:sz="8" w:space="0" w:color="auto"/>
                          <w:right w:val="single" w:sz="8" w:space="0" w:color="auto"/>
                        </w:tcBorders>
                        <w:tcMar>
                          <w:top w:w="0" w:type="dxa"/>
                          <w:left w:w="105" w:type="dxa"/>
                          <w:bottom w:w="0" w:type="dxa"/>
                          <w:right w:w="105" w:type="dxa"/>
                        </w:tcMar>
                        <w:hideMark/>
                      </w:tcPr>
                      <w:p w14:paraId="7F533022" w14:textId="77777777" w:rsidR="00E132ED" w:rsidRPr="00E132ED" w:rsidRDefault="00E132ED" w:rsidP="00E132ED">
                        <w:pPr>
                          <w:textAlignment w:val="baseline"/>
                          <w:rPr>
                            <w:rFonts w:ascii="Aptos" w:eastAsia="Times New Roman" w:hAnsi="Aptos" w:cs="Calibri"/>
                            <w:sz w:val="22"/>
                            <w:szCs w:val="22"/>
                          </w:rPr>
                        </w:pPr>
                        <w:hyperlink r:id="rId23" w:history="1">
                          <w:r w:rsidRPr="00E132ED">
                            <w:rPr>
                              <w:rStyle w:val="Hyperlink"/>
                              <w:rFonts w:ascii="Aptos" w:eastAsia="Times New Roman" w:hAnsi="Aptos" w:cs="Calibri"/>
                              <w:sz w:val="22"/>
                              <w:szCs w:val="22"/>
                            </w:rPr>
                            <w:t>Priti Anand</w:t>
                          </w:r>
                        </w:hyperlink>
                      </w:p>
                    </w:tc>
                  </w:tr>
                </w:tbl>
                <w:p w14:paraId="51FD2428" w14:textId="77777777" w:rsidR="00E132ED" w:rsidRPr="00E132ED" w:rsidRDefault="00E132ED" w:rsidP="00E132ED">
                  <w:pPr>
                    <w:textAlignment w:val="baseline"/>
                    <w:rPr>
                      <w:rFonts w:ascii="Aptos" w:eastAsia="Times New Roman" w:hAnsi="Aptos" w:cs="Calibri"/>
                      <w:sz w:val="22"/>
                      <w:szCs w:val="22"/>
                    </w:rPr>
                  </w:pPr>
                </w:p>
                <w:p w14:paraId="53C007D4" w14:textId="77777777" w:rsidR="00671FA7" w:rsidRPr="005B79E9" w:rsidRDefault="00671FA7" w:rsidP="00EB57CE">
                  <w:pPr>
                    <w:rPr>
                      <w:rFonts w:ascii="Aptos" w:hAnsi="Aptos" w:cs="Calibri"/>
                      <w:color w:val="242424"/>
                      <w:sz w:val="22"/>
                      <w:szCs w:val="22"/>
                    </w:rPr>
                  </w:pPr>
                </w:p>
                <w:p w14:paraId="7064E88E" w14:textId="6A00831D" w:rsidR="00547D60" w:rsidRPr="005B79E9" w:rsidRDefault="00275D18" w:rsidP="00275D18">
                  <w:pPr>
                    <w:textAlignment w:val="baseline"/>
                    <w:rPr>
                      <w:rFonts w:ascii="Aptos" w:eastAsia="Times New Roman" w:hAnsi="Aptos" w:cs="Calibri"/>
                      <w:sz w:val="22"/>
                      <w:szCs w:val="22"/>
                    </w:rPr>
                  </w:pPr>
                  <w:hyperlink r:id="rId24" w:tgtFrame="_blank" w:history="1">
                    <w:r w:rsidRPr="005B79E9">
                      <w:rPr>
                        <w:rStyle w:val="normaltextrun"/>
                        <w:rFonts w:ascii="Aptos" w:hAnsi="Aptos" w:cs="Calibri"/>
                        <w:color w:val="0563C1"/>
                        <w:sz w:val="22"/>
                        <w:szCs w:val="22"/>
                        <w:u w:val="single"/>
                        <w:shd w:val="clear" w:color="auto" w:fill="FFFFFF"/>
                      </w:rPr>
                      <w:t xml:space="preserve">Invite your colleagues to </w:t>
                    </w:r>
                    <w:proofErr w:type="spellStart"/>
                    <w:r w:rsidRPr="005B79E9">
                      <w:rPr>
                        <w:rStyle w:val="normaltextrun"/>
                        <w:rFonts w:ascii="Aptos" w:hAnsi="Aptos" w:cs="Calibri"/>
                        <w:color w:val="0563C1"/>
                        <w:sz w:val="22"/>
                        <w:szCs w:val="22"/>
                        <w:u w:val="single"/>
                        <w:shd w:val="clear" w:color="auto" w:fill="FFFFFF"/>
                      </w:rPr>
                      <w:t>inVision</w:t>
                    </w:r>
                    <w:proofErr w:type="spellEnd"/>
                  </w:hyperlink>
                  <w:r w:rsidRPr="005B79E9">
                    <w:rPr>
                      <w:rStyle w:val="normaltextrun"/>
                      <w:rFonts w:ascii="Arial" w:hAnsi="Arial" w:cs="Arial"/>
                      <w:color w:val="0070C0"/>
                      <w:sz w:val="22"/>
                      <w:szCs w:val="22"/>
                      <w:shd w:val="clear" w:color="auto" w:fill="FFFFFF"/>
                    </w:rPr>
                    <w:t> </w:t>
                  </w:r>
                  <w:r w:rsidRPr="005B79E9">
                    <w:rPr>
                      <w:rStyle w:val="normaltextrun"/>
                      <w:rFonts w:ascii="Aptos" w:hAnsi="Aptos" w:cs="Calibri"/>
                      <w:color w:val="0070C0"/>
                      <w:sz w:val="22"/>
                      <w:szCs w:val="22"/>
                      <w:shd w:val="clear" w:color="auto" w:fill="FFFFFF"/>
                    </w:rPr>
                    <w:t>|</w:t>
                  </w:r>
                  <w:r w:rsidRPr="005B79E9">
                    <w:rPr>
                      <w:rStyle w:val="normaltextrun"/>
                      <w:rFonts w:ascii="Arial" w:hAnsi="Arial" w:cs="Arial"/>
                      <w:color w:val="0070C0"/>
                      <w:sz w:val="22"/>
                      <w:szCs w:val="22"/>
                      <w:shd w:val="clear" w:color="auto" w:fill="FFFFFF"/>
                    </w:rPr>
                    <w:t> </w:t>
                  </w:r>
                  <w:hyperlink r:id="rId25" w:tgtFrame="_blank" w:history="1">
                    <w:r w:rsidRPr="005B79E9">
                      <w:rPr>
                        <w:rStyle w:val="normaltextrun"/>
                        <w:rFonts w:ascii="Aptos" w:hAnsi="Aptos" w:cs="Calibri"/>
                        <w:color w:val="0563C1"/>
                        <w:sz w:val="22"/>
                        <w:szCs w:val="22"/>
                        <w:u w:val="single"/>
                        <w:shd w:val="clear" w:color="auto" w:fill="FFFFFF"/>
                      </w:rPr>
                      <w:t>Manage Email Preferences</w:t>
                    </w:r>
                  </w:hyperlink>
                  <w:r w:rsidRPr="005B79E9">
                    <w:rPr>
                      <w:rStyle w:val="normaltextrun"/>
                      <w:rFonts w:ascii="Arial" w:hAnsi="Arial" w:cs="Arial"/>
                      <w:color w:val="0070C0"/>
                      <w:sz w:val="22"/>
                      <w:szCs w:val="22"/>
                      <w:shd w:val="clear" w:color="auto" w:fill="FFFFFF"/>
                    </w:rPr>
                    <w:t> </w:t>
                  </w:r>
                  <w:r w:rsidRPr="005B79E9">
                    <w:rPr>
                      <w:rStyle w:val="normaltextrun"/>
                      <w:rFonts w:ascii="Aptos" w:hAnsi="Aptos" w:cs="Calibri"/>
                      <w:color w:val="0070C0"/>
                      <w:sz w:val="22"/>
                      <w:szCs w:val="22"/>
                      <w:shd w:val="clear" w:color="auto" w:fill="FFFFFF"/>
                    </w:rPr>
                    <w:t>|</w:t>
                  </w:r>
                  <w:r w:rsidRPr="005B79E9">
                    <w:rPr>
                      <w:rStyle w:val="normaltextrun"/>
                      <w:rFonts w:ascii="Arial" w:hAnsi="Arial" w:cs="Arial"/>
                      <w:color w:val="0070C0"/>
                      <w:sz w:val="22"/>
                      <w:szCs w:val="22"/>
                      <w:shd w:val="clear" w:color="auto" w:fill="FFFFFF"/>
                    </w:rPr>
                    <w:t> </w:t>
                  </w:r>
                  <w:hyperlink r:id="rId26" w:tgtFrame="_blank" w:history="1">
                    <w:r w:rsidRPr="005B79E9">
                      <w:rPr>
                        <w:rStyle w:val="normaltextrun"/>
                        <w:rFonts w:ascii="Aptos" w:hAnsi="Aptos" w:cs="Calibri"/>
                        <w:color w:val="0563C1"/>
                        <w:sz w:val="22"/>
                        <w:szCs w:val="22"/>
                        <w:u w:val="single"/>
                        <w:shd w:val="clear" w:color="auto" w:fill="FFFFFF"/>
                      </w:rPr>
                      <w:t>Unsubscribe</w:t>
                    </w:r>
                  </w:hyperlink>
                </w:p>
                <w:p w14:paraId="030295A0" w14:textId="7E42CA2F" w:rsidR="007A4084" w:rsidRPr="005B79E9" w:rsidRDefault="007A4084" w:rsidP="003B1AD7">
                  <w:pPr>
                    <w:keepNext/>
                    <w:rPr>
                      <w:rFonts w:ascii="Aptos" w:hAnsi="Aptos" w:cs="Calibri"/>
                      <w:b/>
                      <w:bCs/>
                      <w:sz w:val="22"/>
                      <w:szCs w:val="22"/>
                      <w:lang w:eastAsia="ja-JP"/>
                    </w:rPr>
                  </w:pPr>
                </w:p>
                <w:p w14:paraId="52C27FFB" w14:textId="77777777" w:rsidR="00A477F0" w:rsidRPr="005B79E9" w:rsidRDefault="00A477F0" w:rsidP="003B1AD7">
                  <w:pPr>
                    <w:keepNext/>
                    <w:rPr>
                      <w:rFonts w:ascii="Aptos" w:hAnsi="Aptos" w:cs="Calibri"/>
                      <w:b/>
                      <w:bCs/>
                      <w:lang w:eastAsia="ja-JP"/>
                    </w:rPr>
                  </w:pPr>
                </w:p>
              </w:tc>
            </w:tr>
            <w:tr w:rsidR="004275F6" w:rsidRPr="005B79E9" w14:paraId="0BEA1040" w14:textId="77777777" w:rsidTr="30124260">
              <w:trPr>
                <w:gridAfter w:val="2"/>
                <w:wAfter w:w="4725" w:type="dxa"/>
              </w:trPr>
              <w:tc>
                <w:tcPr>
                  <w:tcW w:w="4569" w:type="dxa"/>
                  <w:tcBorders>
                    <w:top w:val="single" w:sz="12" w:space="0" w:color="071D49"/>
                  </w:tcBorders>
                </w:tcPr>
                <w:p w14:paraId="7F3413D7" w14:textId="77777777" w:rsidR="00204EB8" w:rsidRPr="005B79E9" w:rsidRDefault="00204EB8" w:rsidP="007A4084">
                  <w:pPr>
                    <w:rPr>
                      <w:rFonts w:ascii="Aptos" w:hAnsi="Aptos" w:cs="Calibri"/>
                      <w:color w:val="242424"/>
                    </w:rPr>
                  </w:pPr>
                </w:p>
              </w:tc>
            </w:tr>
          </w:tbl>
          <w:bookmarkEnd w:id="1"/>
          <w:bookmarkEnd w:id="2"/>
          <w:p w14:paraId="1531C7DE" w14:textId="11C02FC7" w:rsidR="00DE3125" w:rsidRPr="005B79E9" w:rsidRDefault="00E60597" w:rsidP="00F81C55">
            <w:pPr>
              <w:rPr>
                <w:rFonts w:ascii="Aptos" w:eastAsia="Times New Roman" w:hAnsi="Aptos" w:cs="Calibri"/>
                <w:sz w:val="22"/>
                <w:szCs w:val="22"/>
                <w:lang w:eastAsia="en-IN"/>
              </w:rPr>
            </w:pPr>
            <w:r w:rsidRPr="005B79E9">
              <w:rPr>
                <w:rFonts w:ascii="Aptos" w:hAnsi="Aptos" w:cs="Calibri"/>
                <w:i/>
                <w:iCs/>
                <w:color w:val="000000"/>
                <w:sz w:val="20"/>
                <w:szCs w:val="20"/>
              </w:rPr>
              <w:t xml:space="preserve">This document/email contains competitive intelligence collected via an approved competitive intelligence supplier working on behalf of AbbVie. We collect competitive intelligence consistent with industry standards and AbbVie policy. Not for field distribution. Please reach out to </w:t>
            </w:r>
            <w:r w:rsidR="00B35C67" w:rsidRPr="005B79E9">
              <w:rPr>
                <w:rFonts w:ascii="Aptos" w:hAnsi="Aptos" w:cs="Calibri"/>
                <w:i/>
                <w:iCs/>
                <w:color w:val="000000"/>
                <w:sz w:val="20"/>
                <w:szCs w:val="20"/>
              </w:rPr>
              <w:t>APEX/IMABI</w:t>
            </w:r>
            <w:r w:rsidRPr="005B79E9">
              <w:rPr>
                <w:rFonts w:ascii="Aptos" w:hAnsi="Aptos" w:cs="Calibri"/>
                <w:i/>
                <w:iCs/>
                <w:color w:val="000000"/>
                <w:sz w:val="20"/>
                <w:szCs w:val="20"/>
              </w:rPr>
              <w:t>, Legal, or OEC teams with any questions.</w:t>
            </w:r>
          </w:p>
        </w:tc>
      </w:tr>
      <w:tr w:rsidR="00CE7228" w:rsidRPr="005B79E9" w14:paraId="05D2B529" w14:textId="77777777" w:rsidTr="30124260">
        <w:trPr>
          <w:trHeight w:val="144"/>
        </w:trPr>
        <w:tc>
          <w:tcPr>
            <w:tcW w:w="9510" w:type="dxa"/>
            <w:tcMar>
              <w:top w:w="0" w:type="dxa"/>
              <w:left w:w="108" w:type="dxa"/>
              <w:bottom w:w="0" w:type="dxa"/>
              <w:right w:w="108" w:type="dxa"/>
            </w:tcMar>
            <w:vAlign w:val="bottom"/>
          </w:tcPr>
          <w:p w14:paraId="0A053BC5" w14:textId="77777777" w:rsidR="00682A93" w:rsidRPr="005B79E9" w:rsidRDefault="00682A93" w:rsidP="007A0F67">
            <w:pPr>
              <w:rPr>
                <w:rFonts w:ascii="Aptos" w:eastAsia="Times New Roman" w:hAnsi="Aptos" w:cs="Calibri"/>
                <w:b/>
                <w:bCs/>
                <w:color w:val="276471"/>
                <w:sz w:val="22"/>
                <w:szCs w:val="22"/>
              </w:rPr>
            </w:pPr>
          </w:p>
        </w:tc>
      </w:tr>
      <w:bookmarkEnd w:id="0"/>
    </w:tbl>
    <w:p w14:paraId="654C5CCA" w14:textId="14F74EB1" w:rsidR="002773BD" w:rsidRPr="005B79E9" w:rsidRDefault="002773BD" w:rsidP="002773BD">
      <w:pPr>
        <w:rPr>
          <w:rFonts w:ascii="Aptos" w:eastAsia="Times New Roman" w:hAnsi="Aptos" w:cs="Calibri"/>
          <w:color w:val="FFFFFF"/>
          <w:sz w:val="22"/>
          <w:szCs w:val="22"/>
        </w:rPr>
      </w:pPr>
    </w:p>
    <w:sectPr w:rsidR="002773BD" w:rsidRPr="005B79E9" w:rsidSect="00B8334A">
      <w:pgSz w:w="12240" w:h="15840"/>
      <w:pgMar w:top="720" w:right="198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libri"/>
    <w:panose1 w:val="00000000000000000000"/>
    <w:charset w:val="00"/>
    <w:family w:val="roman"/>
    <w:notTrueType/>
    <w:pitch w:val="default"/>
  </w:font>
  <w:font w:name="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7F0"/>
    <w:multiLevelType w:val="hybridMultilevel"/>
    <w:tmpl w:val="5CFC9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3A6A09"/>
    <w:multiLevelType w:val="hybridMultilevel"/>
    <w:tmpl w:val="78D052D8"/>
    <w:lvl w:ilvl="0" w:tplc="3648E476">
      <w:start w:val="1"/>
      <w:numFmt w:val="bullet"/>
      <w:lvlText w:val=""/>
      <w:lvlJc w:val="left"/>
      <w:pPr>
        <w:ind w:left="720" w:hanging="360"/>
      </w:pPr>
      <w:rPr>
        <w:rFonts w:ascii="Symbol" w:hAnsi="Symbol" w:hint="default"/>
        <w:color w:val="7030A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535D05"/>
    <w:multiLevelType w:val="hybridMultilevel"/>
    <w:tmpl w:val="380A226A"/>
    <w:lvl w:ilvl="0" w:tplc="E4DECFF6">
      <w:start w:val="1"/>
      <w:numFmt w:val="bullet"/>
      <w:lvlText w:val=""/>
      <w:lvlJc w:val="left"/>
      <w:pPr>
        <w:ind w:left="720" w:hanging="360"/>
      </w:pPr>
      <w:rPr>
        <w:rFonts w:ascii="Symbol" w:hAnsi="Symbol"/>
      </w:rPr>
    </w:lvl>
    <w:lvl w:ilvl="1" w:tplc="C204CF2E">
      <w:start w:val="1"/>
      <w:numFmt w:val="bullet"/>
      <w:lvlText w:val=""/>
      <w:lvlJc w:val="left"/>
      <w:pPr>
        <w:ind w:left="720" w:hanging="360"/>
      </w:pPr>
      <w:rPr>
        <w:rFonts w:ascii="Symbol" w:hAnsi="Symbol"/>
      </w:rPr>
    </w:lvl>
    <w:lvl w:ilvl="2" w:tplc="43A4350A">
      <w:start w:val="1"/>
      <w:numFmt w:val="bullet"/>
      <w:lvlText w:val=""/>
      <w:lvlJc w:val="left"/>
      <w:pPr>
        <w:ind w:left="720" w:hanging="360"/>
      </w:pPr>
      <w:rPr>
        <w:rFonts w:ascii="Symbol" w:hAnsi="Symbol"/>
      </w:rPr>
    </w:lvl>
    <w:lvl w:ilvl="3" w:tplc="3796F53E">
      <w:start w:val="1"/>
      <w:numFmt w:val="bullet"/>
      <w:lvlText w:val=""/>
      <w:lvlJc w:val="left"/>
      <w:pPr>
        <w:ind w:left="720" w:hanging="360"/>
      </w:pPr>
      <w:rPr>
        <w:rFonts w:ascii="Symbol" w:hAnsi="Symbol"/>
      </w:rPr>
    </w:lvl>
    <w:lvl w:ilvl="4" w:tplc="0F14F300">
      <w:start w:val="1"/>
      <w:numFmt w:val="bullet"/>
      <w:lvlText w:val=""/>
      <w:lvlJc w:val="left"/>
      <w:pPr>
        <w:ind w:left="720" w:hanging="360"/>
      </w:pPr>
      <w:rPr>
        <w:rFonts w:ascii="Symbol" w:hAnsi="Symbol"/>
      </w:rPr>
    </w:lvl>
    <w:lvl w:ilvl="5" w:tplc="D842E8AE">
      <w:start w:val="1"/>
      <w:numFmt w:val="bullet"/>
      <w:lvlText w:val=""/>
      <w:lvlJc w:val="left"/>
      <w:pPr>
        <w:ind w:left="720" w:hanging="360"/>
      </w:pPr>
      <w:rPr>
        <w:rFonts w:ascii="Symbol" w:hAnsi="Symbol"/>
      </w:rPr>
    </w:lvl>
    <w:lvl w:ilvl="6" w:tplc="FAF0520E">
      <w:start w:val="1"/>
      <w:numFmt w:val="bullet"/>
      <w:lvlText w:val=""/>
      <w:lvlJc w:val="left"/>
      <w:pPr>
        <w:ind w:left="720" w:hanging="360"/>
      </w:pPr>
      <w:rPr>
        <w:rFonts w:ascii="Symbol" w:hAnsi="Symbol"/>
      </w:rPr>
    </w:lvl>
    <w:lvl w:ilvl="7" w:tplc="7C80A51E">
      <w:start w:val="1"/>
      <w:numFmt w:val="bullet"/>
      <w:lvlText w:val=""/>
      <w:lvlJc w:val="left"/>
      <w:pPr>
        <w:ind w:left="720" w:hanging="360"/>
      </w:pPr>
      <w:rPr>
        <w:rFonts w:ascii="Symbol" w:hAnsi="Symbol"/>
      </w:rPr>
    </w:lvl>
    <w:lvl w:ilvl="8" w:tplc="1F22AE04">
      <w:start w:val="1"/>
      <w:numFmt w:val="bullet"/>
      <w:lvlText w:val=""/>
      <w:lvlJc w:val="left"/>
      <w:pPr>
        <w:ind w:left="720" w:hanging="360"/>
      </w:pPr>
      <w:rPr>
        <w:rFonts w:ascii="Symbol" w:hAnsi="Symbol"/>
      </w:rPr>
    </w:lvl>
  </w:abstractNum>
  <w:abstractNum w:abstractNumId="3" w15:restartNumberingAfterBreak="0">
    <w:nsid w:val="25E034F6"/>
    <w:multiLevelType w:val="hybridMultilevel"/>
    <w:tmpl w:val="EC7840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1C5AA7"/>
    <w:multiLevelType w:val="hybridMultilevel"/>
    <w:tmpl w:val="24D677E0"/>
    <w:lvl w:ilvl="0" w:tplc="3E6C2644">
      <w:start w:val="1"/>
      <w:numFmt w:val="bullet"/>
      <w:lvlText w:val=""/>
      <w:lvlJc w:val="left"/>
      <w:pPr>
        <w:ind w:left="1440" w:hanging="360"/>
      </w:pPr>
      <w:rPr>
        <w:rFonts w:ascii="Symbol" w:hAnsi="Symbol"/>
      </w:rPr>
    </w:lvl>
    <w:lvl w:ilvl="1" w:tplc="4612B024">
      <w:start w:val="1"/>
      <w:numFmt w:val="bullet"/>
      <w:lvlText w:val=""/>
      <w:lvlJc w:val="left"/>
      <w:pPr>
        <w:ind w:left="1440" w:hanging="360"/>
      </w:pPr>
      <w:rPr>
        <w:rFonts w:ascii="Symbol" w:hAnsi="Symbol"/>
      </w:rPr>
    </w:lvl>
    <w:lvl w:ilvl="2" w:tplc="F6907A7C">
      <w:start w:val="1"/>
      <w:numFmt w:val="bullet"/>
      <w:lvlText w:val=""/>
      <w:lvlJc w:val="left"/>
      <w:pPr>
        <w:ind w:left="1440" w:hanging="360"/>
      </w:pPr>
      <w:rPr>
        <w:rFonts w:ascii="Symbol" w:hAnsi="Symbol"/>
      </w:rPr>
    </w:lvl>
    <w:lvl w:ilvl="3" w:tplc="66DED568">
      <w:start w:val="1"/>
      <w:numFmt w:val="bullet"/>
      <w:lvlText w:val=""/>
      <w:lvlJc w:val="left"/>
      <w:pPr>
        <w:ind w:left="1440" w:hanging="360"/>
      </w:pPr>
      <w:rPr>
        <w:rFonts w:ascii="Symbol" w:hAnsi="Symbol"/>
      </w:rPr>
    </w:lvl>
    <w:lvl w:ilvl="4" w:tplc="71AAF46E">
      <w:start w:val="1"/>
      <w:numFmt w:val="bullet"/>
      <w:lvlText w:val=""/>
      <w:lvlJc w:val="left"/>
      <w:pPr>
        <w:ind w:left="1440" w:hanging="360"/>
      </w:pPr>
      <w:rPr>
        <w:rFonts w:ascii="Symbol" w:hAnsi="Symbol"/>
      </w:rPr>
    </w:lvl>
    <w:lvl w:ilvl="5" w:tplc="EBA6CB2E">
      <w:start w:val="1"/>
      <w:numFmt w:val="bullet"/>
      <w:lvlText w:val=""/>
      <w:lvlJc w:val="left"/>
      <w:pPr>
        <w:ind w:left="1440" w:hanging="360"/>
      </w:pPr>
      <w:rPr>
        <w:rFonts w:ascii="Symbol" w:hAnsi="Symbol"/>
      </w:rPr>
    </w:lvl>
    <w:lvl w:ilvl="6" w:tplc="2A7654B6">
      <w:start w:val="1"/>
      <w:numFmt w:val="bullet"/>
      <w:lvlText w:val=""/>
      <w:lvlJc w:val="left"/>
      <w:pPr>
        <w:ind w:left="1440" w:hanging="360"/>
      </w:pPr>
      <w:rPr>
        <w:rFonts w:ascii="Symbol" w:hAnsi="Symbol"/>
      </w:rPr>
    </w:lvl>
    <w:lvl w:ilvl="7" w:tplc="573AAE82">
      <w:start w:val="1"/>
      <w:numFmt w:val="bullet"/>
      <w:lvlText w:val=""/>
      <w:lvlJc w:val="left"/>
      <w:pPr>
        <w:ind w:left="1440" w:hanging="360"/>
      </w:pPr>
      <w:rPr>
        <w:rFonts w:ascii="Symbol" w:hAnsi="Symbol"/>
      </w:rPr>
    </w:lvl>
    <w:lvl w:ilvl="8" w:tplc="30A451DC">
      <w:start w:val="1"/>
      <w:numFmt w:val="bullet"/>
      <w:lvlText w:val=""/>
      <w:lvlJc w:val="left"/>
      <w:pPr>
        <w:ind w:left="1440" w:hanging="360"/>
      </w:pPr>
      <w:rPr>
        <w:rFonts w:ascii="Symbol" w:hAnsi="Symbol"/>
      </w:rPr>
    </w:lvl>
  </w:abstractNum>
  <w:abstractNum w:abstractNumId="5" w15:restartNumberingAfterBreak="0">
    <w:nsid w:val="2B627D03"/>
    <w:multiLevelType w:val="hybridMultilevel"/>
    <w:tmpl w:val="D7E2ABF4"/>
    <w:lvl w:ilvl="0" w:tplc="FFFFFFFF">
      <w:start w:val="1"/>
      <w:numFmt w:val="bullet"/>
      <w:lvlText w:val=""/>
      <w:lvlJc w:val="left"/>
      <w:pPr>
        <w:ind w:left="720" w:hanging="360"/>
      </w:pPr>
      <w:rPr>
        <w:rFonts w:ascii="Symbol" w:hAnsi="Symbol" w:hint="default"/>
        <w:color w:val="auto"/>
      </w:rPr>
    </w:lvl>
    <w:lvl w:ilvl="1" w:tplc="02B2C0F2">
      <w:start w:val="1"/>
      <w:numFmt w:val="bullet"/>
      <w:lvlText w:val="o"/>
      <w:lvlJc w:val="left"/>
      <w:pPr>
        <w:ind w:left="1440" w:hanging="360"/>
      </w:pPr>
      <w:rPr>
        <w:rFonts w:ascii="Courier New" w:hAnsi="Courier New" w:hint="default"/>
        <w:color w:val="0070C0"/>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Times New Roman"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Times New Roman" w:hint="default"/>
      </w:rPr>
    </w:lvl>
    <w:lvl w:ilvl="8" w:tplc="FFFFFFFF">
      <w:start w:val="1"/>
      <w:numFmt w:val="bullet"/>
      <w:lvlText w:val=""/>
      <w:lvlJc w:val="left"/>
      <w:pPr>
        <w:ind w:left="6480" w:hanging="360"/>
      </w:pPr>
      <w:rPr>
        <w:rFonts w:ascii="Wingdings" w:hAnsi="Wingdings" w:hint="default"/>
      </w:rPr>
    </w:lvl>
  </w:abstractNum>
  <w:abstractNum w:abstractNumId="6" w15:restartNumberingAfterBreak="0">
    <w:nsid w:val="2BEC3FEE"/>
    <w:multiLevelType w:val="hybridMultilevel"/>
    <w:tmpl w:val="E2FEE7BC"/>
    <w:lvl w:ilvl="0" w:tplc="02B2C0F2">
      <w:start w:val="1"/>
      <w:numFmt w:val="bullet"/>
      <w:lvlText w:val="o"/>
      <w:lvlJc w:val="left"/>
      <w:pPr>
        <w:ind w:left="1080" w:hanging="360"/>
      </w:pPr>
      <w:rPr>
        <w:rFonts w:ascii="Courier New" w:hAnsi="Courier New" w:hint="default"/>
        <w:color w:val="0070C0"/>
      </w:rPr>
    </w:lvl>
    <w:lvl w:ilvl="1" w:tplc="FFFFFFFF">
      <w:start w:val="1"/>
      <w:numFmt w:val="bullet"/>
      <w:lvlText w:val="o"/>
      <w:lvlJc w:val="left"/>
      <w:pPr>
        <w:ind w:left="1800" w:hanging="360"/>
      </w:pPr>
      <w:rPr>
        <w:rFonts w:ascii="Courier New" w:hAnsi="Courier New" w:cs="Times New Roman" w:hint="default"/>
        <w:color w:val="000000"/>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Times New Roman"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Times New Roman" w:hint="default"/>
      </w:rPr>
    </w:lvl>
    <w:lvl w:ilvl="8" w:tplc="FFFFFFFF">
      <w:start w:val="1"/>
      <w:numFmt w:val="bullet"/>
      <w:lvlText w:val=""/>
      <w:lvlJc w:val="left"/>
      <w:pPr>
        <w:ind w:left="6840" w:hanging="360"/>
      </w:pPr>
      <w:rPr>
        <w:rFonts w:ascii="Wingdings" w:hAnsi="Wingdings" w:hint="default"/>
      </w:rPr>
    </w:lvl>
  </w:abstractNum>
  <w:abstractNum w:abstractNumId="7" w15:restartNumberingAfterBreak="0">
    <w:nsid w:val="2E5B23DA"/>
    <w:multiLevelType w:val="hybridMultilevel"/>
    <w:tmpl w:val="EFD2E4F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303F1AC9"/>
    <w:multiLevelType w:val="hybridMultilevel"/>
    <w:tmpl w:val="B284F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513A9B"/>
    <w:multiLevelType w:val="hybridMultilevel"/>
    <w:tmpl w:val="0EFC5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6B14B3"/>
    <w:multiLevelType w:val="hybridMultilevel"/>
    <w:tmpl w:val="BDD8C058"/>
    <w:lvl w:ilvl="0" w:tplc="3432C39C">
      <w:start w:val="1"/>
      <w:numFmt w:val="bullet"/>
      <w:lvlText w:val=""/>
      <w:lvlJc w:val="left"/>
      <w:pPr>
        <w:ind w:left="1080" w:hanging="360"/>
      </w:pPr>
      <w:rPr>
        <w:rFonts w:ascii="Symbol" w:hAnsi="Symbol" w:hint="default"/>
        <w:color w:val="0070C0"/>
      </w:rPr>
    </w:lvl>
    <w:lvl w:ilvl="1" w:tplc="FFFFFFFF">
      <w:start w:val="1"/>
      <w:numFmt w:val="bullet"/>
      <w:lvlText w:val="o"/>
      <w:lvlJc w:val="left"/>
      <w:pPr>
        <w:ind w:left="1800" w:hanging="360"/>
      </w:pPr>
      <w:rPr>
        <w:rFonts w:ascii="Courier New" w:hAnsi="Courier New" w:cs="Times New Roman" w:hint="default"/>
        <w:color w:val="000000"/>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Times New Roman"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Times New Roman" w:hint="default"/>
      </w:rPr>
    </w:lvl>
    <w:lvl w:ilvl="8" w:tplc="FFFFFFFF">
      <w:start w:val="1"/>
      <w:numFmt w:val="bullet"/>
      <w:lvlText w:val=""/>
      <w:lvlJc w:val="left"/>
      <w:pPr>
        <w:ind w:left="6840" w:hanging="360"/>
      </w:pPr>
      <w:rPr>
        <w:rFonts w:ascii="Wingdings" w:hAnsi="Wingdings" w:hint="default"/>
      </w:rPr>
    </w:lvl>
  </w:abstractNum>
  <w:abstractNum w:abstractNumId="11" w15:restartNumberingAfterBreak="0">
    <w:nsid w:val="406EA5A4"/>
    <w:multiLevelType w:val="hybridMultilevel"/>
    <w:tmpl w:val="4E6E3DFA"/>
    <w:lvl w:ilvl="0" w:tplc="90823CAC">
      <w:start w:val="1"/>
      <w:numFmt w:val="bullet"/>
      <w:lvlText w:val=""/>
      <w:lvlJc w:val="left"/>
      <w:pPr>
        <w:ind w:left="720" w:hanging="360"/>
      </w:pPr>
      <w:rPr>
        <w:rFonts w:ascii="Symbol" w:hAnsi="Symbol" w:hint="default"/>
      </w:rPr>
    </w:lvl>
    <w:lvl w:ilvl="1" w:tplc="F882454E">
      <w:start w:val="1"/>
      <w:numFmt w:val="bullet"/>
      <w:lvlText w:val="o"/>
      <w:lvlJc w:val="left"/>
      <w:pPr>
        <w:ind w:left="1440" w:hanging="360"/>
      </w:pPr>
      <w:rPr>
        <w:rFonts w:ascii="Courier New" w:hAnsi="Courier New" w:cs="Times New Roman" w:hint="default"/>
        <w:color w:val="000000"/>
      </w:rPr>
    </w:lvl>
    <w:lvl w:ilvl="2" w:tplc="18025088">
      <w:start w:val="1"/>
      <w:numFmt w:val="bullet"/>
      <w:lvlText w:val=""/>
      <w:lvlJc w:val="left"/>
      <w:pPr>
        <w:ind w:left="2160" w:hanging="360"/>
      </w:pPr>
      <w:rPr>
        <w:rFonts w:ascii="Wingdings" w:hAnsi="Wingdings" w:hint="default"/>
      </w:rPr>
    </w:lvl>
    <w:lvl w:ilvl="3" w:tplc="C8608896">
      <w:start w:val="1"/>
      <w:numFmt w:val="bullet"/>
      <w:lvlText w:val=""/>
      <w:lvlJc w:val="left"/>
      <w:pPr>
        <w:ind w:left="2880" w:hanging="360"/>
      </w:pPr>
      <w:rPr>
        <w:rFonts w:ascii="Symbol" w:hAnsi="Symbol" w:hint="default"/>
      </w:rPr>
    </w:lvl>
    <w:lvl w:ilvl="4" w:tplc="5156ABCC">
      <w:start w:val="1"/>
      <w:numFmt w:val="bullet"/>
      <w:lvlText w:val="o"/>
      <w:lvlJc w:val="left"/>
      <w:pPr>
        <w:ind w:left="3600" w:hanging="360"/>
      </w:pPr>
      <w:rPr>
        <w:rFonts w:ascii="Courier New" w:hAnsi="Courier New" w:cs="Times New Roman" w:hint="default"/>
      </w:rPr>
    </w:lvl>
    <w:lvl w:ilvl="5" w:tplc="6334339A">
      <w:start w:val="1"/>
      <w:numFmt w:val="bullet"/>
      <w:lvlText w:val=""/>
      <w:lvlJc w:val="left"/>
      <w:pPr>
        <w:ind w:left="4320" w:hanging="360"/>
      </w:pPr>
      <w:rPr>
        <w:rFonts w:ascii="Wingdings" w:hAnsi="Wingdings" w:hint="default"/>
      </w:rPr>
    </w:lvl>
    <w:lvl w:ilvl="6" w:tplc="F76A4904">
      <w:start w:val="1"/>
      <w:numFmt w:val="bullet"/>
      <w:lvlText w:val=""/>
      <w:lvlJc w:val="left"/>
      <w:pPr>
        <w:ind w:left="5040" w:hanging="360"/>
      </w:pPr>
      <w:rPr>
        <w:rFonts w:ascii="Symbol" w:hAnsi="Symbol" w:hint="default"/>
      </w:rPr>
    </w:lvl>
    <w:lvl w:ilvl="7" w:tplc="966E6978">
      <w:start w:val="1"/>
      <w:numFmt w:val="bullet"/>
      <w:lvlText w:val="o"/>
      <w:lvlJc w:val="left"/>
      <w:pPr>
        <w:ind w:left="5760" w:hanging="360"/>
      </w:pPr>
      <w:rPr>
        <w:rFonts w:ascii="Courier New" w:hAnsi="Courier New" w:cs="Times New Roman" w:hint="default"/>
      </w:rPr>
    </w:lvl>
    <w:lvl w:ilvl="8" w:tplc="8E9C9598">
      <w:start w:val="1"/>
      <w:numFmt w:val="bullet"/>
      <w:lvlText w:val=""/>
      <w:lvlJc w:val="left"/>
      <w:pPr>
        <w:ind w:left="6480" w:hanging="360"/>
      </w:pPr>
      <w:rPr>
        <w:rFonts w:ascii="Wingdings" w:hAnsi="Wingdings" w:hint="default"/>
      </w:rPr>
    </w:lvl>
  </w:abstractNum>
  <w:abstractNum w:abstractNumId="12" w15:restartNumberingAfterBreak="0">
    <w:nsid w:val="5BCF6FED"/>
    <w:multiLevelType w:val="hybridMultilevel"/>
    <w:tmpl w:val="A56C92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9F5F5A"/>
    <w:multiLevelType w:val="hybridMultilevel"/>
    <w:tmpl w:val="B16C1576"/>
    <w:lvl w:ilvl="0" w:tplc="A80C6416">
      <w:start w:val="1"/>
      <w:numFmt w:val="bullet"/>
      <w:lvlText w:val=""/>
      <w:lvlJc w:val="left"/>
      <w:pPr>
        <w:ind w:left="2160" w:hanging="360"/>
      </w:pPr>
      <w:rPr>
        <w:rFonts w:ascii="Symbol" w:hAnsi="Symbol" w:hint="default"/>
        <w:color w:val="0070C0"/>
        <w:sz w:val="24"/>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4" w15:restartNumberingAfterBreak="0">
    <w:nsid w:val="5E232B9D"/>
    <w:multiLevelType w:val="hybridMultilevel"/>
    <w:tmpl w:val="BBB20CF2"/>
    <w:lvl w:ilvl="0" w:tplc="70201F86">
      <w:start w:val="1"/>
      <w:numFmt w:val="bullet"/>
      <w:lvlText w:val=""/>
      <w:lvlJc w:val="left"/>
      <w:pPr>
        <w:ind w:left="720" w:hanging="360"/>
      </w:pPr>
      <w:rPr>
        <w:rFonts w:ascii="Symbol" w:hAnsi="Symbol" w:hint="default"/>
        <w:color w:val="auto"/>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31601E3"/>
    <w:multiLevelType w:val="multilevel"/>
    <w:tmpl w:val="FBF69D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40D1357"/>
    <w:multiLevelType w:val="multilevel"/>
    <w:tmpl w:val="6ADE2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5B2DA9"/>
    <w:multiLevelType w:val="hybridMultilevel"/>
    <w:tmpl w:val="B1127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3E4A2D"/>
    <w:multiLevelType w:val="hybridMultilevel"/>
    <w:tmpl w:val="167CFF5E"/>
    <w:lvl w:ilvl="0" w:tplc="70201F86">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Times New Roman" w:hint="default"/>
        <w:color w:val="000000"/>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Times New Roman"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Times New Roman" w:hint="default"/>
      </w:rPr>
    </w:lvl>
    <w:lvl w:ilvl="8" w:tplc="FFFFFFFF">
      <w:start w:val="1"/>
      <w:numFmt w:val="bullet"/>
      <w:lvlText w:val=""/>
      <w:lvlJc w:val="left"/>
      <w:pPr>
        <w:ind w:left="6480" w:hanging="360"/>
      </w:pPr>
      <w:rPr>
        <w:rFonts w:ascii="Wingdings" w:hAnsi="Wingdings" w:hint="default"/>
      </w:rPr>
    </w:lvl>
  </w:abstractNum>
  <w:abstractNum w:abstractNumId="19" w15:restartNumberingAfterBreak="0">
    <w:nsid w:val="6D4D64AD"/>
    <w:multiLevelType w:val="hybridMultilevel"/>
    <w:tmpl w:val="03088F1E"/>
    <w:lvl w:ilvl="0" w:tplc="A80C6416">
      <w:start w:val="1"/>
      <w:numFmt w:val="bullet"/>
      <w:lvlText w:val=""/>
      <w:lvlJc w:val="left"/>
      <w:pPr>
        <w:ind w:left="720" w:hanging="360"/>
      </w:pPr>
      <w:rPr>
        <w:rFonts w:ascii="Symbol" w:hAnsi="Symbol" w:hint="default"/>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FB4CA6E"/>
    <w:multiLevelType w:val="hybridMultilevel"/>
    <w:tmpl w:val="D4A685E0"/>
    <w:lvl w:ilvl="0" w:tplc="4C04A7EA">
      <w:start w:val="1"/>
      <w:numFmt w:val="bullet"/>
      <w:lvlText w:val=""/>
      <w:lvlJc w:val="left"/>
      <w:pPr>
        <w:ind w:left="720" w:hanging="360"/>
      </w:pPr>
      <w:rPr>
        <w:rFonts w:ascii="Symbol" w:hAnsi="Symbol" w:hint="default"/>
      </w:rPr>
    </w:lvl>
    <w:lvl w:ilvl="1" w:tplc="4790BDBE">
      <w:start w:val="1"/>
      <w:numFmt w:val="bullet"/>
      <w:lvlText w:val="o"/>
      <w:lvlJc w:val="left"/>
      <w:pPr>
        <w:ind w:left="1440" w:hanging="360"/>
      </w:pPr>
      <w:rPr>
        <w:rFonts w:ascii="Courier New" w:hAnsi="Courier New" w:hint="default"/>
      </w:rPr>
    </w:lvl>
    <w:lvl w:ilvl="2" w:tplc="931AE80E">
      <w:start w:val="1"/>
      <w:numFmt w:val="bullet"/>
      <w:lvlText w:val=""/>
      <w:lvlJc w:val="left"/>
      <w:pPr>
        <w:ind w:left="2160" w:hanging="360"/>
      </w:pPr>
      <w:rPr>
        <w:rFonts w:ascii="Wingdings" w:hAnsi="Wingdings" w:hint="default"/>
      </w:rPr>
    </w:lvl>
    <w:lvl w:ilvl="3" w:tplc="0D62C2E4">
      <w:start w:val="1"/>
      <w:numFmt w:val="bullet"/>
      <w:lvlText w:val=""/>
      <w:lvlJc w:val="left"/>
      <w:pPr>
        <w:ind w:left="2880" w:hanging="360"/>
      </w:pPr>
      <w:rPr>
        <w:rFonts w:ascii="Symbol" w:hAnsi="Symbol" w:hint="default"/>
      </w:rPr>
    </w:lvl>
    <w:lvl w:ilvl="4" w:tplc="5E9030F6">
      <w:start w:val="1"/>
      <w:numFmt w:val="bullet"/>
      <w:lvlText w:val="o"/>
      <w:lvlJc w:val="left"/>
      <w:pPr>
        <w:ind w:left="3600" w:hanging="360"/>
      </w:pPr>
      <w:rPr>
        <w:rFonts w:ascii="Courier New" w:hAnsi="Courier New" w:hint="default"/>
      </w:rPr>
    </w:lvl>
    <w:lvl w:ilvl="5" w:tplc="A91C3448">
      <w:start w:val="1"/>
      <w:numFmt w:val="bullet"/>
      <w:lvlText w:val=""/>
      <w:lvlJc w:val="left"/>
      <w:pPr>
        <w:ind w:left="4320" w:hanging="360"/>
      </w:pPr>
      <w:rPr>
        <w:rFonts w:ascii="Wingdings" w:hAnsi="Wingdings" w:hint="default"/>
      </w:rPr>
    </w:lvl>
    <w:lvl w:ilvl="6" w:tplc="2390A334">
      <w:start w:val="1"/>
      <w:numFmt w:val="bullet"/>
      <w:lvlText w:val=""/>
      <w:lvlJc w:val="left"/>
      <w:pPr>
        <w:ind w:left="5040" w:hanging="360"/>
      </w:pPr>
      <w:rPr>
        <w:rFonts w:ascii="Symbol" w:hAnsi="Symbol" w:hint="default"/>
      </w:rPr>
    </w:lvl>
    <w:lvl w:ilvl="7" w:tplc="96F0E872">
      <w:start w:val="1"/>
      <w:numFmt w:val="bullet"/>
      <w:lvlText w:val="o"/>
      <w:lvlJc w:val="left"/>
      <w:pPr>
        <w:ind w:left="5760" w:hanging="360"/>
      </w:pPr>
      <w:rPr>
        <w:rFonts w:ascii="Courier New" w:hAnsi="Courier New" w:hint="default"/>
      </w:rPr>
    </w:lvl>
    <w:lvl w:ilvl="8" w:tplc="E73469B8">
      <w:start w:val="1"/>
      <w:numFmt w:val="bullet"/>
      <w:lvlText w:val=""/>
      <w:lvlJc w:val="left"/>
      <w:pPr>
        <w:ind w:left="6480" w:hanging="360"/>
      </w:pPr>
      <w:rPr>
        <w:rFonts w:ascii="Wingdings" w:hAnsi="Wingdings" w:hint="default"/>
      </w:rPr>
    </w:lvl>
  </w:abstractNum>
  <w:abstractNum w:abstractNumId="21" w15:restartNumberingAfterBreak="0">
    <w:nsid w:val="702927EC"/>
    <w:multiLevelType w:val="hybridMultilevel"/>
    <w:tmpl w:val="89C262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7782028D"/>
    <w:multiLevelType w:val="hybridMultilevel"/>
    <w:tmpl w:val="2D6AC404"/>
    <w:lvl w:ilvl="0" w:tplc="04090001">
      <w:start w:val="1"/>
      <w:numFmt w:val="bullet"/>
      <w:lvlText w:val=""/>
      <w:lvlJc w:val="left"/>
      <w:pPr>
        <w:ind w:left="719"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23" w15:restartNumberingAfterBreak="0">
    <w:nsid w:val="79230376"/>
    <w:multiLevelType w:val="hybridMultilevel"/>
    <w:tmpl w:val="CA56E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DEE6571"/>
    <w:multiLevelType w:val="hybridMultilevel"/>
    <w:tmpl w:val="F1EC8162"/>
    <w:lvl w:ilvl="0" w:tplc="A80C6416">
      <w:start w:val="1"/>
      <w:numFmt w:val="bullet"/>
      <w:lvlText w:val=""/>
      <w:lvlJc w:val="left"/>
      <w:pPr>
        <w:ind w:left="1080" w:hanging="360"/>
      </w:pPr>
      <w:rPr>
        <w:rFonts w:ascii="Symbol" w:hAnsi="Symbol" w:hint="default"/>
        <w:sz w:val="24"/>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7EB9DBEE"/>
    <w:multiLevelType w:val="hybridMultilevel"/>
    <w:tmpl w:val="0C649514"/>
    <w:lvl w:ilvl="0" w:tplc="AB9AAC0C">
      <w:start w:val="1"/>
      <w:numFmt w:val="bullet"/>
      <w:lvlText w:val=""/>
      <w:lvlJc w:val="left"/>
      <w:pPr>
        <w:ind w:left="720" w:hanging="360"/>
      </w:pPr>
      <w:rPr>
        <w:rFonts w:ascii="Symbol" w:hAnsi="Symbol" w:hint="default"/>
      </w:rPr>
    </w:lvl>
    <w:lvl w:ilvl="1" w:tplc="D4821864">
      <w:start w:val="1"/>
      <w:numFmt w:val="bullet"/>
      <w:lvlText w:val="o"/>
      <w:lvlJc w:val="left"/>
      <w:pPr>
        <w:ind w:left="1440" w:hanging="360"/>
      </w:pPr>
      <w:rPr>
        <w:rFonts w:ascii="Courier New" w:hAnsi="Courier New" w:hint="default"/>
      </w:rPr>
    </w:lvl>
    <w:lvl w:ilvl="2" w:tplc="1C10E4BA">
      <w:start w:val="1"/>
      <w:numFmt w:val="bullet"/>
      <w:lvlText w:val=""/>
      <w:lvlJc w:val="left"/>
      <w:pPr>
        <w:ind w:left="2160" w:hanging="360"/>
      </w:pPr>
      <w:rPr>
        <w:rFonts w:ascii="Wingdings" w:hAnsi="Wingdings" w:hint="default"/>
      </w:rPr>
    </w:lvl>
    <w:lvl w:ilvl="3" w:tplc="76EE1BBA">
      <w:start w:val="1"/>
      <w:numFmt w:val="bullet"/>
      <w:lvlText w:val=""/>
      <w:lvlJc w:val="left"/>
      <w:pPr>
        <w:ind w:left="2880" w:hanging="360"/>
      </w:pPr>
      <w:rPr>
        <w:rFonts w:ascii="Symbol" w:hAnsi="Symbol" w:hint="default"/>
      </w:rPr>
    </w:lvl>
    <w:lvl w:ilvl="4" w:tplc="18200378">
      <w:start w:val="1"/>
      <w:numFmt w:val="bullet"/>
      <w:lvlText w:val="o"/>
      <w:lvlJc w:val="left"/>
      <w:pPr>
        <w:ind w:left="3600" w:hanging="360"/>
      </w:pPr>
      <w:rPr>
        <w:rFonts w:ascii="Courier New" w:hAnsi="Courier New" w:hint="default"/>
      </w:rPr>
    </w:lvl>
    <w:lvl w:ilvl="5" w:tplc="5608C528">
      <w:start w:val="1"/>
      <w:numFmt w:val="bullet"/>
      <w:lvlText w:val=""/>
      <w:lvlJc w:val="left"/>
      <w:pPr>
        <w:ind w:left="4320" w:hanging="360"/>
      </w:pPr>
      <w:rPr>
        <w:rFonts w:ascii="Wingdings" w:hAnsi="Wingdings" w:hint="default"/>
      </w:rPr>
    </w:lvl>
    <w:lvl w:ilvl="6" w:tplc="151413B6">
      <w:start w:val="1"/>
      <w:numFmt w:val="bullet"/>
      <w:lvlText w:val=""/>
      <w:lvlJc w:val="left"/>
      <w:pPr>
        <w:ind w:left="5040" w:hanging="360"/>
      </w:pPr>
      <w:rPr>
        <w:rFonts w:ascii="Symbol" w:hAnsi="Symbol" w:hint="default"/>
      </w:rPr>
    </w:lvl>
    <w:lvl w:ilvl="7" w:tplc="7D08166E">
      <w:start w:val="1"/>
      <w:numFmt w:val="bullet"/>
      <w:lvlText w:val="o"/>
      <w:lvlJc w:val="left"/>
      <w:pPr>
        <w:ind w:left="5760" w:hanging="360"/>
      </w:pPr>
      <w:rPr>
        <w:rFonts w:ascii="Courier New" w:hAnsi="Courier New" w:hint="default"/>
      </w:rPr>
    </w:lvl>
    <w:lvl w:ilvl="8" w:tplc="F3F4A2D6">
      <w:start w:val="1"/>
      <w:numFmt w:val="bullet"/>
      <w:lvlText w:val=""/>
      <w:lvlJc w:val="left"/>
      <w:pPr>
        <w:ind w:left="6480" w:hanging="360"/>
      </w:pPr>
      <w:rPr>
        <w:rFonts w:ascii="Wingdings" w:hAnsi="Wingdings" w:hint="default"/>
      </w:rPr>
    </w:lvl>
  </w:abstractNum>
  <w:num w:numId="1" w16cid:durableId="1007094171">
    <w:abstractNumId w:val="1"/>
  </w:num>
  <w:num w:numId="2" w16cid:durableId="1066999704">
    <w:abstractNumId w:val="8"/>
  </w:num>
  <w:num w:numId="3" w16cid:durableId="1116173027">
    <w:abstractNumId w:val="9"/>
  </w:num>
  <w:num w:numId="4" w16cid:durableId="1147550656">
    <w:abstractNumId w:val="6"/>
  </w:num>
  <w:num w:numId="5" w16cid:durableId="1200820972">
    <w:abstractNumId w:val="21"/>
  </w:num>
  <w:num w:numId="6" w16cid:durableId="1202329022">
    <w:abstractNumId w:val="16"/>
    <w:lvlOverride w:ilvl="1">
      <w:lvl w:ilvl="1">
        <w:numFmt w:val="bullet"/>
        <w:lvlText w:val=""/>
        <w:lvlJc w:val="left"/>
        <w:pPr>
          <w:tabs>
            <w:tab w:val="num" w:pos="1440"/>
          </w:tabs>
          <w:ind w:left="1440" w:hanging="360"/>
        </w:pPr>
        <w:rPr>
          <w:rFonts w:ascii="Symbol" w:hAnsi="Symbol" w:hint="default"/>
          <w:sz w:val="20"/>
        </w:rPr>
      </w:lvl>
    </w:lvlOverride>
  </w:num>
  <w:num w:numId="7" w16cid:durableId="1269897820">
    <w:abstractNumId w:val="24"/>
  </w:num>
  <w:num w:numId="8" w16cid:durableId="1345329676">
    <w:abstractNumId w:val="19"/>
  </w:num>
  <w:num w:numId="9" w16cid:durableId="1399017781">
    <w:abstractNumId w:val="16"/>
    <w:lvlOverride w:ilvl="1">
      <w:lvl w:ilvl="1">
        <w:numFmt w:val="bullet"/>
        <w:lvlText w:val=""/>
        <w:lvlJc w:val="left"/>
        <w:pPr>
          <w:tabs>
            <w:tab w:val="num" w:pos="1440"/>
          </w:tabs>
          <w:ind w:left="1440" w:hanging="360"/>
        </w:pPr>
        <w:rPr>
          <w:rFonts w:ascii="Symbol" w:hAnsi="Symbol" w:hint="default"/>
          <w:sz w:val="20"/>
        </w:rPr>
      </w:lvl>
    </w:lvlOverride>
  </w:num>
  <w:num w:numId="10" w16cid:durableId="1461339409">
    <w:abstractNumId w:val="10"/>
  </w:num>
  <w:num w:numId="11" w16cid:durableId="149684919">
    <w:abstractNumId w:val="17"/>
  </w:num>
  <w:num w:numId="12" w16cid:durableId="1537234401">
    <w:abstractNumId w:val="14"/>
  </w:num>
  <w:num w:numId="13" w16cid:durableId="1538155580">
    <w:abstractNumId w:val="16"/>
  </w:num>
  <w:num w:numId="14" w16cid:durableId="1582132972">
    <w:abstractNumId w:val="20"/>
  </w:num>
  <w:num w:numId="15" w16cid:durableId="1734770088">
    <w:abstractNumId w:val="11"/>
  </w:num>
  <w:num w:numId="16" w16cid:durableId="1757553829">
    <w:abstractNumId w:val="3"/>
  </w:num>
  <w:num w:numId="17" w16cid:durableId="1777090632">
    <w:abstractNumId w:val="18"/>
  </w:num>
  <w:num w:numId="18" w16cid:durableId="1800146657">
    <w:abstractNumId w:val="22"/>
  </w:num>
  <w:num w:numId="19" w16cid:durableId="1833791970">
    <w:abstractNumId w:val="4"/>
  </w:num>
  <w:num w:numId="20" w16cid:durableId="1896702622">
    <w:abstractNumId w:val="7"/>
  </w:num>
  <w:num w:numId="21" w16cid:durableId="1974869826">
    <w:abstractNumId w:val="13"/>
  </w:num>
  <w:num w:numId="22" w16cid:durableId="2057193961">
    <w:abstractNumId w:val="25"/>
  </w:num>
  <w:num w:numId="23" w16cid:durableId="554395052">
    <w:abstractNumId w:val="15"/>
  </w:num>
  <w:num w:numId="24" w16cid:durableId="582686597">
    <w:abstractNumId w:val="5"/>
  </w:num>
  <w:num w:numId="25" w16cid:durableId="621036744">
    <w:abstractNumId w:val="0"/>
  </w:num>
  <w:num w:numId="26" w16cid:durableId="643050697">
    <w:abstractNumId w:val="12"/>
  </w:num>
  <w:num w:numId="27" w16cid:durableId="794982941">
    <w:abstractNumId w:val="2"/>
  </w:num>
  <w:num w:numId="28" w16cid:durableId="997852473">
    <w:abstractNumId w:val="2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8D2"/>
    <w:rsid w:val="00000707"/>
    <w:rsid w:val="0000098B"/>
    <w:rsid w:val="00001E43"/>
    <w:rsid w:val="00002185"/>
    <w:rsid w:val="000024C3"/>
    <w:rsid w:val="000027A5"/>
    <w:rsid w:val="00002D90"/>
    <w:rsid w:val="00002E7B"/>
    <w:rsid w:val="00003804"/>
    <w:rsid w:val="00003FB3"/>
    <w:rsid w:val="00004453"/>
    <w:rsid w:val="000047DE"/>
    <w:rsid w:val="00005103"/>
    <w:rsid w:val="00005558"/>
    <w:rsid w:val="00006092"/>
    <w:rsid w:val="0000625E"/>
    <w:rsid w:val="00006710"/>
    <w:rsid w:val="00006A82"/>
    <w:rsid w:val="00006AF3"/>
    <w:rsid w:val="00006F4D"/>
    <w:rsid w:val="000070C7"/>
    <w:rsid w:val="00007DEF"/>
    <w:rsid w:val="00007E08"/>
    <w:rsid w:val="00010A40"/>
    <w:rsid w:val="00010A4A"/>
    <w:rsid w:val="000110D5"/>
    <w:rsid w:val="00011288"/>
    <w:rsid w:val="000118F7"/>
    <w:rsid w:val="00011B33"/>
    <w:rsid w:val="00011C4B"/>
    <w:rsid w:val="00012EFF"/>
    <w:rsid w:val="00013595"/>
    <w:rsid w:val="00013873"/>
    <w:rsid w:val="00013878"/>
    <w:rsid w:val="00013A84"/>
    <w:rsid w:val="00014F04"/>
    <w:rsid w:val="00015C6D"/>
    <w:rsid w:val="00015D10"/>
    <w:rsid w:val="00016A1B"/>
    <w:rsid w:val="000172D4"/>
    <w:rsid w:val="00020161"/>
    <w:rsid w:val="00020212"/>
    <w:rsid w:val="00020348"/>
    <w:rsid w:val="00020C44"/>
    <w:rsid w:val="00021645"/>
    <w:rsid w:val="00021915"/>
    <w:rsid w:val="00022504"/>
    <w:rsid w:val="000241B5"/>
    <w:rsid w:val="000243E0"/>
    <w:rsid w:val="00024774"/>
    <w:rsid w:val="000248AF"/>
    <w:rsid w:val="00024BCF"/>
    <w:rsid w:val="00025717"/>
    <w:rsid w:val="00025DB3"/>
    <w:rsid w:val="00025F2A"/>
    <w:rsid w:val="00025FFE"/>
    <w:rsid w:val="00026950"/>
    <w:rsid w:val="00027B01"/>
    <w:rsid w:val="00027C2B"/>
    <w:rsid w:val="0003053A"/>
    <w:rsid w:val="00030549"/>
    <w:rsid w:val="00030664"/>
    <w:rsid w:val="00030B38"/>
    <w:rsid w:val="00031178"/>
    <w:rsid w:val="000319BC"/>
    <w:rsid w:val="00031A55"/>
    <w:rsid w:val="00031ACE"/>
    <w:rsid w:val="00031D6A"/>
    <w:rsid w:val="00032445"/>
    <w:rsid w:val="000330F2"/>
    <w:rsid w:val="00033DE0"/>
    <w:rsid w:val="00034100"/>
    <w:rsid w:val="00034808"/>
    <w:rsid w:val="00034A18"/>
    <w:rsid w:val="00034B26"/>
    <w:rsid w:val="00035435"/>
    <w:rsid w:val="00035A0F"/>
    <w:rsid w:val="00035D88"/>
    <w:rsid w:val="00035E92"/>
    <w:rsid w:val="0003609E"/>
    <w:rsid w:val="00036469"/>
    <w:rsid w:val="00036840"/>
    <w:rsid w:val="00036CB3"/>
    <w:rsid w:val="00036F96"/>
    <w:rsid w:val="00037031"/>
    <w:rsid w:val="00037118"/>
    <w:rsid w:val="000374A6"/>
    <w:rsid w:val="00037B51"/>
    <w:rsid w:val="00037DB2"/>
    <w:rsid w:val="00040972"/>
    <w:rsid w:val="00040E01"/>
    <w:rsid w:val="000411AD"/>
    <w:rsid w:val="00041378"/>
    <w:rsid w:val="00041536"/>
    <w:rsid w:val="00042443"/>
    <w:rsid w:val="00044525"/>
    <w:rsid w:val="00045C27"/>
    <w:rsid w:val="00045CDF"/>
    <w:rsid w:val="00045FEA"/>
    <w:rsid w:val="0004770C"/>
    <w:rsid w:val="00047BA0"/>
    <w:rsid w:val="00047F77"/>
    <w:rsid w:val="00050643"/>
    <w:rsid w:val="0005128A"/>
    <w:rsid w:val="000513EF"/>
    <w:rsid w:val="00051482"/>
    <w:rsid w:val="00051865"/>
    <w:rsid w:val="000521C9"/>
    <w:rsid w:val="000525C4"/>
    <w:rsid w:val="000529A5"/>
    <w:rsid w:val="00052EBA"/>
    <w:rsid w:val="00052FB9"/>
    <w:rsid w:val="00053A51"/>
    <w:rsid w:val="000547C1"/>
    <w:rsid w:val="00055506"/>
    <w:rsid w:val="00055682"/>
    <w:rsid w:val="00055FE5"/>
    <w:rsid w:val="000562D1"/>
    <w:rsid w:val="000564E6"/>
    <w:rsid w:val="00056B14"/>
    <w:rsid w:val="0005710F"/>
    <w:rsid w:val="000572C6"/>
    <w:rsid w:val="0005756A"/>
    <w:rsid w:val="000602A6"/>
    <w:rsid w:val="00060F46"/>
    <w:rsid w:val="00062313"/>
    <w:rsid w:val="000627F9"/>
    <w:rsid w:val="00062FAB"/>
    <w:rsid w:val="0006353E"/>
    <w:rsid w:val="000638BC"/>
    <w:rsid w:val="00063ACC"/>
    <w:rsid w:val="00063B1B"/>
    <w:rsid w:val="00063BC2"/>
    <w:rsid w:val="00063D2A"/>
    <w:rsid w:val="000641EF"/>
    <w:rsid w:val="0006479D"/>
    <w:rsid w:val="00064A7A"/>
    <w:rsid w:val="000652ED"/>
    <w:rsid w:val="0006572C"/>
    <w:rsid w:val="00065797"/>
    <w:rsid w:val="00065A13"/>
    <w:rsid w:val="00065BBA"/>
    <w:rsid w:val="00066167"/>
    <w:rsid w:val="0006678A"/>
    <w:rsid w:val="00067437"/>
    <w:rsid w:val="0006796B"/>
    <w:rsid w:val="00067C48"/>
    <w:rsid w:val="00070E32"/>
    <w:rsid w:val="0007103C"/>
    <w:rsid w:val="0007237C"/>
    <w:rsid w:val="00072F52"/>
    <w:rsid w:val="00073AD5"/>
    <w:rsid w:val="0007519A"/>
    <w:rsid w:val="0007549B"/>
    <w:rsid w:val="000765B7"/>
    <w:rsid w:val="00076A72"/>
    <w:rsid w:val="00076B31"/>
    <w:rsid w:val="00076D42"/>
    <w:rsid w:val="00076ED4"/>
    <w:rsid w:val="00077E09"/>
    <w:rsid w:val="0008109A"/>
    <w:rsid w:val="00082434"/>
    <w:rsid w:val="000827D5"/>
    <w:rsid w:val="00082A36"/>
    <w:rsid w:val="000831AF"/>
    <w:rsid w:val="00084259"/>
    <w:rsid w:val="000867A7"/>
    <w:rsid w:val="0008698D"/>
    <w:rsid w:val="0008729B"/>
    <w:rsid w:val="00087328"/>
    <w:rsid w:val="00090990"/>
    <w:rsid w:val="00090CE8"/>
    <w:rsid w:val="00090DF7"/>
    <w:rsid w:val="0009115A"/>
    <w:rsid w:val="0009191C"/>
    <w:rsid w:val="000919F2"/>
    <w:rsid w:val="00091C35"/>
    <w:rsid w:val="00091CFE"/>
    <w:rsid w:val="000920CC"/>
    <w:rsid w:val="000926D9"/>
    <w:rsid w:val="0009291F"/>
    <w:rsid w:val="000929EC"/>
    <w:rsid w:val="00092FB9"/>
    <w:rsid w:val="00093C82"/>
    <w:rsid w:val="00093CC9"/>
    <w:rsid w:val="00094018"/>
    <w:rsid w:val="00094D15"/>
    <w:rsid w:val="00094DA5"/>
    <w:rsid w:val="00094EFE"/>
    <w:rsid w:val="00095291"/>
    <w:rsid w:val="0009539A"/>
    <w:rsid w:val="00095B41"/>
    <w:rsid w:val="00096669"/>
    <w:rsid w:val="000967DB"/>
    <w:rsid w:val="000971EB"/>
    <w:rsid w:val="0009727C"/>
    <w:rsid w:val="000979C4"/>
    <w:rsid w:val="000A098B"/>
    <w:rsid w:val="000A1148"/>
    <w:rsid w:val="000A1734"/>
    <w:rsid w:val="000A1938"/>
    <w:rsid w:val="000A21D9"/>
    <w:rsid w:val="000A2FAC"/>
    <w:rsid w:val="000A3494"/>
    <w:rsid w:val="000A355D"/>
    <w:rsid w:val="000A380E"/>
    <w:rsid w:val="000A3E3D"/>
    <w:rsid w:val="000A3F29"/>
    <w:rsid w:val="000A4EFF"/>
    <w:rsid w:val="000A52D9"/>
    <w:rsid w:val="000A54A0"/>
    <w:rsid w:val="000A5B02"/>
    <w:rsid w:val="000A5C69"/>
    <w:rsid w:val="000A6003"/>
    <w:rsid w:val="000A6344"/>
    <w:rsid w:val="000A63DC"/>
    <w:rsid w:val="000A6A43"/>
    <w:rsid w:val="000A712B"/>
    <w:rsid w:val="000A73B6"/>
    <w:rsid w:val="000A7AE4"/>
    <w:rsid w:val="000A7B60"/>
    <w:rsid w:val="000A7E18"/>
    <w:rsid w:val="000B03BC"/>
    <w:rsid w:val="000B14EF"/>
    <w:rsid w:val="000B1676"/>
    <w:rsid w:val="000B2767"/>
    <w:rsid w:val="000B3A31"/>
    <w:rsid w:val="000B44D0"/>
    <w:rsid w:val="000B4A9B"/>
    <w:rsid w:val="000B4ABC"/>
    <w:rsid w:val="000B4D50"/>
    <w:rsid w:val="000B4F50"/>
    <w:rsid w:val="000B53D4"/>
    <w:rsid w:val="000B5ADB"/>
    <w:rsid w:val="000B7787"/>
    <w:rsid w:val="000B7B3C"/>
    <w:rsid w:val="000C08F2"/>
    <w:rsid w:val="000C0AAD"/>
    <w:rsid w:val="000C129D"/>
    <w:rsid w:val="000C135D"/>
    <w:rsid w:val="000C14E2"/>
    <w:rsid w:val="000C1510"/>
    <w:rsid w:val="000C1583"/>
    <w:rsid w:val="000C1E83"/>
    <w:rsid w:val="000C1F76"/>
    <w:rsid w:val="000C2379"/>
    <w:rsid w:val="000C24FD"/>
    <w:rsid w:val="000C2F37"/>
    <w:rsid w:val="000C349A"/>
    <w:rsid w:val="000C3669"/>
    <w:rsid w:val="000C3751"/>
    <w:rsid w:val="000C3B39"/>
    <w:rsid w:val="000C4795"/>
    <w:rsid w:val="000C493F"/>
    <w:rsid w:val="000C4B79"/>
    <w:rsid w:val="000C50D8"/>
    <w:rsid w:val="000C55A8"/>
    <w:rsid w:val="000C584C"/>
    <w:rsid w:val="000C58AD"/>
    <w:rsid w:val="000C5C58"/>
    <w:rsid w:val="000C6238"/>
    <w:rsid w:val="000C7541"/>
    <w:rsid w:val="000C754F"/>
    <w:rsid w:val="000C766F"/>
    <w:rsid w:val="000C7A61"/>
    <w:rsid w:val="000D03E5"/>
    <w:rsid w:val="000D269A"/>
    <w:rsid w:val="000D30DF"/>
    <w:rsid w:val="000D3A1E"/>
    <w:rsid w:val="000D3F63"/>
    <w:rsid w:val="000D4257"/>
    <w:rsid w:val="000D482B"/>
    <w:rsid w:val="000D486C"/>
    <w:rsid w:val="000D5505"/>
    <w:rsid w:val="000D5DCD"/>
    <w:rsid w:val="000D6700"/>
    <w:rsid w:val="000D67DD"/>
    <w:rsid w:val="000D74C0"/>
    <w:rsid w:val="000D7922"/>
    <w:rsid w:val="000D7985"/>
    <w:rsid w:val="000E0244"/>
    <w:rsid w:val="000E0921"/>
    <w:rsid w:val="000E0E67"/>
    <w:rsid w:val="000E1063"/>
    <w:rsid w:val="000E1C6C"/>
    <w:rsid w:val="000E201D"/>
    <w:rsid w:val="000E27C8"/>
    <w:rsid w:val="000E2AE1"/>
    <w:rsid w:val="000E2BF3"/>
    <w:rsid w:val="000E3117"/>
    <w:rsid w:val="000E38EA"/>
    <w:rsid w:val="000E3BCF"/>
    <w:rsid w:val="000E3EA4"/>
    <w:rsid w:val="000E44A7"/>
    <w:rsid w:val="000E4647"/>
    <w:rsid w:val="000E4D5C"/>
    <w:rsid w:val="000E4F81"/>
    <w:rsid w:val="000E5C5C"/>
    <w:rsid w:val="000E6D76"/>
    <w:rsid w:val="000E73A4"/>
    <w:rsid w:val="000E785D"/>
    <w:rsid w:val="000F0060"/>
    <w:rsid w:val="000F00D7"/>
    <w:rsid w:val="000F0352"/>
    <w:rsid w:val="000F06E1"/>
    <w:rsid w:val="000F12DB"/>
    <w:rsid w:val="000F1A29"/>
    <w:rsid w:val="000F2259"/>
    <w:rsid w:val="000F3526"/>
    <w:rsid w:val="000F3878"/>
    <w:rsid w:val="000F43B4"/>
    <w:rsid w:val="000F4762"/>
    <w:rsid w:val="000F4C9E"/>
    <w:rsid w:val="000F5908"/>
    <w:rsid w:val="000F5BB2"/>
    <w:rsid w:val="000F5EE9"/>
    <w:rsid w:val="000F6704"/>
    <w:rsid w:val="000F691C"/>
    <w:rsid w:val="000F7133"/>
    <w:rsid w:val="000F721F"/>
    <w:rsid w:val="00100696"/>
    <w:rsid w:val="001006A5"/>
    <w:rsid w:val="00100778"/>
    <w:rsid w:val="00100AAF"/>
    <w:rsid w:val="00100B76"/>
    <w:rsid w:val="00101939"/>
    <w:rsid w:val="00101CD3"/>
    <w:rsid w:val="00101E67"/>
    <w:rsid w:val="0010232C"/>
    <w:rsid w:val="00103939"/>
    <w:rsid w:val="00103CA3"/>
    <w:rsid w:val="00104771"/>
    <w:rsid w:val="00105094"/>
    <w:rsid w:val="00105E92"/>
    <w:rsid w:val="00105F10"/>
    <w:rsid w:val="00106148"/>
    <w:rsid w:val="0010694B"/>
    <w:rsid w:val="00107B13"/>
    <w:rsid w:val="001100BE"/>
    <w:rsid w:val="00110582"/>
    <w:rsid w:val="00110621"/>
    <w:rsid w:val="00112354"/>
    <w:rsid w:val="001123B9"/>
    <w:rsid w:val="001128E9"/>
    <w:rsid w:val="00112A1D"/>
    <w:rsid w:val="00112F1F"/>
    <w:rsid w:val="00112F94"/>
    <w:rsid w:val="00113444"/>
    <w:rsid w:val="00113511"/>
    <w:rsid w:val="0011365B"/>
    <w:rsid w:val="00115756"/>
    <w:rsid w:val="00115B00"/>
    <w:rsid w:val="00115BAE"/>
    <w:rsid w:val="00115ED1"/>
    <w:rsid w:val="00116077"/>
    <w:rsid w:val="001162BD"/>
    <w:rsid w:val="00116FB9"/>
    <w:rsid w:val="0012078A"/>
    <w:rsid w:val="00120E5F"/>
    <w:rsid w:val="001228CC"/>
    <w:rsid w:val="00123CE4"/>
    <w:rsid w:val="0012469B"/>
    <w:rsid w:val="001257E5"/>
    <w:rsid w:val="00125AC9"/>
    <w:rsid w:val="00126225"/>
    <w:rsid w:val="00126B07"/>
    <w:rsid w:val="001271C3"/>
    <w:rsid w:val="00130027"/>
    <w:rsid w:val="00130803"/>
    <w:rsid w:val="00130A2A"/>
    <w:rsid w:val="00131191"/>
    <w:rsid w:val="00131729"/>
    <w:rsid w:val="001317E4"/>
    <w:rsid w:val="00131C70"/>
    <w:rsid w:val="00132813"/>
    <w:rsid w:val="001336C0"/>
    <w:rsid w:val="001339AD"/>
    <w:rsid w:val="00133FD1"/>
    <w:rsid w:val="00134BCE"/>
    <w:rsid w:val="00134F2E"/>
    <w:rsid w:val="00135115"/>
    <w:rsid w:val="00135A44"/>
    <w:rsid w:val="00135ABD"/>
    <w:rsid w:val="0013655A"/>
    <w:rsid w:val="00136901"/>
    <w:rsid w:val="00136967"/>
    <w:rsid w:val="001373D5"/>
    <w:rsid w:val="00137EEB"/>
    <w:rsid w:val="0014040A"/>
    <w:rsid w:val="00140744"/>
    <w:rsid w:val="00140883"/>
    <w:rsid w:val="00140B6E"/>
    <w:rsid w:val="00141BDB"/>
    <w:rsid w:val="001423D0"/>
    <w:rsid w:val="0014333A"/>
    <w:rsid w:val="001434AD"/>
    <w:rsid w:val="001434F4"/>
    <w:rsid w:val="00143657"/>
    <w:rsid w:val="00144131"/>
    <w:rsid w:val="00144DF6"/>
    <w:rsid w:val="00144EDC"/>
    <w:rsid w:val="001450A5"/>
    <w:rsid w:val="001450C2"/>
    <w:rsid w:val="0014542F"/>
    <w:rsid w:val="001455B9"/>
    <w:rsid w:val="00145868"/>
    <w:rsid w:val="00145A27"/>
    <w:rsid w:val="00147312"/>
    <w:rsid w:val="0014779C"/>
    <w:rsid w:val="00147973"/>
    <w:rsid w:val="001500FB"/>
    <w:rsid w:val="0015081A"/>
    <w:rsid w:val="00150C36"/>
    <w:rsid w:val="001513BA"/>
    <w:rsid w:val="001515B4"/>
    <w:rsid w:val="00153103"/>
    <w:rsid w:val="0015330D"/>
    <w:rsid w:val="001542EA"/>
    <w:rsid w:val="001549CE"/>
    <w:rsid w:val="00155457"/>
    <w:rsid w:val="00155770"/>
    <w:rsid w:val="00155D2B"/>
    <w:rsid w:val="00156300"/>
    <w:rsid w:val="001565D1"/>
    <w:rsid w:val="001566A9"/>
    <w:rsid w:val="001569F1"/>
    <w:rsid w:val="00156ABD"/>
    <w:rsid w:val="001572AE"/>
    <w:rsid w:val="00157FE6"/>
    <w:rsid w:val="00160102"/>
    <w:rsid w:val="00160661"/>
    <w:rsid w:val="0016071A"/>
    <w:rsid w:val="00161765"/>
    <w:rsid w:val="00161CDE"/>
    <w:rsid w:val="001637F7"/>
    <w:rsid w:val="00163A98"/>
    <w:rsid w:val="00163B07"/>
    <w:rsid w:val="00163B96"/>
    <w:rsid w:val="00163E8E"/>
    <w:rsid w:val="001640F6"/>
    <w:rsid w:val="001641DE"/>
    <w:rsid w:val="00164456"/>
    <w:rsid w:val="00164F92"/>
    <w:rsid w:val="0016516A"/>
    <w:rsid w:val="001656E2"/>
    <w:rsid w:val="00165B6A"/>
    <w:rsid w:val="00165EC1"/>
    <w:rsid w:val="00166602"/>
    <w:rsid w:val="00167458"/>
    <w:rsid w:val="00167996"/>
    <w:rsid w:val="00167F42"/>
    <w:rsid w:val="001710CD"/>
    <w:rsid w:val="001710D4"/>
    <w:rsid w:val="00172602"/>
    <w:rsid w:val="00172AC1"/>
    <w:rsid w:val="00172F07"/>
    <w:rsid w:val="00173577"/>
    <w:rsid w:val="0017436D"/>
    <w:rsid w:val="00174967"/>
    <w:rsid w:val="00175011"/>
    <w:rsid w:val="0017520A"/>
    <w:rsid w:val="0017528B"/>
    <w:rsid w:val="00175CC2"/>
    <w:rsid w:val="00176E7A"/>
    <w:rsid w:val="00176FAF"/>
    <w:rsid w:val="00177391"/>
    <w:rsid w:val="00177677"/>
    <w:rsid w:val="00180C5C"/>
    <w:rsid w:val="00180F04"/>
    <w:rsid w:val="00181469"/>
    <w:rsid w:val="001814AF"/>
    <w:rsid w:val="0018172D"/>
    <w:rsid w:val="00181DCA"/>
    <w:rsid w:val="00182164"/>
    <w:rsid w:val="001829ED"/>
    <w:rsid w:val="0018340C"/>
    <w:rsid w:val="00183495"/>
    <w:rsid w:val="00183662"/>
    <w:rsid w:val="001839B3"/>
    <w:rsid w:val="001844AC"/>
    <w:rsid w:val="001849F4"/>
    <w:rsid w:val="00184A0B"/>
    <w:rsid w:val="00184B00"/>
    <w:rsid w:val="00184BE3"/>
    <w:rsid w:val="0018501E"/>
    <w:rsid w:val="00185242"/>
    <w:rsid w:val="00185E01"/>
    <w:rsid w:val="001865C7"/>
    <w:rsid w:val="001866C3"/>
    <w:rsid w:val="0018674D"/>
    <w:rsid w:val="001870E0"/>
    <w:rsid w:val="00187480"/>
    <w:rsid w:val="001874DF"/>
    <w:rsid w:val="00187512"/>
    <w:rsid w:val="001879EA"/>
    <w:rsid w:val="00187ADA"/>
    <w:rsid w:val="001900FF"/>
    <w:rsid w:val="00190214"/>
    <w:rsid w:val="00190C75"/>
    <w:rsid w:val="00190FCA"/>
    <w:rsid w:val="00191CD9"/>
    <w:rsid w:val="0019267B"/>
    <w:rsid w:val="001926AE"/>
    <w:rsid w:val="0019278E"/>
    <w:rsid w:val="00192D66"/>
    <w:rsid w:val="00193B58"/>
    <w:rsid w:val="00193EC3"/>
    <w:rsid w:val="00193ED2"/>
    <w:rsid w:val="001944FB"/>
    <w:rsid w:val="0019518E"/>
    <w:rsid w:val="00195A72"/>
    <w:rsid w:val="00195CD1"/>
    <w:rsid w:val="00195EA6"/>
    <w:rsid w:val="00196709"/>
    <w:rsid w:val="00196798"/>
    <w:rsid w:val="001968CE"/>
    <w:rsid w:val="0019693F"/>
    <w:rsid w:val="0019726D"/>
    <w:rsid w:val="001A1058"/>
    <w:rsid w:val="001A17FE"/>
    <w:rsid w:val="001A1AED"/>
    <w:rsid w:val="001A22FC"/>
    <w:rsid w:val="001A2490"/>
    <w:rsid w:val="001A24F4"/>
    <w:rsid w:val="001A2D0D"/>
    <w:rsid w:val="001A3E87"/>
    <w:rsid w:val="001A3F72"/>
    <w:rsid w:val="001A4C37"/>
    <w:rsid w:val="001A4D19"/>
    <w:rsid w:val="001A5CAF"/>
    <w:rsid w:val="001A6270"/>
    <w:rsid w:val="001A7521"/>
    <w:rsid w:val="001A7E2B"/>
    <w:rsid w:val="001B0002"/>
    <w:rsid w:val="001B0043"/>
    <w:rsid w:val="001B00B2"/>
    <w:rsid w:val="001B0A76"/>
    <w:rsid w:val="001B11C0"/>
    <w:rsid w:val="001B1248"/>
    <w:rsid w:val="001B17E9"/>
    <w:rsid w:val="001B1EDC"/>
    <w:rsid w:val="001B2125"/>
    <w:rsid w:val="001B2561"/>
    <w:rsid w:val="001B25AF"/>
    <w:rsid w:val="001B3302"/>
    <w:rsid w:val="001B362E"/>
    <w:rsid w:val="001B3820"/>
    <w:rsid w:val="001B399E"/>
    <w:rsid w:val="001B3CDA"/>
    <w:rsid w:val="001B3D28"/>
    <w:rsid w:val="001B5AD5"/>
    <w:rsid w:val="001B6604"/>
    <w:rsid w:val="001B6B96"/>
    <w:rsid w:val="001B6C8D"/>
    <w:rsid w:val="001C009C"/>
    <w:rsid w:val="001C0214"/>
    <w:rsid w:val="001C07BC"/>
    <w:rsid w:val="001C0960"/>
    <w:rsid w:val="001C0B14"/>
    <w:rsid w:val="001C0D00"/>
    <w:rsid w:val="001C0F4B"/>
    <w:rsid w:val="001C218D"/>
    <w:rsid w:val="001C2793"/>
    <w:rsid w:val="001C281D"/>
    <w:rsid w:val="001C294B"/>
    <w:rsid w:val="001C2C9A"/>
    <w:rsid w:val="001C2E7F"/>
    <w:rsid w:val="001C370B"/>
    <w:rsid w:val="001C3C78"/>
    <w:rsid w:val="001C3EE0"/>
    <w:rsid w:val="001C415D"/>
    <w:rsid w:val="001C43D3"/>
    <w:rsid w:val="001C4998"/>
    <w:rsid w:val="001C4B0C"/>
    <w:rsid w:val="001C4CF4"/>
    <w:rsid w:val="001C61D5"/>
    <w:rsid w:val="001C688A"/>
    <w:rsid w:val="001C6AE1"/>
    <w:rsid w:val="001C737D"/>
    <w:rsid w:val="001C7F87"/>
    <w:rsid w:val="001D05A6"/>
    <w:rsid w:val="001D0DCE"/>
    <w:rsid w:val="001D1271"/>
    <w:rsid w:val="001D2919"/>
    <w:rsid w:val="001D369E"/>
    <w:rsid w:val="001D4167"/>
    <w:rsid w:val="001D42BC"/>
    <w:rsid w:val="001D4718"/>
    <w:rsid w:val="001D4980"/>
    <w:rsid w:val="001D52F9"/>
    <w:rsid w:val="001D542A"/>
    <w:rsid w:val="001D5870"/>
    <w:rsid w:val="001D5E38"/>
    <w:rsid w:val="001D5EDF"/>
    <w:rsid w:val="001D6A57"/>
    <w:rsid w:val="001D6EC6"/>
    <w:rsid w:val="001D70D8"/>
    <w:rsid w:val="001D7118"/>
    <w:rsid w:val="001D783E"/>
    <w:rsid w:val="001D7C21"/>
    <w:rsid w:val="001E0A69"/>
    <w:rsid w:val="001E0D64"/>
    <w:rsid w:val="001E21C6"/>
    <w:rsid w:val="001E29B9"/>
    <w:rsid w:val="001E2C66"/>
    <w:rsid w:val="001E2EEE"/>
    <w:rsid w:val="001E38AD"/>
    <w:rsid w:val="001E43EC"/>
    <w:rsid w:val="001E4AFE"/>
    <w:rsid w:val="001E507C"/>
    <w:rsid w:val="001E5636"/>
    <w:rsid w:val="001E5D0F"/>
    <w:rsid w:val="001E65D1"/>
    <w:rsid w:val="001E70BA"/>
    <w:rsid w:val="001E7577"/>
    <w:rsid w:val="001E758F"/>
    <w:rsid w:val="001E7592"/>
    <w:rsid w:val="001E7C30"/>
    <w:rsid w:val="001F0103"/>
    <w:rsid w:val="001F063E"/>
    <w:rsid w:val="001F128D"/>
    <w:rsid w:val="001F150B"/>
    <w:rsid w:val="001F182B"/>
    <w:rsid w:val="001F191D"/>
    <w:rsid w:val="001F1CB6"/>
    <w:rsid w:val="001F26C1"/>
    <w:rsid w:val="001F2830"/>
    <w:rsid w:val="001F2BAB"/>
    <w:rsid w:val="001F2F97"/>
    <w:rsid w:val="001F39F5"/>
    <w:rsid w:val="001F43DE"/>
    <w:rsid w:val="001F45CB"/>
    <w:rsid w:val="001F4BD4"/>
    <w:rsid w:val="001F4E12"/>
    <w:rsid w:val="001F5015"/>
    <w:rsid w:val="001F52D8"/>
    <w:rsid w:val="001F5583"/>
    <w:rsid w:val="001F5787"/>
    <w:rsid w:val="001F6C2D"/>
    <w:rsid w:val="001F73BB"/>
    <w:rsid w:val="001F748F"/>
    <w:rsid w:val="001F7624"/>
    <w:rsid w:val="001F79F3"/>
    <w:rsid w:val="0020007D"/>
    <w:rsid w:val="00200B79"/>
    <w:rsid w:val="00200B8D"/>
    <w:rsid w:val="00200F20"/>
    <w:rsid w:val="00201261"/>
    <w:rsid w:val="0020208C"/>
    <w:rsid w:val="002021E3"/>
    <w:rsid w:val="00202227"/>
    <w:rsid w:val="002025BC"/>
    <w:rsid w:val="00202935"/>
    <w:rsid w:val="00202BE9"/>
    <w:rsid w:val="00202E4A"/>
    <w:rsid w:val="00202E9F"/>
    <w:rsid w:val="002036CA"/>
    <w:rsid w:val="002036D3"/>
    <w:rsid w:val="00203A5E"/>
    <w:rsid w:val="0020416E"/>
    <w:rsid w:val="002043C1"/>
    <w:rsid w:val="00204EB8"/>
    <w:rsid w:val="00205665"/>
    <w:rsid w:val="00205CDB"/>
    <w:rsid w:val="00206113"/>
    <w:rsid w:val="002065BA"/>
    <w:rsid w:val="00206F3F"/>
    <w:rsid w:val="0020703F"/>
    <w:rsid w:val="002074CA"/>
    <w:rsid w:val="002118A0"/>
    <w:rsid w:val="00211B22"/>
    <w:rsid w:val="00212050"/>
    <w:rsid w:val="00213AB1"/>
    <w:rsid w:val="00213E17"/>
    <w:rsid w:val="00214061"/>
    <w:rsid w:val="002144D3"/>
    <w:rsid w:val="00214700"/>
    <w:rsid w:val="00214CC2"/>
    <w:rsid w:val="00215766"/>
    <w:rsid w:val="002157E8"/>
    <w:rsid w:val="0021588F"/>
    <w:rsid w:val="00215E83"/>
    <w:rsid w:val="002167E9"/>
    <w:rsid w:val="00220435"/>
    <w:rsid w:val="002209B0"/>
    <w:rsid w:val="00220DB6"/>
    <w:rsid w:val="00220FB1"/>
    <w:rsid w:val="002211CE"/>
    <w:rsid w:val="002212FE"/>
    <w:rsid w:val="0022193D"/>
    <w:rsid w:val="00222B76"/>
    <w:rsid w:val="00222ED1"/>
    <w:rsid w:val="00223F07"/>
    <w:rsid w:val="00224450"/>
    <w:rsid w:val="002247EE"/>
    <w:rsid w:val="00224E46"/>
    <w:rsid w:val="00225534"/>
    <w:rsid w:val="002255D6"/>
    <w:rsid w:val="00226DCC"/>
    <w:rsid w:val="00227114"/>
    <w:rsid w:val="002273BB"/>
    <w:rsid w:val="0022741D"/>
    <w:rsid w:val="00230A27"/>
    <w:rsid w:val="002310C9"/>
    <w:rsid w:val="00232086"/>
    <w:rsid w:val="002321FE"/>
    <w:rsid w:val="00232F61"/>
    <w:rsid w:val="0023343B"/>
    <w:rsid w:val="0023480D"/>
    <w:rsid w:val="0023496E"/>
    <w:rsid w:val="00235523"/>
    <w:rsid w:val="00235836"/>
    <w:rsid w:val="00236014"/>
    <w:rsid w:val="0023630E"/>
    <w:rsid w:val="00240523"/>
    <w:rsid w:val="00240A1F"/>
    <w:rsid w:val="00241A7D"/>
    <w:rsid w:val="00241B70"/>
    <w:rsid w:val="00241E37"/>
    <w:rsid w:val="0024216E"/>
    <w:rsid w:val="00242F62"/>
    <w:rsid w:val="0024354B"/>
    <w:rsid w:val="002435D6"/>
    <w:rsid w:val="00245595"/>
    <w:rsid w:val="0024636D"/>
    <w:rsid w:val="002464F0"/>
    <w:rsid w:val="002468D5"/>
    <w:rsid w:val="00246DC9"/>
    <w:rsid w:val="00246EA9"/>
    <w:rsid w:val="00250255"/>
    <w:rsid w:val="00250767"/>
    <w:rsid w:val="00250F05"/>
    <w:rsid w:val="00251589"/>
    <w:rsid w:val="0025186C"/>
    <w:rsid w:val="00251BE2"/>
    <w:rsid w:val="002525C4"/>
    <w:rsid w:val="00252864"/>
    <w:rsid w:val="002532AE"/>
    <w:rsid w:val="00253708"/>
    <w:rsid w:val="00253792"/>
    <w:rsid w:val="002538DF"/>
    <w:rsid w:val="0025401D"/>
    <w:rsid w:val="00254A6C"/>
    <w:rsid w:val="00255660"/>
    <w:rsid w:val="00255CDF"/>
    <w:rsid w:val="00255EB2"/>
    <w:rsid w:val="00256B18"/>
    <w:rsid w:val="00256DE8"/>
    <w:rsid w:val="00256E3E"/>
    <w:rsid w:val="00256EE1"/>
    <w:rsid w:val="002577F1"/>
    <w:rsid w:val="0025785F"/>
    <w:rsid w:val="00260295"/>
    <w:rsid w:val="002605E2"/>
    <w:rsid w:val="002605F3"/>
    <w:rsid w:val="002608AF"/>
    <w:rsid w:val="00260E02"/>
    <w:rsid w:val="00260F67"/>
    <w:rsid w:val="0026173E"/>
    <w:rsid w:val="002624BC"/>
    <w:rsid w:val="002625C6"/>
    <w:rsid w:val="00262944"/>
    <w:rsid w:val="00263651"/>
    <w:rsid w:val="002644A2"/>
    <w:rsid w:val="002647A6"/>
    <w:rsid w:val="00264A65"/>
    <w:rsid w:val="002652DC"/>
    <w:rsid w:val="00265B9C"/>
    <w:rsid w:val="002666A3"/>
    <w:rsid w:val="002676F4"/>
    <w:rsid w:val="00270492"/>
    <w:rsid w:val="00270909"/>
    <w:rsid w:val="00270947"/>
    <w:rsid w:val="00270D04"/>
    <w:rsid w:val="00271D11"/>
    <w:rsid w:val="00271DC2"/>
    <w:rsid w:val="00271EE6"/>
    <w:rsid w:val="002727A9"/>
    <w:rsid w:val="00272835"/>
    <w:rsid w:val="00272A13"/>
    <w:rsid w:val="0027348C"/>
    <w:rsid w:val="0027403D"/>
    <w:rsid w:val="002742C8"/>
    <w:rsid w:val="00274642"/>
    <w:rsid w:val="0027491D"/>
    <w:rsid w:val="002749D9"/>
    <w:rsid w:val="002749EA"/>
    <w:rsid w:val="00274EF8"/>
    <w:rsid w:val="00275117"/>
    <w:rsid w:val="0027588E"/>
    <w:rsid w:val="00275A97"/>
    <w:rsid w:val="00275D18"/>
    <w:rsid w:val="00275DC6"/>
    <w:rsid w:val="00276050"/>
    <w:rsid w:val="0027623D"/>
    <w:rsid w:val="002773BD"/>
    <w:rsid w:val="002777EC"/>
    <w:rsid w:val="00277F53"/>
    <w:rsid w:val="00280C5F"/>
    <w:rsid w:val="00280D74"/>
    <w:rsid w:val="0028126C"/>
    <w:rsid w:val="00281BB2"/>
    <w:rsid w:val="00281C0F"/>
    <w:rsid w:val="00282D61"/>
    <w:rsid w:val="0028301A"/>
    <w:rsid w:val="00283225"/>
    <w:rsid w:val="00284689"/>
    <w:rsid w:val="00284874"/>
    <w:rsid w:val="00284902"/>
    <w:rsid w:val="00284B73"/>
    <w:rsid w:val="00285C07"/>
    <w:rsid w:val="00286636"/>
    <w:rsid w:val="002870D0"/>
    <w:rsid w:val="00287344"/>
    <w:rsid w:val="0028777C"/>
    <w:rsid w:val="00287A1B"/>
    <w:rsid w:val="00290159"/>
    <w:rsid w:val="002904D8"/>
    <w:rsid w:val="002907F7"/>
    <w:rsid w:val="00290CC8"/>
    <w:rsid w:val="00290E50"/>
    <w:rsid w:val="00290F3C"/>
    <w:rsid w:val="0029164E"/>
    <w:rsid w:val="002919B2"/>
    <w:rsid w:val="00291DA5"/>
    <w:rsid w:val="00291F5E"/>
    <w:rsid w:val="002923F5"/>
    <w:rsid w:val="0029241E"/>
    <w:rsid w:val="0029270B"/>
    <w:rsid w:val="002940E3"/>
    <w:rsid w:val="0029542D"/>
    <w:rsid w:val="00295803"/>
    <w:rsid w:val="00295EE8"/>
    <w:rsid w:val="00296506"/>
    <w:rsid w:val="00296B0F"/>
    <w:rsid w:val="00296F47"/>
    <w:rsid w:val="0029703E"/>
    <w:rsid w:val="002970D8"/>
    <w:rsid w:val="0029712E"/>
    <w:rsid w:val="002A00C9"/>
    <w:rsid w:val="002A0188"/>
    <w:rsid w:val="002A02AD"/>
    <w:rsid w:val="002A0701"/>
    <w:rsid w:val="002A16F8"/>
    <w:rsid w:val="002A2053"/>
    <w:rsid w:val="002A2496"/>
    <w:rsid w:val="002A2EE7"/>
    <w:rsid w:val="002A3027"/>
    <w:rsid w:val="002A31C6"/>
    <w:rsid w:val="002A34CD"/>
    <w:rsid w:val="002A3692"/>
    <w:rsid w:val="002A3862"/>
    <w:rsid w:val="002A4ACD"/>
    <w:rsid w:val="002A4D7A"/>
    <w:rsid w:val="002A50FF"/>
    <w:rsid w:val="002A60BD"/>
    <w:rsid w:val="002A6AAA"/>
    <w:rsid w:val="002A72E7"/>
    <w:rsid w:val="002A7FC5"/>
    <w:rsid w:val="002B134E"/>
    <w:rsid w:val="002B1E8F"/>
    <w:rsid w:val="002B315A"/>
    <w:rsid w:val="002B3279"/>
    <w:rsid w:val="002B33F0"/>
    <w:rsid w:val="002B3C20"/>
    <w:rsid w:val="002B4B32"/>
    <w:rsid w:val="002B4B52"/>
    <w:rsid w:val="002B4BCC"/>
    <w:rsid w:val="002B54C9"/>
    <w:rsid w:val="002B568D"/>
    <w:rsid w:val="002B5883"/>
    <w:rsid w:val="002B5972"/>
    <w:rsid w:val="002C01FC"/>
    <w:rsid w:val="002C08CB"/>
    <w:rsid w:val="002C0B1E"/>
    <w:rsid w:val="002C18DB"/>
    <w:rsid w:val="002C24FD"/>
    <w:rsid w:val="002C3422"/>
    <w:rsid w:val="002C37B3"/>
    <w:rsid w:val="002C3D60"/>
    <w:rsid w:val="002C3E07"/>
    <w:rsid w:val="002C40DD"/>
    <w:rsid w:val="002C4191"/>
    <w:rsid w:val="002C41CF"/>
    <w:rsid w:val="002C4606"/>
    <w:rsid w:val="002C4BD5"/>
    <w:rsid w:val="002C5241"/>
    <w:rsid w:val="002C5408"/>
    <w:rsid w:val="002C62E2"/>
    <w:rsid w:val="002C636A"/>
    <w:rsid w:val="002C6579"/>
    <w:rsid w:val="002C6E62"/>
    <w:rsid w:val="002C75AF"/>
    <w:rsid w:val="002C770B"/>
    <w:rsid w:val="002D0B8F"/>
    <w:rsid w:val="002D1AA4"/>
    <w:rsid w:val="002D1E41"/>
    <w:rsid w:val="002D22AB"/>
    <w:rsid w:val="002D2437"/>
    <w:rsid w:val="002D2846"/>
    <w:rsid w:val="002D3526"/>
    <w:rsid w:val="002D3E5C"/>
    <w:rsid w:val="002D4B36"/>
    <w:rsid w:val="002D5F56"/>
    <w:rsid w:val="002D620B"/>
    <w:rsid w:val="002D7A0B"/>
    <w:rsid w:val="002D7C63"/>
    <w:rsid w:val="002D7E0D"/>
    <w:rsid w:val="002E0BA4"/>
    <w:rsid w:val="002E1036"/>
    <w:rsid w:val="002E1C8B"/>
    <w:rsid w:val="002E26B1"/>
    <w:rsid w:val="002E2D57"/>
    <w:rsid w:val="002E2DD8"/>
    <w:rsid w:val="002E33CC"/>
    <w:rsid w:val="002E340C"/>
    <w:rsid w:val="002E37A9"/>
    <w:rsid w:val="002E3942"/>
    <w:rsid w:val="002E43ED"/>
    <w:rsid w:val="002E4A65"/>
    <w:rsid w:val="002E4B20"/>
    <w:rsid w:val="002E4D98"/>
    <w:rsid w:val="002E59E0"/>
    <w:rsid w:val="002E5ABD"/>
    <w:rsid w:val="002E6382"/>
    <w:rsid w:val="002E644F"/>
    <w:rsid w:val="002E66E3"/>
    <w:rsid w:val="002E6945"/>
    <w:rsid w:val="002E6B9F"/>
    <w:rsid w:val="002E7608"/>
    <w:rsid w:val="002E76D7"/>
    <w:rsid w:val="002F016A"/>
    <w:rsid w:val="002F0E8B"/>
    <w:rsid w:val="002F0F6F"/>
    <w:rsid w:val="002F1461"/>
    <w:rsid w:val="002F17A0"/>
    <w:rsid w:val="002F1B76"/>
    <w:rsid w:val="002F2A00"/>
    <w:rsid w:val="002F317E"/>
    <w:rsid w:val="002F3B13"/>
    <w:rsid w:val="002F4024"/>
    <w:rsid w:val="002F4446"/>
    <w:rsid w:val="002F5019"/>
    <w:rsid w:val="002F5686"/>
    <w:rsid w:val="002F631E"/>
    <w:rsid w:val="002F674A"/>
    <w:rsid w:val="002F6BD8"/>
    <w:rsid w:val="002F764E"/>
    <w:rsid w:val="002F7D51"/>
    <w:rsid w:val="00300637"/>
    <w:rsid w:val="00300A90"/>
    <w:rsid w:val="00300D7C"/>
    <w:rsid w:val="0030124E"/>
    <w:rsid w:val="0030166C"/>
    <w:rsid w:val="003027D2"/>
    <w:rsid w:val="003034B2"/>
    <w:rsid w:val="00303618"/>
    <w:rsid w:val="00303B74"/>
    <w:rsid w:val="003042F1"/>
    <w:rsid w:val="00304A80"/>
    <w:rsid w:val="00304F8F"/>
    <w:rsid w:val="003050D4"/>
    <w:rsid w:val="00305181"/>
    <w:rsid w:val="003057BD"/>
    <w:rsid w:val="003061CB"/>
    <w:rsid w:val="0030636B"/>
    <w:rsid w:val="00306588"/>
    <w:rsid w:val="00306BCA"/>
    <w:rsid w:val="00307131"/>
    <w:rsid w:val="00307CC4"/>
    <w:rsid w:val="00310018"/>
    <w:rsid w:val="00310B70"/>
    <w:rsid w:val="00310BC0"/>
    <w:rsid w:val="00311365"/>
    <w:rsid w:val="00311393"/>
    <w:rsid w:val="00311B73"/>
    <w:rsid w:val="00311C9B"/>
    <w:rsid w:val="00311CCA"/>
    <w:rsid w:val="0031275B"/>
    <w:rsid w:val="00312F6C"/>
    <w:rsid w:val="00313058"/>
    <w:rsid w:val="0031309D"/>
    <w:rsid w:val="00313853"/>
    <w:rsid w:val="00313F4C"/>
    <w:rsid w:val="00314728"/>
    <w:rsid w:val="00314FFE"/>
    <w:rsid w:val="0031505D"/>
    <w:rsid w:val="0031659A"/>
    <w:rsid w:val="00316E5B"/>
    <w:rsid w:val="00317867"/>
    <w:rsid w:val="003178B9"/>
    <w:rsid w:val="00317E72"/>
    <w:rsid w:val="00320746"/>
    <w:rsid w:val="00321123"/>
    <w:rsid w:val="00321F0B"/>
    <w:rsid w:val="0032243D"/>
    <w:rsid w:val="00322538"/>
    <w:rsid w:val="003226BD"/>
    <w:rsid w:val="00325033"/>
    <w:rsid w:val="003251FE"/>
    <w:rsid w:val="00326737"/>
    <w:rsid w:val="00327470"/>
    <w:rsid w:val="0033016C"/>
    <w:rsid w:val="003327AF"/>
    <w:rsid w:val="00333017"/>
    <w:rsid w:val="00333689"/>
    <w:rsid w:val="00333943"/>
    <w:rsid w:val="00333F5B"/>
    <w:rsid w:val="0033416D"/>
    <w:rsid w:val="0033476C"/>
    <w:rsid w:val="00334D6E"/>
    <w:rsid w:val="00336AEF"/>
    <w:rsid w:val="00336D41"/>
    <w:rsid w:val="00337313"/>
    <w:rsid w:val="0033731D"/>
    <w:rsid w:val="00337A15"/>
    <w:rsid w:val="0034094E"/>
    <w:rsid w:val="00340EC1"/>
    <w:rsid w:val="00341B7A"/>
    <w:rsid w:val="00341E1C"/>
    <w:rsid w:val="00341FA4"/>
    <w:rsid w:val="003421A3"/>
    <w:rsid w:val="003424FC"/>
    <w:rsid w:val="00342B9C"/>
    <w:rsid w:val="00342E10"/>
    <w:rsid w:val="003430F9"/>
    <w:rsid w:val="00343E9F"/>
    <w:rsid w:val="00344A6D"/>
    <w:rsid w:val="00344BE0"/>
    <w:rsid w:val="003452E8"/>
    <w:rsid w:val="003456F7"/>
    <w:rsid w:val="00345715"/>
    <w:rsid w:val="003459F2"/>
    <w:rsid w:val="00345BDF"/>
    <w:rsid w:val="003462C4"/>
    <w:rsid w:val="00346A56"/>
    <w:rsid w:val="00346F15"/>
    <w:rsid w:val="00346F7C"/>
    <w:rsid w:val="00347091"/>
    <w:rsid w:val="00347AF9"/>
    <w:rsid w:val="003503FD"/>
    <w:rsid w:val="00350911"/>
    <w:rsid w:val="0035162C"/>
    <w:rsid w:val="00351D39"/>
    <w:rsid w:val="00352A66"/>
    <w:rsid w:val="003532B3"/>
    <w:rsid w:val="00353C89"/>
    <w:rsid w:val="0035411A"/>
    <w:rsid w:val="0035467A"/>
    <w:rsid w:val="0035491C"/>
    <w:rsid w:val="00355CA3"/>
    <w:rsid w:val="0035671D"/>
    <w:rsid w:val="00356D8D"/>
    <w:rsid w:val="00357698"/>
    <w:rsid w:val="00357C9D"/>
    <w:rsid w:val="003617A3"/>
    <w:rsid w:val="00363323"/>
    <w:rsid w:val="003644C3"/>
    <w:rsid w:val="003653FE"/>
    <w:rsid w:val="00365FC8"/>
    <w:rsid w:val="0036601A"/>
    <w:rsid w:val="003662F5"/>
    <w:rsid w:val="003671CF"/>
    <w:rsid w:val="00367835"/>
    <w:rsid w:val="00367959"/>
    <w:rsid w:val="00367C2C"/>
    <w:rsid w:val="0037000B"/>
    <w:rsid w:val="00370409"/>
    <w:rsid w:val="00370F3A"/>
    <w:rsid w:val="00371394"/>
    <w:rsid w:val="00371586"/>
    <w:rsid w:val="0037284A"/>
    <w:rsid w:val="00372FC7"/>
    <w:rsid w:val="0037342B"/>
    <w:rsid w:val="00373A14"/>
    <w:rsid w:val="00373DC5"/>
    <w:rsid w:val="003740AF"/>
    <w:rsid w:val="003743F0"/>
    <w:rsid w:val="003748F1"/>
    <w:rsid w:val="00374B79"/>
    <w:rsid w:val="00375BC0"/>
    <w:rsid w:val="00375D2E"/>
    <w:rsid w:val="00376480"/>
    <w:rsid w:val="003765A9"/>
    <w:rsid w:val="00376CAE"/>
    <w:rsid w:val="00377D66"/>
    <w:rsid w:val="0038008D"/>
    <w:rsid w:val="00380722"/>
    <w:rsid w:val="00380AB6"/>
    <w:rsid w:val="00380AF9"/>
    <w:rsid w:val="00380DAC"/>
    <w:rsid w:val="00381089"/>
    <w:rsid w:val="00381BA0"/>
    <w:rsid w:val="003822D2"/>
    <w:rsid w:val="00382761"/>
    <w:rsid w:val="00382FD6"/>
    <w:rsid w:val="0038408B"/>
    <w:rsid w:val="0038410D"/>
    <w:rsid w:val="003849DF"/>
    <w:rsid w:val="00384BB8"/>
    <w:rsid w:val="00384EC3"/>
    <w:rsid w:val="003859BE"/>
    <w:rsid w:val="00386688"/>
    <w:rsid w:val="00386ACC"/>
    <w:rsid w:val="00387359"/>
    <w:rsid w:val="00387853"/>
    <w:rsid w:val="00387AA3"/>
    <w:rsid w:val="0039013E"/>
    <w:rsid w:val="00390273"/>
    <w:rsid w:val="00390904"/>
    <w:rsid w:val="00390B4E"/>
    <w:rsid w:val="0039122F"/>
    <w:rsid w:val="00391DEB"/>
    <w:rsid w:val="003922F2"/>
    <w:rsid w:val="0039328E"/>
    <w:rsid w:val="00394F46"/>
    <w:rsid w:val="003950A4"/>
    <w:rsid w:val="00395342"/>
    <w:rsid w:val="0039570B"/>
    <w:rsid w:val="00395732"/>
    <w:rsid w:val="00396FE3"/>
    <w:rsid w:val="00397278"/>
    <w:rsid w:val="00397358"/>
    <w:rsid w:val="003978FB"/>
    <w:rsid w:val="00397A5B"/>
    <w:rsid w:val="00397B9B"/>
    <w:rsid w:val="00397E51"/>
    <w:rsid w:val="00397FC0"/>
    <w:rsid w:val="003A1574"/>
    <w:rsid w:val="003A1C15"/>
    <w:rsid w:val="003A1FDE"/>
    <w:rsid w:val="003A20EA"/>
    <w:rsid w:val="003A2CD2"/>
    <w:rsid w:val="003A3405"/>
    <w:rsid w:val="003A3584"/>
    <w:rsid w:val="003A3854"/>
    <w:rsid w:val="003A38E7"/>
    <w:rsid w:val="003A4073"/>
    <w:rsid w:val="003A4286"/>
    <w:rsid w:val="003A43F6"/>
    <w:rsid w:val="003A4859"/>
    <w:rsid w:val="003A4925"/>
    <w:rsid w:val="003A4E1A"/>
    <w:rsid w:val="003A4FB1"/>
    <w:rsid w:val="003A5061"/>
    <w:rsid w:val="003A62C3"/>
    <w:rsid w:val="003A65C6"/>
    <w:rsid w:val="003A6813"/>
    <w:rsid w:val="003A6A9F"/>
    <w:rsid w:val="003A6C27"/>
    <w:rsid w:val="003A6E3F"/>
    <w:rsid w:val="003A6EC6"/>
    <w:rsid w:val="003B04DE"/>
    <w:rsid w:val="003B0DBB"/>
    <w:rsid w:val="003B1601"/>
    <w:rsid w:val="003B162D"/>
    <w:rsid w:val="003B1AD7"/>
    <w:rsid w:val="003B1C8E"/>
    <w:rsid w:val="003B259F"/>
    <w:rsid w:val="003B3B5F"/>
    <w:rsid w:val="003B4313"/>
    <w:rsid w:val="003B4728"/>
    <w:rsid w:val="003B4A01"/>
    <w:rsid w:val="003B4C0A"/>
    <w:rsid w:val="003B53E9"/>
    <w:rsid w:val="003B5923"/>
    <w:rsid w:val="003B6031"/>
    <w:rsid w:val="003B67D1"/>
    <w:rsid w:val="003B681C"/>
    <w:rsid w:val="003B6882"/>
    <w:rsid w:val="003B6B78"/>
    <w:rsid w:val="003C07A5"/>
    <w:rsid w:val="003C10F2"/>
    <w:rsid w:val="003C1733"/>
    <w:rsid w:val="003C17ED"/>
    <w:rsid w:val="003C1BF4"/>
    <w:rsid w:val="003C1E6B"/>
    <w:rsid w:val="003C2CE4"/>
    <w:rsid w:val="003C3076"/>
    <w:rsid w:val="003C48DB"/>
    <w:rsid w:val="003C5333"/>
    <w:rsid w:val="003C544B"/>
    <w:rsid w:val="003C55C2"/>
    <w:rsid w:val="003C6136"/>
    <w:rsid w:val="003C6740"/>
    <w:rsid w:val="003C7154"/>
    <w:rsid w:val="003C723D"/>
    <w:rsid w:val="003C7A2C"/>
    <w:rsid w:val="003C7C29"/>
    <w:rsid w:val="003C7D3C"/>
    <w:rsid w:val="003C7D47"/>
    <w:rsid w:val="003D06A7"/>
    <w:rsid w:val="003D083A"/>
    <w:rsid w:val="003D0C28"/>
    <w:rsid w:val="003D10FB"/>
    <w:rsid w:val="003D1F39"/>
    <w:rsid w:val="003D1FDD"/>
    <w:rsid w:val="003D2380"/>
    <w:rsid w:val="003D3619"/>
    <w:rsid w:val="003D3CC4"/>
    <w:rsid w:val="003D3D52"/>
    <w:rsid w:val="003D400F"/>
    <w:rsid w:val="003D51B2"/>
    <w:rsid w:val="003D5500"/>
    <w:rsid w:val="003D562B"/>
    <w:rsid w:val="003D62E7"/>
    <w:rsid w:val="003D6CEA"/>
    <w:rsid w:val="003D7496"/>
    <w:rsid w:val="003E072B"/>
    <w:rsid w:val="003E0BF9"/>
    <w:rsid w:val="003E13AA"/>
    <w:rsid w:val="003E1D1A"/>
    <w:rsid w:val="003E1DA0"/>
    <w:rsid w:val="003E1DBD"/>
    <w:rsid w:val="003E1FF8"/>
    <w:rsid w:val="003E2514"/>
    <w:rsid w:val="003E2692"/>
    <w:rsid w:val="003E2990"/>
    <w:rsid w:val="003E34C3"/>
    <w:rsid w:val="003E4325"/>
    <w:rsid w:val="003E496D"/>
    <w:rsid w:val="003E4B41"/>
    <w:rsid w:val="003E4D13"/>
    <w:rsid w:val="003E56ED"/>
    <w:rsid w:val="003E6199"/>
    <w:rsid w:val="003E66E7"/>
    <w:rsid w:val="003E69D8"/>
    <w:rsid w:val="003E771E"/>
    <w:rsid w:val="003E78FA"/>
    <w:rsid w:val="003E7C3D"/>
    <w:rsid w:val="003F017C"/>
    <w:rsid w:val="003F088F"/>
    <w:rsid w:val="003F09B8"/>
    <w:rsid w:val="003F0D9A"/>
    <w:rsid w:val="003F3116"/>
    <w:rsid w:val="003F3908"/>
    <w:rsid w:val="003F3D92"/>
    <w:rsid w:val="003F4FA1"/>
    <w:rsid w:val="003F65DA"/>
    <w:rsid w:val="003F68A1"/>
    <w:rsid w:val="003F692A"/>
    <w:rsid w:val="003F6A83"/>
    <w:rsid w:val="003F6B34"/>
    <w:rsid w:val="003F73A9"/>
    <w:rsid w:val="003F7F15"/>
    <w:rsid w:val="003F7FE9"/>
    <w:rsid w:val="00400093"/>
    <w:rsid w:val="0040064B"/>
    <w:rsid w:val="00400A2D"/>
    <w:rsid w:val="00401168"/>
    <w:rsid w:val="004018BC"/>
    <w:rsid w:val="0040195F"/>
    <w:rsid w:val="00401B56"/>
    <w:rsid w:val="00402BA4"/>
    <w:rsid w:val="00402BC1"/>
    <w:rsid w:val="004030FF"/>
    <w:rsid w:val="0040338D"/>
    <w:rsid w:val="0040347A"/>
    <w:rsid w:val="004038A5"/>
    <w:rsid w:val="004039AC"/>
    <w:rsid w:val="00403A78"/>
    <w:rsid w:val="00403D31"/>
    <w:rsid w:val="0040452F"/>
    <w:rsid w:val="00405439"/>
    <w:rsid w:val="00405960"/>
    <w:rsid w:val="00405AD8"/>
    <w:rsid w:val="00406849"/>
    <w:rsid w:val="004076B8"/>
    <w:rsid w:val="00410B14"/>
    <w:rsid w:val="00411C42"/>
    <w:rsid w:val="00411E01"/>
    <w:rsid w:val="00412507"/>
    <w:rsid w:val="00412721"/>
    <w:rsid w:val="00412C34"/>
    <w:rsid w:val="00413365"/>
    <w:rsid w:val="004134E1"/>
    <w:rsid w:val="0041368D"/>
    <w:rsid w:val="00413762"/>
    <w:rsid w:val="0041381B"/>
    <w:rsid w:val="00414085"/>
    <w:rsid w:val="00414091"/>
    <w:rsid w:val="0041414C"/>
    <w:rsid w:val="00414686"/>
    <w:rsid w:val="0041473F"/>
    <w:rsid w:val="00414DF1"/>
    <w:rsid w:val="00414FD1"/>
    <w:rsid w:val="00415742"/>
    <w:rsid w:val="0041677C"/>
    <w:rsid w:val="004168C4"/>
    <w:rsid w:val="00417336"/>
    <w:rsid w:val="00417766"/>
    <w:rsid w:val="00417C67"/>
    <w:rsid w:val="004205F0"/>
    <w:rsid w:val="00420BA3"/>
    <w:rsid w:val="00420CBF"/>
    <w:rsid w:val="00420D0C"/>
    <w:rsid w:val="00421DF8"/>
    <w:rsid w:val="00421FA9"/>
    <w:rsid w:val="0042205A"/>
    <w:rsid w:val="00422C8E"/>
    <w:rsid w:val="0042359E"/>
    <w:rsid w:val="004239B6"/>
    <w:rsid w:val="00423EEF"/>
    <w:rsid w:val="004243D3"/>
    <w:rsid w:val="004249ED"/>
    <w:rsid w:val="0042522F"/>
    <w:rsid w:val="00425B62"/>
    <w:rsid w:val="00426881"/>
    <w:rsid w:val="00426B3D"/>
    <w:rsid w:val="00426CB4"/>
    <w:rsid w:val="00427085"/>
    <w:rsid w:val="004275F6"/>
    <w:rsid w:val="00431331"/>
    <w:rsid w:val="00431415"/>
    <w:rsid w:val="00431F09"/>
    <w:rsid w:val="0043265B"/>
    <w:rsid w:val="00433083"/>
    <w:rsid w:val="00434006"/>
    <w:rsid w:val="0043629D"/>
    <w:rsid w:val="00436918"/>
    <w:rsid w:val="004369E8"/>
    <w:rsid w:val="00437102"/>
    <w:rsid w:val="0043750C"/>
    <w:rsid w:val="00437922"/>
    <w:rsid w:val="00437BAF"/>
    <w:rsid w:val="00437EE5"/>
    <w:rsid w:val="00437FCB"/>
    <w:rsid w:val="00437FF8"/>
    <w:rsid w:val="00440790"/>
    <w:rsid w:val="004427D8"/>
    <w:rsid w:val="00442957"/>
    <w:rsid w:val="00442D11"/>
    <w:rsid w:val="00443366"/>
    <w:rsid w:val="004435C8"/>
    <w:rsid w:val="00444C49"/>
    <w:rsid w:val="00444E2D"/>
    <w:rsid w:val="00445511"/>
    <w:rsid w:val="00445A34"/>
    <w:rsid w:val="00445BB0"/>
    <w:rsid w:val="00445CB8"/>
    <w:rsid w:val="00446605"/>
    <w:rsid w:val="0044671D"/>
    <w:rsid w:val="0044686F"/>
    <w:rsid w:val="00447289"/>
    <w:rsid w:val="00450764"/>
    <w:rsid w:val="00450914"/>
    <w:rsid w:val="00450982"/>
    <w:rsid w:val="00450D57"/>
    <w:rsid w:val="00450DE1"/>
    <w:rsid w:val="00450FDD"/>
    <w:rsid w:val="0045128C"/>
    <w:rsid w:val="004513BA"/>
    <w:rsid w:val="00452577"/>
    <w:rsid w:val="004528D2"/>
    <w:rsid w:val="00453567"/>
    <w:rsid w:val="00453BCB"/>
    <w:rsid w:val="00454589"/>
    <w:rsid w:val="00454941"/>
    <w:rsid w:val="00455769"/>
    <w:rsid w:val="00455A9A"/>
    <w:rsid w:val="00455E05"/>
    <w:rsid w:val="0045609B"/>
    <w:rsid w:val="00456249"/>
    <w:rsid w:val="004563CC"/>
    <w:rsid w:val="0045664B"/>
    <w:rsid w:val="004568CD"/>
    <w:rsid w:val="00456C1F"/>
    <w:rsid w:val="004575A9"/>
    <w:rsid w:val="004579D2"/>
    <w:rsid w:val="00457FD1"/>
    <w:rsid w:val="004603CA"/>
    <w:rsid w:val="00460B2B"/>
    <w:rsid w:val="0046190A"/>
    <w:rsid w:val="00462062"/>
    <w:rsid w:val="004624D9"/>
    <w:rsid w:val="00462F2B"/>
    <w:rsid w:val="00462F31"/>
    <w:rsid w:val="0046302B"/>
    <w:rsid w:val="004632AF"/>
    <w:rsid w:val="00464040"/>
    <w:rsid w:val="00464705"/>
    <w:rsid w:val="004647E2"/>
    <w:rsid w:val="00464C09"/>
    <w:rsid w:val="004651E2"/>
    <w:rsid w:val="004657CC"/>
    <w:rsid w:val="00465B7F"/>
    <w:rsid w:val="00465DF3"/>
    <w:rsid w:val="00465F85"/>
    <w:rsid w:val="004666FE"/>
    <w:rsid w:val="0046699D"/>
    <w:rsid w:val="00470011"/>
    <w:rsid w:val="00470185"/>
    <w:rsid w:val="0047078F"/>
    <w:rsid w:val="00470BAB"/>
    <w:rsid w:val="00470D75"/>
    <w:rsid w:val="00471403"/>
    <w:rsid w:val="00471540"/>
    <w:rsid w:val="0047222B"/>
    <w:rsid w:val="004727E2"/>
    <w:rsid w:val="004727EB"/>
    <w:rsid w:val="00472C2E"/>
    <w:rsid w:val="00472C9D"/>
    <w:rsid w:val="00473CE0"/>
    <w:rsid w:val="00475684"/>
    <w:rsid w:val="00476F63"/>
    <w:rsid w:val="00477215"/>
    <w:rsid w:val="004779FB"/>
    <w:rsid w:val="00477E7E"/>
    <w:rsid w:val="0048096A"/>
    <w:rsid w:val="0048128A"/>
    <w:rsid w:val="00481373"/>
    <w:rsid w:val="00481603"/>
    <w:rsid w:val="00481AF3"/>
    <w:rsid w:val="00481DA2"/>
    <w:rsid w:val="004820B1"/>
    <w:rsid w:val="00482272"/>
    <w:rsid w:val="004827D7"/>
    <w:rsid w:val="00482F08"/>
    <w:rsid w:val="004834A8"/>
    <w:rsid w:val="004835AC"/>
    <w:rsid w:val="004838C2"/>
    <w:rsid w:val="00483A63"/>
    <w:rsid w:val="004842A5"/>
    <w:rsid w:val="00484339"/>
    <w:rsid w:val="00484AAD"/>
    <w:rsid w:val="00484C64"/>
    <w:rsid w:val="00484EC8"/>
    <w:rsid w:val="00485A96"/>
    <w:rsid w:val="0048684A"/>
    <w:rsid w:val="0048766F"/>
    <w:rsid w:val="004876B3"/>
    <w:rsid w:val="00487765"/>
    <w:rsid w:val="00487969"/>
    <w:rsid w:val="00487C4C"/>
    <w:rsid w:val="00487C6D"/>
    <w:rsid w:val="00487FD6"/>
    <w:rsid w:val="0049079A"/>
    <w:rsid w:val="004913CC"/>
    <w:rsid w:val="004918B1"/>
    <w:rsid w:val="00493515"/>
    <w:rsid w:val="0049395E"/>
    <w:rsid w:val="0049575D"/>
    <w:rsid w:val="00495923"/>
    <w:rsid w:val="0049596A"/>
    <w:rsid w:val="00495ABE"/>
    <w:rsid w:val="00495BB7"/>
    <w:rsid w:val="004968AD"/>
    <w:rsid w:val="004969CC"/>
    <w:rsid w:val="00496ECA"/>
    <w:rsid w:val="004A010E"/>
    <w:rsid w:val="004A0198"/>
    <w:rsid w:val="004A01B0"/>
    <w:rsid w:val="004A02BD"/>
    <w:rsid w:val="004A09DB"/>
    <w:rsid w:val="004A0AB9"/>
    <w:rsid w:val="004A0FD6"/>
    <w:rsid w:val="004A14FC"/>
    <w:rsid w:val="004A152C"/>
    <w:rsid w:val="004A15D8"/>
    <w:rsid w:val="004A1F4A"/>
    <w:rsid w:val="004A297B"/>
    <w:rsid w:val="004A2AA7"/>
    <w:rsid w:val="004A2FD0"/>
    <w:rsid w:val="004A4B08"/>
    <w:rsid w:val="004A4F0C"/>
    <w:rsid w:val="004A51DB"/>
    <w:rsid w:val="004A530C"/>
    <w:rsid w:val="004A6503"/>
    <w:rsid w:val="004A6C42"/>
    <w:rsid w:val="004A7000"/>
    <w:rsid w:val="004A72A3"/>
    <w:rsid w:val="004A73AE"/>
    <w:rsid w:val="004A7543"/>
    <w:rsid w:val="004B004B"/>
    <w:rsid w:val="004B03D3"/>
    <w:rsid w:val="004B0566"/>
    <w:rsid w:val="004B09BF"/>
    <w:rsid w:val="004B0A26"/>
    <w:rsid w:val="004B0E3E"/>
    <w:rsid w:val="004B11D1"/>
    <w:rsid w:val="004B1923"/>
    <w:rsid w:val="004B1D5C"/>
    <w:rsid w:val="004B2974"/>
    <w:rsid w:val="004B2AA9"/>
    <w:rsid w:val="004B3510"/>
    <w:rsid w:val="004B36D5"/>
    <w:rsid w:val="004B46B8"/>
    <w:rsid w:val="004B4C6A"/>
    <w:rsid w:val="004B4E8B"/>
    <w:rsid w:val="004B54F2"/>
    <w:rsid w:val="004B5967"/>
    <w:rsid w:val="004B6849"/>
    <w:rsid w:val="004B6A09"/>
    <w:rsid w:val="004B79B3"/>
    <w:rsid w:val="004C083B"/>
    <w:rsid w:val="004C10D5"/>
    <w:rsid w:val="004C164B"/>
    <w:rsid w:val="004C1656"/>
    <w:rsid w:val="004C25D8"/>
    <w:rsid w:val="004C2775"/>
    <w:rsid w:val="004C2EC8"/>
    <w:rsid w:val="004C2FFE"/>
    <w:rsid w:val="004C374C"/>
    <w:rsid w:val="004C40E3"/>
    <w:rsid w:val="004C4430"/>
    <w:rsid w:val="004C45CC"/>
    <w:rsid w:val="004C483E"/>
    <w:rsid w:val="004C4E31"/>
    <w:rsid w:val="004C51DB"/>
    <w:rsid w:val="004C51E8"/>
    <w:rsid w:val="004C59D6"/>
    <w:rsid w:val="004C5DED"/>
    <w:rsid w:val="004C609E"/>
    <w:rsid w:val="004C60C8"/>
    <w:rsid w:val="004C614F"/>
    <w:rsid w:val="004C6348"/>
    <w:rsid w:val="004C66C9"/>
    <w:rsid w:val="004C67B2"/>
    <w:rsid w:val="004D04D1"/>
    <w:rsid w:val="004D0A7F"/>
    <w:rsid w:val="004D0C11"/>
    <w:rsid w:val="004D0CD5"/>
    <w:rsid w:val="004D0E38"/>
    <w:rsid w:val="004D284B"/>
    <w:rsid w:val="004D2CB6"/>
    <w:rsid w:val="004D2E5E"/>
    <w:rsid w:val="004D3169"/>
    <w:rsid w:val="004D3CC7"/>
    <w:rsid w:val="004D4486"/>
    <w:rsid w:val="004D4B00"/>
    <w:rsid w:val="004D4B5F"/>
    <w:rsid w:val="004D5576"/>
    <w:rsid w:val="004D5A8D"/>
    <w:rsid w:val="004D5D72"/>
    <w:rsid w:val="004D6647"/>
    <w:rsid w:val="004D7348"/>
    <w:rsid w:val="004D750D"/>
    <w:rsid w:val="004D756A"/>
    <w:rsid w:val="004D75AA"/>
    <w:rsid w:val="004D7C85"/>
    <w:rsid w:val="004D7EE1"/>
    <w:rsid w:val="004E08FC"/>
    <w:rsid w:val="004E0DDC"/>
    <w:rsid w:val="004E1667"/>
    <w:rsid w:val="004E1FA8"/>
    <w:rsid w:val="004E201F"/>
    <w:rsid w:val="004E211F"/>
    <w:rsid w:val="004E27CA"/>
    <w:rsid w:val="004E2C28"/>
    <w:rsid w:val="004E320B"/>
    <w:rsid w:val="004E45D6"/>
    <w:rsid w:val="004E5242"/>
    <w:rsid w:val="004E55A6"/>
    <w:rsid w:val="004E5E98"/>
    <w:rsid w:val="004E6158"/>
    <w:rsid w:val="004E61C9"/>
    <w:rsid w:val="004E66DE"/>
    <w:rsid w:val="004E6DE2"/>
    <w:rsid w:val="004E6EF1"/>
    <w:rsid w:val="004E737E"/>
    <w:rsid w:val="004E7DCB"/>
    <w:rsid w:val="004F0065"/>
    <w:rsid w:val="004F15A0"/>
    <w:rsid w:val="004F165F"/>
    <w:rsid w:val="004F1AED"/>
    <w:rsid w:val="004F1E90"/>
    <w:rsid w:val="004F2065"/>
    <w:rsid w:val="004F25D9"/>
    <w:rsid w:val="004F2CA8"/>
    <w:rsid w:val="004F391F"/>
    <w:rsid w:val="004F3D2C"/>
    <w:rsid w:val="004F3E97"/>
    <w:rsid w:val="004F3F0C"/>
    <w:rsid w:val="004F440A"/>
    <w:rsid w:val="004F46DD"/>
    <w:rsid w:val="004F4B05"/>
    <w:rsid w:val="004F4C2F"/>
    <w:rsid w:val="004F5056"/>
    <w:rsid w:val="004F50DC"/>
    <w:rsid w:val="004F5307"/>
    <w:rsid w:val="004F59B7"/>
    <w:rsid w:val="004F5CD6"/>
    <w:rsid w:val="004F5E48"/>
    <w:rsid w:val="004F60D8"/>
    <w:rsid w:val="004F616A"/>
    <w:rsid w:val="004F6496"/>
    <w:rsid w:val="004F6BC3"/>
    <w:rsid w:val="004F6F55"/>
    <w:rsid w:val="004F732C"/>
    <w:rsid w:val="00500181"/>
    <w:rsid w:val="005004F1"/>
    <w:rsid w:val="005010D7"/>
    <w:rsid w:val="00502612"/>
    <w:rsid w:val="005033A3"/>
    <w:rsid w:val="00503AFF"/>
    <w:rsid w:val="00503B63"/>
    <w:rsid w:val="00504291"/>
    <w:rsid w:val="00504A4F"/>
    <w:rsid w:val="00505E30"/>
    <w:rsid w:val="0050616B"/>
    <w:rsid w:val="0050688A"/>
    <w:rsid w:val="00506C93"/>
    <w:rsid w:val="00507111"/>
    <w:rsid w:val="0050750F"/>
    <w:rsid w:val="00507B95"/>
    <w:rsid w:val="00507FDD"/>
    <w:rsid w:val="00510240"/>
    <w:rsid w:val="00510A1D"/>
    <w:rsid w:val="00511C27"/>
    <w:rsid w:val="00511E5B"/>
    <w:rsid w:val="005121D7"/>
    <w:rsid w:val="0051245E"/>
    <w:rsid w:val="00512749"/>
    <w:rsid w:val="00512CA7"/>
    <w:rsid w:val="00512E45"/>
    <w:rsid w:val="00512E93"/>
    <w:rsid w:val="00512F01"/>
    <w:rsid w:val="0051303F"/>
    <w:rsid w:val="00513590"/>
    <w:rsid w:val="005138EE"/>
    <w:rsid w:val="00513B9E"/>
    <w:rsid w:val="00513E5B"/>
    <w:rsid w:val="005142B7"/>
    <w:rsid w:val="0051460B"/>
    <w:rsid w:val="00514772"/>
    <w:rsid w:val="00514EF7"/>
    <w:rsid w:val="00515917"/>
    <w:rsid w:val="00515B6D"/>
    <w:rsid w:val="00517E90"/>
    <w:rsid w:val="005205AA"/>
    <w:rsid w:val="00520EF1"/>
    <w:rsid w:val="005213E2"/>
    <w:rsid w:val="00521A8C"/>
    <w:rsid w:val="00521DD8"/>
    <w:rsid w:val="005231EC"/>
    <w:rsid w:val="00523B99"/>
    <w:rsid w:val="00524B4F"/>
    <w:rsid w:val="005254A8"/>
    <w:rsid w:val="00527132"/>
    <w:rsid w:val="00527B90"/>
    <w:rsid w:val="00527CE1"/>
    <w:rsid w:val="00527D8E"/>
    <w:rsid w:val="005307A1"/>
    <w:rsid w:val="0053090B"/>
    <w:rsid w:val="00530E4C"/>
    <w:rsid w:val="00530E56"/>
    <w:rsid w:val="00531439"/>
    <w:rsid w:val="00531502"/>
    <w:rsid w:val="005318FF"/>
    <w:rsid w:val="005323DA"/>
    <w:rsid w:val="005326F0"/>
    <w:rsid w:val="00532D0E"/>
    <w:rsid w:val="00532E0B"/>
    <w:rsid w:val="0053300D"/>
    <w:rsid w:val="005332EF"/>
    <w:rsid w:val="0053347D"/>
    <w:rsid w:val="005338D4"/>
    <w:rsid w:val="00533EC2"/>
    <w:rsid w:val="00534463"/>
    <w:rsid w:val="005349F5"/>
    <w:rsid w:val="00534C50"/>
    <w:rsid w:val="0053524C"/>
    <w:rsid w:val="00535457"/>
    <w:rsid w:val="00535961"/>
    <w:rsid w:val="00535EDA"/>
    <w:rsid w:val="00536187"/>
    <w:rsid w:val="005361EB"/>
    <w:rsid w:val="0053630E"/>
    <w:rsid w:val="005364A1"/>
    <w:rsid w:val="00536DA8"/>
    <w:rsid w:val="00536F76"/>
    <w:rsid w:val="00537DD9"/>
    <w:rsid w:val="00537EB7"/>
    <w:rsid w:val="00540547"/>
    <w:rsid w:val="005416EF"/>
    <w:rsid w:val="0054180E"/>
    <w:rsid w:val="005422B5"/>
    <w:rsid w:val="00542F2D"/>
    <w:rsid w:val="00543BF7"/>
    <w:rsid w:val="00543DDE"/>
    <w:rsid w:val="005447B4"/>
    <w:rsid w:val="00544CB0"/>
    <w:rsid w:val="005450A1"/>
    <w:rsid w:val="0054600C"/>
    <w:rsid w:val="00546775"/>
    <w:rsid w:val="00546A1E"/>
    <w:rsid w:val="00546B50"/>
    <w:rsid w:val="0054764C"/>
    <w:rsid w:val="00547A33"/>
    <w:rsid w:val="00547D60"/>
    <w:rsid w:val="00550265"/>
    <w:rsid w:val="00550AFE"/>
    <w:rsid w:val="00551872"/>
    <w:rsid w:val="005519C9"/>
    <w:rsid w:val="00551A9A"/>
    <w:rsid w:val="00551B2B"/>
    <w:rsid w:val="00551D61"/>
    <w:rsid w:val="00551DD4"/>
    <w:rsid w:val="00552AA0"/>
    <w:rsid w:val="005546DB"/>
    <w:rsid w:val="00554934"/>
    <w:rsid w:val="00554984"/>
    <w:rsid w:val="00554C23"/>
    <w:rsid w:val="00554DF0"/>
    <w:rsid w:val="00556028"/>
    <w:rsid w:val="005561F9"/>
    <w:rsid w:val="005564F5"/>
    <w:rsid w:val="00556528"/>
    <w:rsid w:val="005565CD"/>
    <w:rsid w:val="00556D4E"/>
    <w:rsid w:val="0056053E"/>
    <w:rsid w:val="005605E2"/>
    <w:rsid w:val="00560667"/>
    <w:rsid w:val="00560B22"/>
    <w:rsid w:val="00561410"/>
    <w:rsid w:val="005622B7"/>
    <w:rsid w:val="00562E37"/>
    <w:rsid w:val="0056365E"/>
    <w:rsid w:val="0056394F"/>
    <w:rsid w:val="005649A9"/>
    <w:rsid w:val="00565319"/>
    <w:rsid w:val="00565D05"/>
    <w:rsid w:val="005669C7"/>
    <w:rsid w:val="00566A35"/>
    <w:rsid w:val="00567051"/>
    <w:rsid w:val="00567F0E"/>
    <w:rsid w:val="00570DB9"/>
    <w:rsid w:val="00571006"/>
    <w:rsid w:val="00571667"/>
    <w:rsid w:val="00571F63"/>
    <w:rsid w:val="005721CD"/>
    <w:rsid w:val="00572602"/>
    <w:rsid w:val="00572965"/>
    <w:rsid w:val="00572D31"/>
    <w:rsid w:val="00572D9A"/>
    <w:rsid w:val="00573469"/>
    <w:rsid w:val="005737E1"/>
    <w:rsid w:val="0057441A"/>
    <w:rsid w:val="00575107"/>
    <w:rsid w:val="005753F9"/>
    <w:rsid w:val="0057567A"/>
    <w:rsid w:val="0057567F"/>
    <w:rsid w:val="00575A75"/>
    <w:rsid w:val="00575D9E"/>
    <w:rsid w:val="00576546"/>
    <w:rsid w:val="00580159"/>
    <w:rsid w:val="00580DBB"/>
    <w:rsid w:val="00580E8D"/>
    <w:rsid w:val="00581096"/>
    <w:rsid w:val="00581ABF"/>
    <w:rsid w:val="00581C7E"/>
    <w:rsid w:val="00582D6C"/>
    <w:rsid w:val="00583C35"/>
    <w:rsid w:val="00583D40"/>
    <w:rsid w:val="00583E56"/>
    <w:rsid w:val="00584212"/>
    <w:rsid w:val="005847AE"/>
    <w:rsid w:val="005852DB"/>
    <w:rsid w:val="0058532B"/>
    <w:rsid w:val="005859DF"/>
    <w:rsid w:val="00586475"/>
    <w:rsid w:val="00586875"/>
    <w:rsid w:val="0058734A"/>
    <w:rsid w:val="005909EA"/>
    <w:rsid w:val="00591167"/>
    <w:rsid w:val="0059197B"/>
    <w:rsid w:val="00592098"/>
    <w:rsid w:val="00592FA3"/>
    <w:rsid w:val="005930AB"/>
    <w:rsid w:val="005933EB"/>
    <w:rsid w:val="00593B0A"/>
    <w:rsid w:val="00593B4A"/>
    <w:rsid w:val="00593E58"/>
    <w:rsid w:val="00593EF3"/>
    <w:rsid w:val="005940DE"/>
    <w:rsid w:val="0059440B"/>
    <w:rsid w:val="0059545C"/>
    <w:rsid w:val="00595C59"/>
    <w:rsid w:val="00595C91"/>
    <w:rsid w:val="00595DF2"/>
    <w:rsid w:val="0059658F"/>
    <w:rsid w:val="00596CAE"/>
    <w:rsid w:val="0059763B"/>
    <w:rsid w:val="005A086D"/>
    <w:rsid w:val="005A0CE1"/>
    <w:rsid w:val="005A1570"/>
    <w:rsid w:val="005A2DE8"/>
    <w:rsid w:val="005A4A0E"/>
    <w:rsid w:val="005A4BB6"/>
    <w:rsid w:val="005A5213"/>
    <w:rsid w:val="005A5725"/>
    <w:rsid w:val="005A5927"/>
    <w:rsid w:val="005A6769"/>
    <w:rsid w:val="005A68A7"/>
    <w:rsid w:val="005A7A5D"/>
    <w:rsid w:val="005A7FA1"/>
    <w:rsid w:val="005B083F"/>
    <w:rsid w:val="005B0C76"/>
    <w:rsid w:val="005B1BDD"/>
    <w:rsid w:val="005B1FF9"/>
    <w:rsid w:val="005B22C2"/>
    <w:rsid w:val="005B22C4"/>
    <w:rsid w:val="005B2406"/>
    <w:rsid w:val="005B303B"/>
    <w:rsid w:val="005B30CA"/>
    <w:rsid w:val="005B36EE"/>
    <w:rsid w:val="005B3A87"/>
    <w:rsid w:val="005B4252"/>
    <w:rsid w:val="005B466A"/>
    <w:rsid w:val="005B601B"/>
    <w:rsid w:val="005B6447"/>
    <w:rsid w:val="005B6F5D"/>
    <w:rsid w:val="005B79E9"/>
    <w:rsid w:val="005C067B"/>
    <w:rsid w:val="005C0993"/>
    <w:rsid w:val="005C0B2D"/>
    <w:rsid w:val="005C1151"/>
    <w:rsid w:val="005C1327"/>
    <w:rsid w:val="005C1F16"/>
    <w:rsid w:val="005C2427"/>
    <w:rsid w:val="005C2A34"/>
    <w:rsid w:val="005C2C53"/>
    <w:rsid w:val="005C2CDA"/>
    <w:rsid w:val="005C35CB"/>
    <w:rsid w:val="005C370F"/>
    <w:rsid w:val="005C4074"/>
    <w:rsid w:val="005C4920"/>
    <w:rsid w:val="005C4D11"/>
    <w:rsid w:val="005C4D8A"/>
    <w:rsid w:val="005C4DBE"/>
    <w:rsid w:val="005C52CA"/>
    <w:rsid w:val="005C532E"/>
    <w:rsid w:val="005C5AF2"/>
    <w:rsid w:val="005C5D62"/>
    <w:rsid w:val="005C6720"/>
    <w:rsid w:val="005C681C"/>
    <w:rsid w:val="005C6B98"/>
    <w:rsid w:val="005C6E14"/>
    <w:rsid w:val="005D1150"/>
    <w:rsid w:val="005D166E"/>
    <w:rsid w:val="005D23DA"/>
    <w:rsid w:val="005D3E3B"/>
    <w:rsid w:val="005D4660"/>
    <w:rsid w:val="005D5057"/>
    <w:rsid w:val="005D5335"/>
    <w:rsid w:val="005D5B55"/>
    <w:rsid w:val="005D6517"/>
    <w:rsid w:val="005D7A55"/>
    <w:rsid w:val="005D7FBC"/>
    <w:rsid w:val="005E0069"/>
    <w:rsid w:val="005E0155"/>
    <w:rsid w:val="005E0390"/>
    <w:rsid w:val="005E0526"/>
    <w:rsid w:val="005E1108"/>
    <w:rsid w:val="005E1574"/>
    <w:rsid w:val="005E296F"/>
    <w:rsid w:val="005E4833"/>
    <w:rsid w:val="005E5B18"/>
    <w:rsid w:val="005E5C49"/>
    <w:rsid w:val="005E670D"/>
    <w:rsid w:val="005E68D4"/>
    <w:rsid w:val="005E69F8"/>
    <w:rsid w:val="005E7202"/>
    <w:rsid w:val="005F0D4E"/>
    <w:rsid w:val="005F0E52"/>
    <w:rsid w:val="005F16CD"/>
    <w:rsid w:val="005F1C52"/>
    <w:rsid w:val="005F1D16"/>
    <w:rsid w:val="005F1FD2"/>
    <w:rsid w:val="005F29FC"/>
    <w:rsid w:val="005F2C7A"/>
    <w:rsid w:val="005F2FA8"/>
    <w:rsid w:val="005F4406"/>
    <w:rsid w:val="005F4457"/>
    <w:rsid w:val="005F4606"/>
    <w:rsid w:val="005F4AA7"/>
    <w:rsid w:val="005F5015"/>
    <w:rsid w:val="005F507B"/>
    <w:rsid w:val="005F50E8"/>
    <w:rsid w:val="005F5E76"/>
    <w:rsid w:val="005F65A0"/>
    <w:rsid w:val="005F6D08"/>
    <w:rsid w:val="005F7446"/>
    <w:rsid w:val="005F768E"/>
    <w:rsid w:val="006002F7"/>
    <w:rsid w:val="0060034B"/>
    <w:rsid w:val="00600BB8"/>
    <w:rsid w:val="00600F5B"/>
    <w:rsid w:val="00601903"/>
    <w:rsid w:val="006019DB"/>
    <w:rsid w:val="00601D64"/>
    <w:rsid w:val="0060329C"/>
    <w:rsid w:val="00603B84"/>
    <w:rsid w:val="00604729"/>
    <w:rsid w:val="00604CF4"/>
    <w:rsid w:val="00604E17"/>
    <w:rsid w:val="006052C7"/>
    <w:rsid w:val="00605766"/>
    <w:rsid w:val="006058E5"/>
    <w:rsid w:val="00605DB7"/>
    <w:rsid w:val="00606ADA"/>
    <w:rsid w:val="00606B8D"/>
    <w:rsid w:val="006070A0"/>
    <w:rsid w:val="0060712B"/>
    <w:rsid w:val="00607181"/>
    <w:rsid w:val="006073F4"/>
    <w:rsid w:val="00607DC8"/>
    <w:rsid w:val="00610182"/>
    <w:rsid w:val="006108DC"/>
    <w:rsid w:val="006109E2"/>
    <w:rsid w:val="006113B9"/>
    <w:rsid w:val="006113FA"/>
    <w:rsid w:val="006114A6"/>
    <w:rsid w:val="0061273E"/>
    <w:rsid w:val="0061296F"/>
    <w:rsid w:val="00612B92"/>
    <w:rsid w:val="0061303C"/>
    <w:rsid w:val="00613814"/>
    <w:rsid w:val="00613BB9"/>
    <w:rsid w:val="006145F3"/>
    <w:rsid w:val="006147DA"/>
    <w:rsid w:val="006148BD"/>
    <w:rsid w:val="006150A4"/>
    <w:rsid w:val="006169B7"/>
    <w:rsid w:val="00617445"/>
    <w:rsid w:val="006176C4"/>
    <w:rsid w:val="006200F5"/>
    <w:rsid w:val="006215CE"/>
    <w:rsid w:val="006216FF"/>
    <w:rsid w:val="00621E65"/>
    <w:rsid w:val="00622514"/>
    <w:rsid w:val="0062267D"/>
    <w:rsid w:val="00622992"/>
    <w:rsid w:val="006229C1"/>
    <w:rsid w:val="00623046"/>
    <w:rsid w:val="006231D3"/>
    <w:rsid w:val="00623AFA"/>
    <w:rsid w:val="00623F48"/>
    <w:rsid w:val="00623F56"/>
    <w:rsid w:val="0062428E"/>
    <w:rsid w:val="006249D1"/>
    <w:rsid w:val="00624A0F"/>
    <w:rsid w:val="00624D08"/>
    <w:rsid w:val="00625193"/>
    <w:rsid w:val="006254F7"/>
    <w:rsid w:val="00625CD3"/>
    <w:rsid w:val="006264C2"/>
    <w:rsid w:val="0062663F"/>
    <w:rsid w:val="00627065"/>
    <w:rsid w:val="0062761B"/>
    <w:rsid w:val="006277DC"/>
    <w:rsid w:val="006279B2"/>
    <w:rsid w:val="006304DC"/>
    <w:rsid w:val="006308D0"/>
    <w:rsid w:val="00630C68"/>
    <w:rsid w:val="00631373"/>
    <w:rsid w:val="006314A8"/>
    <w:rsid w:val="006317E9"/>
    <w:rsid w:val="00632570"/>
    <w:rsid w:val="00632739"/>
    <w:rsid w:val="00632E6B"/>
    <w:rsid w:val="00633120"/>
    <w:rsid w:val="0063450A"/>
    <w:rsid w:val="006346C3"/>
    <w:rsid w:val="0063486F"/>
    <w:rsid w:val="006348D8"/>
    <w:rsid w:val="00636473"/>
    <w:rsid w:val="00636CF1"/>
    <w:rsid w:val="00637085"/>
    <w:rsid w:val="00637D4E"/>
    <w:rsid w:val="0064076D"/>
    <w:rsid w:val="00640801"/>
    <w:rsid w:val="00640F87"/>
    <w:rsid w:val="0064198B"/>
    <w:rsid w:val="00641CB1"/>
    <w:rsid w:val="00641E7B"/>
    <w:rsid w:val="00641EA5"/>
    <w:rsid w:val="00641F4F"/>
    <w:rsid w:val="00641F5C"/>
    <w:rsid w:val="00642242"/>
    <w:rsid w:val="006428AD"/>
    <w:rsid w:val="00643767"/>
    <w:rsid w:val="00643C01"/>
    <w:rsid w:val="00643F00"/>
    <w:rsid w:val="006440EB"/>
    <w:rsid w:val="00645242"/>
    <w:rsid w:val="006455D8"/>
    <w:rsid w:val="00645985"/>
    <w:rsid w:val="006459DD"/>
    <w:rsid w:val="0064645F"/>
    <w:rsid w:val="00646707"/>
    <w:rsid w:val="0064761E"/>
    <w:rsid w:val="00650EFC"/>
    <w:rsid w:val="006513F3"/>
    <w:rsid w:val="006521DE"/>
    <w:rsid w:val="00652876"/>
    <w:rsid w:val="00652E05"/>
    <w:rsid w:val="00652E4A"/>
    <w:rsid w:val="0065305E"/>
    <w:rsid w:val="00653856"/>
    <w:rsid w:val="00653ABD"/>
    <w:rsid w:val="00653CFF"/>
    <w:rsid w:val="006542A7"/>
    <w:rsid w:val="00654690"/>
    <w:rsid w:val="00654C04"/>
    <w:rsid w:val="00655832"/>
    <w:rsid w:val="00655EAF"/>
    <w:rsid w:val="006564EA"/>
    <w:rsid w:val="00656B88"/>
    <w:rsid w:val="00657136"/>
    <w:rsid w:val="006572BA"/>
    <w:rsid w:val="00657ECB"/>
    <w:rsid w:val="006600FB"/>
    <w:rsid w:val="00660B8F"/>
    <w:rsid w:val="00661813"/>
    <w:rsid w:val="00661AAF"/>
    <w:rsid w:val="00663F8A"/>
    <w:rsid w:val="00663FEE"/>
    <w:rsid w:val="00664220"/>
    <w:rsid w:val="0066434E"/>
    <w:rsid w:val="006647C1"/>
    <w:rsid w:val="00664CB1"/>
    <w:rsid w:val="00664D55"/>
    <w:rsid w:val="0066527C"/>
    <w:rsid w:val="0066534A"/>
    <w:rsid w:val="006665AA"/>
    <w:rsid w:val="006678A2"/>
    <w:rsid w:val="00670560"/>
    <w:rsid w:val="00671367"/>
    <w:rsid w:val="00671B34"/>
    <w:rsid w:val="00671B7B"/>
    <w:rsid w:val="00671FA7"/>
    <w:rsid w:val="0067205C"/>
    <w:rsid w:val="006722B4"/>
    <w:rsid w:val="00672310"/>
    <w:rsid w:val="00672337"/>
    <w:rsid w:val="0067235A"/>
    <w:rsid w:val="006727C7"/>
    <w:rsid w:val="00673449"/>
    <w:rsid w:val="006744EA"/>
    <w:rsid w:val="00674599"/>
    <w:rsid w:val="006745CE"/>
    <w:rsid w:val="00674729"/>
    <w:rsid w:val="00675066"/>
    <w:rsid w:val="006750AB"/>
    <w:rsid w:val="0067527A"/>
    <w:rsid w:val="006753D6"/>
    <w:rsid w:val="00675550"/>
    <w:rsid w:val="0067583D"/>
    <w:rsid w:val="00675C7A"/>
    <w:rsid w:val="00676507"/>
    <w:rsid w:val="006767B0"/>
    <w:rsid w:val="00677B92"/>
    <w:rsid w:val="00680264"/>
    <w:rsid w:val="0068048F"/>
    <w:rsid w:val="006809AF"/>
    <w:rsid w:val="0068193B"/>
    <w:rsid w:val="00681C1B"/>
    <w:rsid w:val="00682A93"/>
    <w:rsid w:val="00682AE7"/>
    <w:rsid w:val="00682B1C"/>
    <w:rsid w:val="00682EB0"/>
    <w:rsid w:val="006835F3"/>
    <w:rsid w:val="00683915"/>
    <w:rsid w:val="00683A2E"/>
    <w:rsid w:val="00683C06"/>
    <w:rsid w:val="00683EFD"/>
    <w:rsid w:val="00684C94"/>
    <w:rsid w:val="00685355"/>
    <w:rsid w:val="0068545F"/>
    <w:rsid w:val="00685AA3"/>
    <w:rsid w:val="00686306"/>
    <w:rsid w:val="006869C2"/>
    <w:rsid w:val="00686E6A"/>
    <w:rsid w:val="0068795C"/>
    <w:rsid w:val="00690848"/>
    <w:rsid w:val="00690DE0"/>
    <w:rsid w:val="00691869"/>
    <w:rsid w:val="006918B7"/>
    <w:rsid w:val="006929A8"/>
    <w:rsid w:val="00692D77"/>
    <w:rsid w:val="006930BC"/>
    <w:rsid w:val="00693686"/>
    <w:rsid w:val="006937D4"/>
    <w:rsid w:val="00694B61"/>
    <w:rsid w:val="00694D59"/>
    <w:rsid w:val="00695F03"/>
    <w:rsid w:val="0069649B"/>
    <w:rsid w:val="006968DB"/>
    <w:rsid w:val="00696F43"/>
    <w:rsid w:val="00697100"/>
    <w:rsid w:val="00697171"/>
    <w:rsid w:val="0069762D"/>
    <w:rsid w:val="0069775D"/>
    <w:rsid w:val="00697AE9"/>
    <w:rsid w:val="006A0D3E"/>
    <w:rsid w:val="006A1311"/>
    <w:rsid w:val="006A2C28"/>
    <w:rsid w:val="006A34FE"/>
    <w:rsid w:val="006A3D5A"/>
    <w:rsid w:val="006A421F"/>
    <w:rsid w:val="006A5A3C"/>
    <w:rsid w:val="006A5D47"/>
    <w:rsid w:val="006A60B0"/>
    <w:rsid w:val="006A6A49"/>
    <w:rsid w:val="006A71BA"/>
    <w:rsid w:val="006A756B"/>
    <w:rsid w:val="006A7950"/>
    <w:rsid w:val="006A7C00"/>
    <w:rsid w:val="006B047D"/>
    <w:rsid w:val="006B05BD"/>
    <w:rsid w:val="006B0953"/>
    <w:rsid w:val="006B1034"/>
    <w:rsid w:val="006B126C"/>
    <w:rsid w:val="006B1893"/>
    <w:rsid w:val="006B23A7"/>
    <w:rsid w:val="006B2796"/>
    <w:rsid w:val="006B281F"/>
    <w:rsid w:val="006B2825"/>
    <w:rsid w:val="006B2D8D"/>
    <w:rsid w:val="006B2DC4"/>
    <w:rsid w:val="006B5179"/>
    <w:rsid w:val="006B5B2C"/>
    <w:rsid w:val="006B5E32"/>
    <w:rsid w:val="006B60BB"/>
    <w:rsid w:val="006B6A0C"/>
    <w:rsid w:val="006B74F4"/>
    <w:rsid w:val="006B7C86"/>
    <w:rsid w:val="006B7E89"/>
    <w:rsid w:val="006C1D6F"/>
    <w:rsid w:val="006C2A11"/>
    <w:rsid w:val="006C2A91"/>
    <w:rsid w:val="006C2B72"/>
    <w:rsid w:val="006C2C5D"/>
    <w:rsid w:val="006C3330"/>
    <w:rsid w:val="006C391D"/>
    <w:rsid w:val="006C3F5E"/>
    <w:rsid w:val="006C410F"/>
    <w:rsid w:val="006C4160"/>
    <w:rsid w:val="006C4ADA"/>
    <w:rsid w:val="006C4CFF"/>
    <w:rsid w:val="006C4F8E"/>
    <w:rsid w:val="006C59BB"/>
    <w:rsid w:val="006C5EE7"/>
    <w:rsid w:val="006C6144"/>
    <w:rsid w:val="006C6760"/>
    <w:rsid w:val="006C6FE5"/>
    <w:rsid w:val="006C72DE"/>
    <w:rsid w:val="006C7FCF"/>
    <w:rsid w:val="006D01F2"/>
    <w:rsid w:val="006D0C0C"/>
    <w:rsid w:val="006D0D35"/>
    <w:rsid w:val="006D14C8"/>
    <w:rsid w:val="006D18F5"/>
    <w:rsid w:val="006D199E"/>
    <w:rsid w:val="006D1CCD"/>
    <w:rsid w:val="006D245D"/>
    <w:rsid w:val="006D2503"/>
    <w:rsid w:val="006D267E"/>
    <w:rsid w:val="006D26B3"/>
    <w:rsid w:val="006D2D05"/>
    <w:rsid w:val="006D3085"/>
    <w:rsid w:val="006D39AA"/>
    <w:rsid w:val="006D39E8"/>
    <w:rsid w:val="006D3A98"/>
    <w:rsid w:val="006D3CF4"/>
    <w:rsid w:val="006D3EC5"/>
    <w:rsid w:val="006D4148"/>
    <w:rsid w:val="006D5AB6"/>
    <w:rsid w:val="006D5BE4"/>
    <w:rsid w:val="006D6460"/>
    <w:rsid w:val="006D64E4"/>
    <w:rsid w:val="006D6AB2"/>
    <w:rsid w:val="006D7082"/>
    <w:rsid w:val="006D7539"/>
    <w:rsid w:val="006E0493"/>
    <w:rsid w:val="006E0BA7"/>
    <w:rsid w:val="006E0C1F"/>
    <w:rsid w:val="006E0C24"/>
    <w:rsid w:val="006E108B"/>
    <w:rsid w:val="006E14C5"/>
    <w:rsid w:val="006E1D93"/>
    <w:rsid w:val="006E21BB"/>
    <w:rsid w:val="006E281B"/>
    <w:rsid w:val="006E2AF5"/>
    <w:rsid w:val="006E2B31"/>
    <w:rsid w:val="006E2C67"/>
    <w:rsid w:val="006E31C3"/>
    <w:rsid w:val="006E39AA"/>
    <w:rsid w:val="006E40D0"/>
    <w:rsid w:val="006E4B61"/>
    <w:rsid w:val="006E4CD1"/>
    <w:rsid w:val="006E5424"/>
    <w:rsid w:val="006E5844"/>
    <w:rsid w:val="006E58A1"/>
    <w:rsid w:val="006E5D75"/>
    <w:rsid w:val="006E5E39"/>
    <w:rsid w:val="006E5E73"/>
    <w:rsid w:val="006E6635"/>
    <w:rsid w:val="006E6692"/>
    <w:rsid w:val="006E6742"/>
    <w:rsid w:val="006E6DCA"/>
    <w:rsid w:val="006E7832"/>
    <w:rsid w:val="006E7864"/>
    <w:rsid w:val="006F033D"/>
    <w:rsid w:val="006F062B"/>
    <w:rsid w:val="006F0641"/>
    <w:rsid w:val="006F0C0B"/>
    <w:rsid w:val="006F10E7"/>
    <w:rsid w:val="006F11D8"/>
    <w:rsid w:val="006F1B15"/>
    <w:rsid w:val="006F1D8C"/>
    <w:rsid w:val="006F25B5"/>
    <w:rsid w:val="006F3E41"/>
    <w:rsid w:val="006F4672"/>
    <w:rsid w:val="006F470A"/>
    <w:rsid w:val="006F4FB2"/>
    <w:rsid w:val="006F5395"/>
    <w:rsid w:val="006F5924"/>
    <w:rsid w:val="006F6D24"/>
    <w:rsid w:val="0070019A"/>
    <w:rsid w:val="00700EE3"/>
    <w:rsid w:val="007014CC"/>
    <w:rsid w:val="00701940"/>
    <w:rsid w:val="00701B42"/>
    <w:rsid w:val="00702661"/>
    <w:rsid w:val="007037DD"/>
    <w:rsid w:val="0070464A"/>
    <w:rsid w:val="00704AB3"/>
    <w:rsid w:val="00704DDB"/>
    <w:rsid w:val="0070511F"/>
    <w:rsid w:val="0070521F"/>
    <w:rsid w:val="00705565"/>
    <w:rsid w:val="007064DE"/>
    <w:rsid w:val="0070671E"/>
    <w:rsid w:val="00706A8C"/>
    <w:rsid w:val="00706B19"/>
    <w:rsid w:val="00706CED"/>
    <w:rsid w:val="00706E23"/>
    <w:rsid w:val="0071025F"/>
    <w:rsid w:val="007104EE"/>
    <w:rsid w:val="007105C2"/>
    <w:rsid w:val="00710E0A"/>
    <w:rsid w:val="00710E79"/>
    <w:rsid w:val="00710EA7"/>
    <w:rsid w:val="00711D58"/>
    <w:rsid w:val="00712083"/>
    <w:rsid w:val="00712C41"/>
    <w:rsid w:val="00712DDC"/>
    <w:rsid w:val="00712F80"/>
    <w:rsid w:val="00713034"/>
    <w:rsid w:val="00713250"/>
    <w:rsid w:val="0071418F"/>
    <w:rsid w:val="00714D97"/>
    <w:rsid w:val="0071513E"/>
    <w:rsid w:val="00715419"/>
    <w:rsid w:val="00715C78"/>
    <w:rsid w:val="00715CB1"/>
    <w:rsid w:val="00715DA1"/>
    <w:rsid w:val="00715E55"/>
    <w:rsid w:val="0071654A"/>
    <w:rsid w:val="00716BBD"/>
    <w:rsid w:val="00717644"/>
    <w:rsid w:val="00717665"/>
    <w:rsid w:val="00717956"/>
    <w:rsid w:val="007179AF"/>
    <w:rsid w:val="00717A69"/>
    <w:rsid w:val="00720367"/>
    <w:rsid w:val="00720A0B"/>
    <w:rsid w:val="00720ADE"/>
    <w:rsid w:val="00722033"/>
    <w:rsid w:val="0072229D"/>
    <w:rsid w:val="0072243A"/>
    <w:rsid w:val="00722645"/>
    <w:rsid w:val="00722B7D"/>
    <w:rsid w:val="00722E8F"/>
    <w:rsid w:val="00723443"/>
    <w:rsid w:val="00724041"/>
    <w:rsid w:val="007240C1"/>
    <w:rsid w:val="007242D4"/>
    <w:rsid w:val="00724436"/>
    <w:rsid w:val="00724471"/>
    <w:rsid w:val="00724507"/>
    <w:rsid w:val="007247F4"/>
    <w:rsid w:val="0072518E"/>
    <w:rsid w:val="00725551"/>
    <w:rsid w:val="00725927"/>
    <w:rsid w:val="00726922"/>
    <w:rsid w:val="00726A93"/>
    <w:rsid w:val="00726B9E"/>
    <w:rsid w:val="00726DD2"/>
    <w:rsid w:val="007273A9"/>
    <w:rsid w:val="00727CDF"/>
    <w:rsid w:val="007304C9"/>
    <w:rsid w:val="0073057E"/>
    <w:rsid w:val="00731680"/>
    <w:rsid w:val="00732D4D"/>
    <w:rsid w:val="007333D3"/>
    <w:rsid w:val="007336A9"/>
    <w:rsid w:val="00734347"/>
    <w:rsid w:val="00734419"/>
    <w:rsid w:val="0073545B"/>
    <w:rsid w:val="00735C8F"/>
    <w:rsid w:val="00735E45"/>
    <w:rsid w:val="007360A3"/>
    <w:rsid w:val="0073639F"/>
    <w:rsid w:val="00736A5E"/>
    <w:rsid w:val="00737089"/>
    <w:rsid w:val="00737268"/>
    <w:rsid w:val="007376CE"/>
    <w:rsid w:val="00737F38"/>
    <w:rsid w:val="007402C1"/>
    <w:rsid w:val="007407B2"/>
    <w:rsid w:val="00740B65"/>
    <w:rsid w:val="00740F06"/>
    <w:rsid w:val="00741500"/>
    <w:rsid w:val="00741826"/>
    <w:rsid w:val="00742189"/>
    <w:rsid w:val="00742667"/>
    <w:rsid w:val="007437FD"/>
    <w:rsid w:val="007440EF"/>
    <w:rsid w:val="00744159"/>
    <w:rsid w:val="00744894"/>
    <w:rsid w:val="00744AFD"/>
    <w:rsid w:val="00745294"/>
    <w:rsid w:val="00746051"/>
    <w:rsid w:val="00746481"/>
    <w:rsid w:val="007473BF"/>
    <w:rsid w:val="0074762A"/>
    <w:rsid w:val="00747F80"/>
    <w:rsid w:val="007500F7"/>
    <w:rsid w:val="00750328"/>
    <w:rsid w:val="00750378"/>
    <w:rsid w:val="007504F2"/>
    <w:rsid w:val="0075078A"/>
    <w:rsid w:val="00750B51"/>
    <w:rsid w:val="0075143D"/>
    <w:rsid w:val="00751928"/>
    <w:rsid w:val="0075199C"/>
    <w:rsid w:val="00751C27"/>
    <w:rsid w:val="00751E6E"/>
    <w:rsid w:val="00752240"/>
    <w:rsid w:val="00752722"/>
    <w:rsid w:val="007529BE"/>
    <w:rsid w:val="00752B2D"/>
    <w:rsid w:val="0075390E"/>
    <w:rsid w:val="0075625A"/>
    <w:rsid w:val="007577DD"/>
    <w:rsid w:val="007600EB"/>
    <w:rsid w:val="007601EB"/>
    <w:rsid w:val="00760440"/>
    <w:rsid w:val="0076085E"/>
    <w:rsid w:val="00760B11"/>
    <w:rsid w:val="007611BD"/>
    <w:rsid w:val="007612E4"/>
    <w:rsid w:val="007616E8"/>
    <w:rsid w:val="00761B01"/>
    <w:rsid w:val="00761E72"/>
    <w:rsid w:val="0076322C"/>
    <w:rsid w:val="0076385D"/>
    <w:rsid w:val="007650A1"/>
    <w:rsid w:val="00765285"/>
    <w:rsid w:val="00765300"/>
    <w:rsid w:val="007658DF"/>
    <w:rsid w:val="00765B1E"/>
    <w:rsid w:val="007661C2"/>
    <w:rsid w:val="007672CC"/>
    <w:rsid w:val="007673C9"/>
    <w:rsid w:val="007708D9"/>
    <w:rsid w:val="0077181C"/>
    <w:rsid w:val="007718F7"/>
    <w:rsid w:val="0077221C"/>
    <w:rsid w:val="0077225A"/>
    <w:rsid w:val="0077257B"/>
    <w:rsid w:val="0077330E"/>
    <w:rsid w:val="00773B0C"/>
    <w:rsid w:val="00773BB9"/>
    <w:rsid w:val="00774EBA"/>
    <w:rsid w:val="00775112"/>
    <w:rsid w:val="007767F3"/>
    <w:rsid w:val="00776A68"/>
    <w:rsid w:val="00776E50"/>
    <w:rsid w:val="00777371"/>
    <w:rsid w:val="007778DE"/>
    <w:rsid w:val="0077795A"/>
    <w:rsid w:val="0078032A"/>
    <w:rsid w:val="00780A79"/>
    <w:rsid w:val="00780C34"/>
    <w:rsid w:val="00780F7D"/>
    <w:rsid w:val="00781477"/>
    <w:rsid w:val="00781813"/>
    <w:rsid w:val="00782468"/>
    <w:rsid w:val="0078252C"/>
    <w:rsid w:val="00782646"/>
    <w:rsid w:val="007839B3"/>
    <w:rsid w:val="00783E6F"/>
    <w:rsid w:val="00784158"/>
    <w:rsid w:val="00784303"/>
    <w:rsid w:val="0078456F"/>
    <w:rsid w:val="00784E9F"/>
    <w:rsid w:val="007853DF"/>
    <w:rsid w:val="00785DD9"/>
    <w:rsid w:val="007860A5"/>
    <w:rsid w:val="007864E0"/>
    <w:rsid w:val="007872F0"/>
    <w:rsid w:val="0078735F"/>
    <w:rsid w:val="0078750E"/>
    <w:rsid w:val="007904A7"/>
    <w:rsid w:val="00790B0C"/>
    <w:rsid w:val="0079135E"/>
    <w:rsid w:val="0079187B"/>
    <w:rsid w:val="007919A4"/>
    <w:rsid w:val="007927C6"/>
    <w:rsid w:val="007928BC"/>
    <w:rsid w:val="00794048"/>
    <w:rsid w:val="007942DF"/>
    <w:rsid w:val="00794307"/>
    <w:rsid w:val="00794367"/>
    <w:rsid w:val="00794B42"/>
    <w:rsid w:val="0079577C"/>
    <w:rsid w:val="007966B0"/>
    <w:rsid w:val="00796EF5"/>
    <w:rsid w:val="007970EC"/>
    <w:rsid w:val="00797E1D"/>
    <w:rsid w:val="00797E83"/>
    <w:rsid w:val="00797EBD"/>
    <w:rsid w:val="007A0015"/>
    <w:rsid w:val="007A04A7"/>
    <w:rsid w:val="007A05A2"/>
    <w:rsid w:val="007A0624"/>
    <w:rsid w:val="007A09C6"/>
    <w:rsid w:val="007A0F67"/>
    <w:rsid w:val="007A15D8"/>
    <w:rsid w:val="007A18EC"/>
    <w:rsid w:val="007A1B2B"/>
    <w:rsid w:val="007A1CC6"/>
    <w:rsid w:val="007A21FF"/>
    <w:rsid w:val="007A4084"/>
    <w:rsid w:val="007A463A"/>
    <w:rsid w:val="007A47A3"/>
    <w:rsid w:val="007A488E"/>
    <w:rsid w:val="007A493D"/>
    <w:rsid w:val="007A51AF"/>
    <w:rsid w:val="007A5961"/>
    <w:rsid w:val="007A5AAA"/>
    <w:rsid w:val="007A5AC2"/>
    <w:rsid w:val="007A5BE5"/>
    <w:rsid w:val="007A66B9"/>
    <w:rsid w:val="007A67C7"/>
    <w:rsid w:val="007A783C"/>
    <w:rsid w:val="007B0050"/>
    <w:rsid w:val="007B05B9"/>
    <w:rsid w:val="007B13BC"/>
    <w:rsid w:val="007B15E2"/>
    <w:rsid w:val="007B21D4"/>
    <w:rsid w:val="007B2ADF"/>
    <w:rsid w:val="007B2C13"/>
    <w:rsid w:val="007B2DA0"/>
    <w:rsid w:val="007B30A2"/>
    <w:rsid w:val="007B3144"/>
    <w:rsid w:val="007B33A4"/>
    <w:rsid w:val="007B3642"/>
    <w:rsid w:val="007B46CB"/>
    <w:rsid w:val="007B4B8E"/>
    <w:rsid w:val="007B4F13"/>
    <w:rsid w:val="007B557F"/>
    <w:rsid w:val="007B568A"/>
    <w:rsid w:val="007B5920"/>
    <w:rsid w:val="007B6553"/>
    <w:rsid w:val="007B7298"/>
    <w:rsid w:val="007B7553"/>
    <w:rsid w:val="007B7864"/>
    <w:rsid w:val="007B78B8"/>
    <w:rsid w:val="007B78EC"/>
    <w:rsid w:val="007B7A33"/>
    <w:rsid w:val="007C0455"/>
    <w:rsid w:val="007C046E"/>
    <w:rsid w:val="007C0B18"/>
    <w:rsid w:val="007C1092"/>
    <w:rsid w:val="007C1BAF"/>
    <w:rsid w:val="007C1D4A"/>
    <w:rsid w:val="007C22AF"/>
    <w:rsid w:val="007C2323"/>
    <w:rsid w:val="007C27A9"/>
    <w:rsid w:val="007C31CC"/>
    <w:rsid w:val="007C46D7"/>
    <w:rsid w:val="007C510E"/>
    <w:rsid w:val="007C51A3"/>
    <w:rsid w:val="007C5226"/>
    <w:rsid w:val="007C5D62"/>
    <w:rsid w:val="007C5ECA"/>
    <w:rsid w:val="007C66D5"/>
    <w:rsid w:val="007C68AB"/>
    <w:rsid w:val="007C6A67"/>
    <w:rsid w:val="007C6D58"/>
    <w:rsid w:val="007C6D62"/>
    <w:rsid w:val="007C7ABB"/>
    <w:rsid w:val="007C7EA2"/>
    <w:rsid w:val="007D067B"/>
    <w:rsid w:val="007D0A08"/>
    <w:rsid w:val="007D0E75"/>
    <w:rsid w:val="007D10B7"/>
    <w:rsid w:val="007D1506"/>
    <w:rsid w:val="007D18F0"/>
    <w:rsid w:val="007D2AC2"/>
    <w:rsid w:val="007D38B4"/>
    <w:rsid w:val="007D3920"/>
    <w:rsid w:val="007D3FA7"/>
    <w:rsid w:val="007D4C6A"/>
    <w:rsid w:val="007D59E2"/>
    <w:rsid w:val="007D5F44"/>
    <w:rsid w:val="007D6206"/>
    <w:rsid w:val="007D6757"/>
    <w:rsid w:val="007E0889"/>
    <w:rsid w:val="007E0A12"/>
    <w:rsid w:val="007E0CB6"/>
    <w:rsid w:val="007E17D6"/>
    <w:rsid w:val="007E17F1"/>
    <w:rsid w:val="007E19C5"/>
    <w:rsid w:val="007E1CB4"/>
    <w:rsid w:val="007E24A9"/>
    <w:rsid w:val="007E2B0D"/>
    <w:rsid w:val="007E2E0E"/>
    <w:rsid w:val="007E2F30"/>
    <w:rsid w:val="007E2FAE"/>
    <w:rsid w:val="007E322C"/>
    <w:rsid w:val="007E337B"/>
    <w:rsid w:val="007E3ABB"/>
    <w:rsid w:val="007E4631"/>
    <w:rsid w:val="007E5229"/>
    <w:rsid w:val="007E6667"/>
    <w:rsid w:val="007E67E1"/>
    <w:rsid w:val="007E73D7"/>
    <w:rsid w:val="007E74D8"/>
    <w:rsid w:val="007E76F0"/>
    <w:rsid w:val="007F00CC"/>
    <w:rsid w:val="007F0150"/>
    <w:rsid w:val="007F01F5"/>
    <w:rsid w:val="007F03A1"/>
    <w:rsid w:val="007F03F8"/>
    <w:rsid w:val="007F0821"/>
    <w:rsid w:val="007F09DC"/>
    <w:rsid w:val="007F0FE8"/>
    <w:rsid w:val="007F1188"/>
    <w:rsid w:val="007F1353"/>
    <w:rsid w:val="007F162B"/>
    <w:rsid w:val="007F16FC"/>
    <w:rsid w:val="007F1A9F"/>
    <w:rsid w:val="007F27B4"/>
    <w:rsid w:val="007F2BBA"/>
    <w:rsid w:val="007F2D68"/>
    <w:rsid w:val="007F30E8"/>
    <w:rsid w:val="007F39BE"/>
    <w:rsid w:val="007F3D53"/>
    <w:rsid w:val="007F4585"/>
    <w:rsid w:val="007F4EC3"/>
    <w:rsid w:val="007F532E"/>
    <w:rsid w:val="007F548C"/>
    <w:rsid w:val="007F6150"/>
    <w:rsid w:val="007F6518"/>
    <w:rsid w:val="00800038"/>
    <w:rsid w:val="0080064D"/>
    <w:rsid w:val="0080103E"/>
    <w:rsid w:val="008011D6"/>
    <w:rsid w:val="00801BA8"/>
    <w:rsid w:val="00801E8A"/>
    <w:rsid w:val="00801FD4"/>
    <w:rsid w:val="008021B8"/>
    <w:rsid w:val="0080256E"/>
    <w:rsid w:val="00802B11"/>
    <w:rsid w:val="0080321B"/>
    <w:rsid w:val="00803C5A"/>
    <w:rsid w:val="00804B7D"/>
    <w:rsid w:val="00804D24"/>
    <w:rsid w:val="00805417"/>
    <w:rsid w:val="00805B62"/>
    <w:rsid w:val="00805D9A"/>
    <w:rsid w:val="00805FF2"/>
    <w:rsid w:val="008062DA"/>
    <w:rsid w:val="00806702"/>
    <w:rsid w:val="00806FDB"/>
    <w:rsid w:val="008070B8"/>
    <w:rsid w:val="008077A1"/>
    <w:rsid w:val="00807FE6"/>
    <w:rsid w:val="00810364"/>
    <w:rsid w:val="00810596"/>
    <w:rsid w:val="00811BCA"/>
    <w:rsid w:val="00811CD9"/>
    <w:rsid w:val="00811D69"/>
    <w:rsid w:val="00812900"/>
    <w:rsid w:val="00812975"/>
    <w:rsid w:val="00813312"/>
    <w:rsid w:val="00813A56"/>
    <w:rsid w:val="00813E31"/>
    <w:rsid w:val="00814026"/>
    <w:rsid w:val="008143FA"/>
    <w:rsid w:val="00814502"/>
    <w:rsid w:val="00814587"/>
    <w:rsid w:val="00814592"/>
    <w:rsid w:val="008145B8"/>
    <w:rsid w:val="00815CDD"/>
    <w:rsid w:val="00815DC7"/>
    <w:rsid w:val="00815E20"/>
    <w:rsid w:val="00816204"/>
    <w:rsid w:val="0081678C"/>
    <w:rsid w:val="008167DE"/>
    <w:rsid w:val="00816E95"/>
    <w:rsid w:val="00820067"/>
    <w:rsid w:val="0082135C"/>
    <w:rsid w:val="00821982"/>
    <w:rsid w:val="00821A6F"/>
    <w:rsid w:val="00821F3B"/>
    <w:rsid w:val="008225C4"/>
    <w:rsid w:val="008226DD"/>
    <w:rsid w:val="00822C16"/>
    <w:rsid w:val="008230E3"/>
    <w:rsid w:val="0082373B"/>
    <w:rsid w:val="00823824"/>
    <w:rsid w:val="00825143"/>
    <w:rsid w:val="00825DA4"/>
    <w:rsid w:val="0082610A"/>
    <w:rsid w:val="00826162"/>
    <w:rsid w:val="00826C01"/>
    <w:rsid w:val="00827010"/>
    <w:rsid w:val="0082717B"/>
    <w:rsid w:val="008273AA"/>
    <w:rsid w:val="0082747D"/>
    <w:rsid w:val="0082781C"/>
    <w:rsid w:val="00827B79"/>
    <w:rsid w:val="00827DEE"/>
    <w:rsid w:val="00827DF4"/>
    <w:rsid w:val="00830C3F"/>
    <w:rsid w:val="00830DB4"/>
    <w:rsid w:val="008327EC"/>
    <w:rsid w:val="00832C48"/>
    <w:rsid w:val="00832E66"/>
    <w:rsid w:val="00833C54"/>
    <w:rsid w:val="00833DBD"/>
    <w:rsid w:val="00833F40"/>
    <w:rsid w:val="008342D8"/>
    <w:rsid w:val="00834743"/>
    <w:rsid w:val="0083476A"/>
    <w:rsid w:val="008347E1"/>
    <w:rsid w:val="00834CD6"/>
    <w:rsid w:val="00834E5C"/>
    <w:rsid w:val="00835573"/>
    <w:rsid w:val="00835B30"/>
    <w:rsid w:val="00836726"/>
    <w:rsid w:val="008372A0"/>
    <w:rsid w:val="008377D1"/>
    <w:rsid w:val="00837953"/>
    <w:rsid w:val="00840602"/>
    <w:rsid w:val="008407B0"/>
    <w:rsid w:val="0084088A"/>
    <w:rsid w:val="00841AC5"/>
    <w:rsid w:val="00841DC6"/>
    <w:rsid w:val="00841F22"/>
    <w:rsid w:val="00842E88"/>
    <w:rsid w:val="008434F5"/>
    <w:rsid w:val="00843F44"/>
    <w:rsid w:val="00844CF8"/>
    <w:rsid w:val="00845213"/>
    <w:rsid w:val="008453CC"/>
    <w:rsid w:val="008454D8"/>
    <w:rsid w:val="0084573E"/>
    <w:rsid w:val="0084625A"/>
    <w:rsid w:val="008475FD"/>
    <w:rsid w:val="00847772"/>
    <w:rsid w:val="00850DAC"/>
    <w:rsid w:val="0085117A"/>
    <w:rsid w:val="00852378"/>
    <w:rsid w:val="00852924"/>
    <w:rsid w:val="00852AF0"/>
    <w:rsid w:val="00852BCD"/>
    <w:rsid w:val="00853160"/>
    <w:rsid w:val="008531ED"/>
    <w:rsid w:val="008532C7"/>
    <w:rsid w:val="00853364"/>
    <w:rsid w:val="00853716"/>
    <w:rsid w:val="00853735"/>
    <w:rsid w:val="00853B99"/>
    <w:rsid w:val="00853BD3"/>
    <w:rsid w:val="00854948"/>
    <w:rsid w:val="0085548E"/>
    <w:rsid w:val="0085571D"/>
    <w:rsid w:val="00855794"/>
    <w:rsid w:val="00855BCB"/>
    <w:rsid w:val="00856980"/>
    <w:rsid w:val="0085744A"/>
    <w:rsid w:val="00857D3F"/>
    <w:rsid w:val="008608F7"/>
    <w:rsid w:val="00861C8E"/>
    <w:rsid w:val="0086294F"/>
    <w:rsid w:val="00863401"/>
    <w:rsid w:val="00863649"/>
    <w:rsid w:val="00863B0E"/>
    <w:rsid w:val="00863E2D"/>
    <w:rsid w:val="00863E44"/>
    <w:rsid w:val="00864764"/>
    <w:rsid w:val="008649A6"/>
    <w:rsid w:val="00864E21"/>
    <w:rsid w:val="008652CD"/>
    <w:rsid w:val="00865C7E"/>
    <w:rsid w:val="008661DA"/>
    <w:rsid w:val="008667A0"/>
    <w:rsid w:val="00867254"/>
    <w:rsid w:val="00867259"/>
    <w:rsid w:val="00870AE3"/>
    <w:rsid w:val="008713E1"/>
    <w:rsid w:val="00871A0A"/>
    <w:rsid w:val="008720B1"/>
    <w:rsid w:val="008725AB"/>
    <w:rsid w:val="00872C80"/>
    <w:rsid w:val="0087328C"/>
    <w:rsid w:val="00873E8A"/>
    <w:rsid w:val="00874221"/>
    <w:rsid w:val="00874C00"/>
    <w:rsid w:val="0087544F"/>
    <w:rsid w:val="0087555A"/>
    <w:rsid w:val="00875E3F"/>
    <w:rsid w:val="0087614A"/>
    <w:rsid w:val="00876325"/>
    <w:rsid w:val="00876598"/>
    <w:rsid w:val="00876755"/>
    <w:rsid w:val="008773C7"/>
    <w:rsid w:val="00877489"/>
    <w:rsid w:val="008774FD"/>
    <w:rsid w:val="00877AA2"/>
    <w:rsid w:val="00880006"/>
    <w:rsid w:val="00880797"/>
    <w:rsid w:val="00880DE4"/>
    <w:rsid w:val="00881A20"/>
    <w:rsid w:val="00881AC4"/>
    <w:rsid w:val="00882420"/>
    <w:rsid w:val="00883476"/>
    <w:rsid w:val="00883C15"/>
    <w:rsid w:val="0088416A"/>
    <w:rsid w:val="00884DB5"/>
    <w:rsid w:val="00885220"/>
    <w:rsid w:val="00885302"/>
    <w:rsid w:val="008854B5"/>
    <w:rsid w:val="00885670"/>
    <w:rsid w:val="008859C9"/>
    <w:rsid w:val="008859DE"/>
    <w:rsid w:val="0088640E"/>
    <w:rsid w:val="0088682E"/>
    <w:rsid w:val="0088731F"/>
    <w:rsid w:val="00887EDF"/>
    <w:rsid w:val="00887FF0"/>
    <w:rsid w:val="00890066"/>
    <w:rsid w:val="008902BC"/>
    <w:rsid w:val="008907B0"/>
    <w:rsid w:val="00891737"/>
    <w:rsid w:val="00891DC7"/>
    <w:rsid w:val="00891E20"/>
    <w:rsid w:val="00892115"/>
    <w:rsid w:val="008924F7"/>
    <w:rsid w:val="0089303D"/>
    <w:rsid w:val="008935A4"/>
    <w:rsid w:val="008937A9"/>
    <w:rsid w:val="00893D06"/>
    <w:rsid w:val="008941F2"/>
    <w:rsid w:val="00894BDC"/>
    <w:rsid w:val="00895A11"/>
    <w:rsid w:val="008960BD"/>
    <w:rsid w:val="008968A1"/>
    <w:rsid w:val="00896DDB"/>
    <w:rsid w:val="00896FCE"/>
    <w:rsid w:val="00896FEC"/>
    <w:rsid w:val="008972E3"/>
    <w:rsid w:val="008979B4"/>
    <w:rsid w:val="008A0721"/>
    <w:rsid w:val="008A0ACA"/>
    <w:rsid w:val="008A0CDA"/>
    <w:rsid w:val="008A0D5F"/>
    <w:rsid w:val="008A0F63"/>
    <w:rsid w:val="008A152A"/>
    <w:rsid w:val="008A1FF7"/>
    <w:rsid w:val="008A26CC"/>
    <w:rsid w:val="008A2E16"/>
    <w:rsid w:val="008A360E"/>
    <w:rsid w:val="008A3797"/>
    <w:rsid w:val="008A427D"/>
    <w:rsid w:val="008A4A94"/>
    <w:rsid w:val="008A4B53"/>
    <w:rsid w:val="008A4F21"/>
    <w:rsid w:val="008A5B6A"/>
    <w:rsid w:val="008A5E0B"/>
    <w:rsid w:val="008A691B"/>
    <w:rsid w:val="008A714D"/>
    <w:rsid w:val="008B02A6"/>
    <w:rsid w:val="008B0473"/>
    <w:rsid w:val="008B16FE"/>
    <w:rsid w:val="008B226F"/>
    <w:rsid w:val="008B2753"/>
    <w:rsid w:val="008B46E8"/>
    <w:rsid w:val="008B54EB"/>
    <w:rsid w:val="008B68A6"/>
    <w:rsid w:val="008B6903"/>
    <w:rsid w:val="008B713F"/>
    <w:rsid w:val="008B7529"/>
    <w:rsid w:val="008B7BF3"/>
    <w:rsid w:val="008B7C8E"/>
    <w:rsid w:val="008C08F3"/>
    <w:rsid w:val="008C0C77"/>
    <w:rsid w:val="008C1343"/>
    <w:rsid w:val="008C1583"/>
    <w:rsid w:val="008C185E"/>
    <w:rsid w:val="008C2748"/>
    <w:rsid w:val="008C2E25"/>
    <w:rsid w:val="008C3323"/>
    <w:rsid w:val="008C35D5"/>
    <w:rsid w:val="008C3AA6"/>
    <w:rsid w:val="008C3B3D"/>
    <w:rsid w:val="008C3CF9"/>
    <w:rsid w:val="008C3D98"/>
    <w:rsid w:val="008C3DD7"/>
    <w:rsid w:val="008C3E7F"/>
    <w:rsid w:val="008C41E6"/>
    <w:rsid w:val="008C4D6F"/>
    <w:rsid w:val="008C4DEC"/>
    <w:rsid w:val="008C4E2A"/>
    <w:rsid w:val="008C519B"/>
    <w:rsid w:val="008C568A"/>
    <w:rsid w:val="008C5A18"/>
    <w:rsid w:val="008C6635"/>
    <w:rsid w:val="008C78BB"/>
    <w:rsid w:val="008C7B77"/>
    <w:rsid w:val="008D06F8"/>
    <w:rsid w:val="008D06FD"/>
    <w:rsid w:val="008D0DA0"/>
    <w:rsid w:val="008D160D"/>
    <w:rsid w:val="008D1D0B"/>
    <w:rsid w:val="008D1E9F"/>
    <w:rsid w:val="008D26F4"/>
    <w:rsid w:val="008D289E"/>
    <w:rsid w:val="008D28EB"/>
    <w:rsid w:val="008D42EB"/>
    <w:rsid w:val="008D4AA6"/>
    <w:rsid w:val="008D5694"/>
    <w:rsid w:val="008D5AA2"/>
    <w:rsid w:val="008D6981"/>
    <w:rsid w:val="008D7938"/>
    <w:rsid w:val="008E0239"/>
    <w:rsid w:val="008E030A"/>
    <w:rsid w:val="008E06C9"/>
    <w:rsid w:val="008E0C2A"/>
    <w:rsid w:val="008E0DFC"/>
    <w:rsid w:val="008E0E09"/>
    <w:rsid w:val="008E1659"/>
    <w:rsid w:val="008E17EF"/>
    <w:rsid w:val="008E2C31"/>
    <w:rsid w:val="008E2D50"/>
    <w:rsid w:val="008E3132"/>
    <w:rsid w:val="008E3848"/>
    <w:rsid w:val="008E38DD"/>
    <w:rsid w:val="008E3A82"/>
    <w:rsid w:val="008E3B82"/>
    <w:rsid w:val="008E4B86"/>
    <w:rsid w:val="008E4C4C"/>
    <w:rsid w:val="008F02CC"/>
    <w:rsid w:val="008F07CC"/>
    <w:rsid w:val="008F0C70"/>
    <w:rsid w:val="008F0F19"/>
    <w:rsid w:val="008F18BE"/>
    <w:rsid w:val="008F1C7B"/>
    <w:rsid w:val="008F1EB5"/>
    <w:rsid w:val="008F26CE"/>
    <w:rsid w:val="008F2F1E"/>
    <w:rsid w:val="008F3A31"/>
    <w:rsid w:val="008F3DF5"/>
    <w:rsid w:val="008F4653"/>
    <w:rsid w:val="008F5468"/>
    <w:rsid w:val="008F5690"/>
    <w:rsid w:val="008F5707"/>
    <w:rsid w:val="008F64EF"/>
    <w:rsid w:val="008F6BBE"/>
    <w:rsid w:val="008F6F29"/>
    <w:rsid w:val="008F77AE"/>
    <w:rsid w:val="008F7C87"/>
    <w:rsid w:val="00900832"/>
    <w:rsid w:val="00901171"/>
    <w:rsid w:val="009029E3"/>
    <w:rsid w:val="00902F7C"/>
    <w:rsid w:val="009044DF"/>
    <w:rsid w:val="0090503D"/>
    <w:rsid w:val="00905597"/>
    <w:rsid w:val="00905AAF"/>
    <w:rsid w:val="00905BFF"/>
    <w:rsid w:val="00905D72"/>
    <w:rsid w:val="009067D0"/>
    <w:rsid w:val="009070D4"/>
    <w:rsid w:val="00907B8E"/>
    <w:rsid w:val="009103B6"/>
    <w:rsid w:val="00910C0E"/>
    <w:rsid w:val="009111EF"/>
    <w:rsid w:val="00911901"/>
    <w:rsid w:val="00911925"/>
    <w:rsid w:val="00911AE8"/>
    <w:rsid w:val="009120A4"/>
    <w:rsid w:val="00912503"/>
    <w:rsid w:val="0091278E"/>
    <w:rsid w:val="00912FB0"/>
    <w:rsid w:val="00913795"/>
    <w:rsid w:val="00913910"/>
    <w:rsid w:val="00914963"/>
    <w:rsid w:val="00914C9C"/>
    <w:rsid w:val="00915534"/>
    <w:rsid w:val="00915C0D"/>
    <w:rsid w:val="009176ED"/>
    <w:rsid w:val="00917B85"/>
    <w:rsid w:val="00917D0E"/>
    <w:rsid w:val="00917F4D"/>
    <w:rsid w:val="0092182D"/>
    <w:rsid w:val="0092242C"/>
    <w:rsid w:val="0092256D"/>
    <w:rsid w:val="00922A7E"/>
    <w:rsid w:val="00922DD2"/>
    <w:rsid w:val="00923AF1"/>
    <w:rsid w:val="0092418C"/>
    <w:rsid w:val="00924579"/>
    <w:rsid w:val="009246FC"/>
    <w:rsid w:val="00924700"/>
    <w:rsid w:val="00924A8B"/>
    <w:rsid w:val="0092503B"/>
    <w:rsid w:val="00925490"/>
    <w:rsid w:val="00925A59"/>
    <w:rsid w:val="00925BB6"/>
    <w:rsid w:val="00925F2B"/>
    <w:rsid w:val="00926417"/>
    <w:rsid w:val="009269F9"/>
    <w:rsid w:val="00926E37"/>
    <w:rsid w:val="0092734E"/>
    <w:rsid w:val="0093022C"/>
    <w:rsid w:val="0093040D"/>
    <w:rsid w:val="00930744"/>
    <w:rsid w:val="00930A36"/>
    <w:rsid w:val="00932005"/>
    <w:rsid w:val="00932462"/>
    <w:rsid w:val="009329BC"/>
    <w:rsid w:val="00932B8E"/>
    <w:rsid w:val="00933152"/>
    <w:rsid w:val="009331CF"/>
    <w:rsid w:val="00933E36"/>
    <w:rsid w:val="00933E87"/>
    <w:rsid w:val="00933FFF"/>
    <w:rsid w:val="009345B1"/>
    <w:rsid w:val="009349C8"/>
    <w:rsid w:val="00935CEE"/>
    <w:rsid w:val="00937005"/>
    <w:rsid w:val="00937192"/>
    <w:rsid w:val="009372A7"/>
    <w:rsid w:val="00940628"/>
    <w:rsid w:val="00940A7F"/>
    <w:rsid w:val="00940AD7"/>
    <w:rsid w:val="009416A4"/>
    <w:rsid w:val="00941E31"/>
    <w:rsid w:val="00941FAE"/>
    <w:rsid w:val="009421F6"/>
    <w:rsid w:val="00944479"/>
    <w:rsid w:val="00944CE0"/>
    <w:rsid w:val="0094640B"/>
    <w:rsid w:val="00946D73"/>
    <w:rsid w:val="00947CE4"/>
    <w:rsid w:val="00947EB0"/>
    <w:rsid w:val="00950037"/>
    <w:rsid w:val="00950293"/>
    <w:rsid w:val="00950CAD"/>
    <w:rsid w:val="00950F4B"/>
    <w:rsid w:val="00953272"/>
    <w:rsid w:val="0095333A"/>
    <w:rsid w:val="00953D34"/>
    <w:rsid w:val="0095400D"/>
    <w:rsid w:val="009541C6"/>
    <w:rsid w:val="00954DF8"/>
    <w:rsid w:val="00954EB2"/>
    <w:rsid w:val="00954EBD"/>
    <w:rsid w:val="0095551B"/>
    <w:rsid w:val="00955905"/>
    <w:rsid w:val="00955D00"/>
    <w:rsid w:val="00955E6E"/>
    <w:rsid w:val="00956A7A"/>
    <w:rsid w:val="00956F1D"/>
    <w:rsid w:val="00956F51"/>
    <w:rsid w:val="0095733B"/>
    <w:rsid w:val="00957475"/>
    <w:rsid w:val="00957591"/>
    <w:rsid w:val="00957719"/>
    <w:rsid w:val="00960701"/>
    <w:rsid w:val="00960BD2"/>
    <w:rsid w:val="009614C1"/>
    <w:rsid w:val="00961A7E"/>
    <w:rsid w:val="0096311C"/>
    <w:rsid w:val="0096318B"/>
    <w:rsid w:val="009638B9"/>
    <w:rsid w:val="00964037"/>
    <w:rsid w:val="009641CA"/>
    <w:rsid w:val="00964501"/>
    <w:rsid w:val="0096469B"/>
    <w:rsid w:val="00964938"/>
    <w:rsid w:val="009656C2"/>
    <w:rsid w:val="0096575F"/>
    <w:rsid w:val="00965D47"/>
    <w:rsid w:val="00965EC8"/>
    <w:rsid w:val="00966089"/>
    <w:rsid w:val="009661A1"/>
    <w:rsid w:val="009668B5"/>
    <w:rsid w:val="00966FA7"/>
    <w:rsid w:val="009670C2"/>
    <w:rsid w:val="009675E4"/>
    <w:rsid w:val="00967784"/>
    <w:rsid w:val="0096786F"/>
    <w:rsid w:val="0097007A"/>
    <w:rsid w:val="0097132C"/>
    <w:rsid w:val="00972337"/>
    <w:rsid w:val="0097250B"/>
    <w:rsid w:val="00972522"/>
    <w:rsid w:val="00972AE1"/>
    <w:rsid w:val="00972BC7"/>
    <w:rsid w:val="00972C00"/>
    <w:rsid w:val="00972E5A"/>
    <w:rsid w:val="00973737"/>
    <w:rsid w:val="009739E2"/>
    <w:rsid w:val="00973EB8"/>
    <w:rsid w:val="00974291"/>
    <w:rsid w:val="00974547"/>
    <w:rsid w:val="00974755"/>
    <w:rsid w:val="00974ECF"/>
    <w:rsid w:val="00974FBE"/>
    <w:rsid w:val="009757A5"/>
    <w:rsid w:val="0097594D"/>
    <w:rsid w:val="00976046"/>
    <w:rsid w:val="009761CD"/>
    <w:rsid w:val="0097636C"/>
    <w:rsid w:val="00976466"/>
    <w:rsid w:val="00976B9F"/>
    <w:rsid w:val="00977A52"/>
    <w:rsid w:val="0098009E"/>
    <w:rsid w:val="0098063C"/>
    <w:rsid w:val="00980B35"/>
    <w:rsid w:val="00981F14"/>
    <w:rsid w:val="0098241D"/>
    <w:rsid w:val="009825D4"/>
    <w:rsid w:val="00982803"/>
    <w:rsid w:val="00982AD6"/>
    <w:rsid w:val="0098317B"/>
    <w:rsid w:val="0098334A"/>
    <w:rsid w:val="00983597"/>
    <w:rsid w:val="009839BF"/>
    <w:rsid w:val="009840B6"/>
    <w:rsid w:val="0098417A"/>
    <w:rsid w:val="00984505"/>
    <w:rsid w:val="00984780"/>
    <w:rsid w:val="00984F2D"/>
    <w:rsid w:val="00984FD7"/>
    <w:rsid w:val="00985633"/>
    <w:rsid w:val="0098592C"/>
    <w:rsid w:val="00985BB8"/>
    <w:rsid w:val="0098600F"/>
    <w:rsid w:val="00986288"/>
    <w:rsid w:val="009866B6"/>
    <w:rsid w:val="009871B6"/>
    <w:rsid w:val="009873C5"/>
    <w:rsid w:val="00987A5F"/>
    <w:rsid w:val="0099009E"/>
    <w:rsid w:val="009911CA"/>
    <w:rsid w:val="00991FA3"/>
    <w:rsid w:val="00992758"/>
    <w:rsid w:val="0099278F"/>
    <w:rsid w:val="00992954"/>
    <w:rsid w:val="00992D90"/>
    <w:rsid w:val="00992E7F"/>
    <w:rsid w:val="009936A8"/>
    <w:rsid w:val="009938E6"/>
    <w:rsid w:val="00993C8C"/>
    <w:rsid w:val="00993D86"/>
    <w:rsid w:val="00994220"/>
    <w:rsid w:val="009947D2"/>
    <w:rsid w:val="00994930"/>
    <w:rsid w:val="00995467"/>
    <w:rsid w:val="00995EBD"/>
    <w:rsid w:val="009963F6"/>
    <w:rsid w:val="0099640B"/>
    <w:rsid w:val="00996FA4"/>
    <w:rsid w:val="009971E8"/>
    <w:rsid w:val="00997925"/>
    <w:rsid w:val="009A0D4D"/>
    <w:rsid w:val="009A0FC0"/>
    <w:rsid w:val="009A1183"/>
    <w:rsid w:val="009A19DA"/>
    <w:rsid w:val="009A2002"/>
    <w:rsid w:val="009A21DE"/>
    <w:rsid w:val="009A2CA3"/>
    <w:rsid w:val="009A3767"/>
    <w:rsid w:val="009A382A"/>
    <w:rsid w:val="009A484B"/>
    <w:rsid w:val="009A4FEC"/>
    <w:rsid w:val="009A630A"/>
    <w:rsid w:val="009A712B"/>
    <w:rsid w:val="009A7A28"/>
    <w:rsid w:val="009A7C98"/>
    <w:rsid w:val="009B022F"/>
    <w:rsid w:val="009B0C68"/>
    <w:rsid w:val="009B1855"/>
    <w:rsid w:val="009B18D7"/>
    <w:rsid w:val="009B1930"/>
    <w:rsid w:val="009B2884"/>
    <w:rsid w:val="009B2D7D"/>
    <w:rsid w:val="009B2EF0"/>
    <w:rsid w:val="009B2FF6"/>
    <w:rsid w:val="009B347C"/>
    <w:rsid w:val="009B3B7B"/>
    <w:rsid w:val="009B3E78"/>
    <w:rsid w:val="009B438B"/>
    <w:rsid w:val="009B4574"/>
    <w:rsid w:val="009B4B5C"/>
    <w:rsid w:val="009B4BDC"/>
    <w:rsid w:val="009B5566"/>
    <w:rsid w:val="009B563C"/>
    <w:rsid w:val="009B5B22"/>
    <w:rsid w:val="009B5D3A"/>
    <w:rsid w:val="009B5E20"/>
    <w:rsid w:val="009B5FF3"/>
    <w:rsid w:val="009B6846"/>
    <w:rsid w:val="009B6CFD"/>
    <w:rsid w:val="009B6DA3"/>
    <w:rsid w:val="009B74E4"/>
    <w:rsid w:val="009B74E9"/>
    <w:rsid w:val="009B7B03"/>
    <w:rsid w:val="009B7D3F"/>
    <w:rsid w:val="009C0E91"/>
    <w:rsid w:val="009C1188"/>
    <w:rsid w:val="009C1800"/>
    <w:rsid w:val="009C19F1"/>
    <w:rsid w:val="009C1C69"/>
    <w:rsid w:val="009C1D20"/>
    <w:rsid w:val="009C1F9A"/>
    <w:rsid w:val="009C28DF"/>
    <w:rsid w:val="009C2AFC"/>
    <w:rsid w:val="009C32D3"/>
    <w:rsid w:val="009C367B"/>
    <w:rsid w:val="009C3F80"/>
    <w:rsid w:val="009C43DC"/>
    <w:rsid w:val="009C4419"/>
    <w:rsid w:val="009C49EE"/>
    <w:rsid w:val="009C52F5"/>
    <w:rsid w:val="009C5EA6"/>
    <w:rsid w:val="009C5FB1"/>
    <w:rsid w:val="009C6CAA"/>
    <w:rsid w:val="009C6D9B"/>
    <w:rsid w:val="009C70A6"/>
    <w:rsid w:val="009C76CF"/>
    <w:rsid w:val="009C7948"/>
    <w:rsid w:val="009C7BEF"/>
    <w:rsid w:val="009C7C1F"/>
    <w:rsid w:val="009D0500"/>
    <w:rsid w:val="009D05B3"/>
    <w:rsid w:val="009D0A14"/>
    <w:rsid w:val="009D0D43"/>
    <w:rsid w:val="009D0FAF"/>
    <w:rsid w:val="009D120E"/>
    <w:rsid w:val="009D1357"/>
    <w:rsid w:val="009D21E5"/>
    <w:rsid w:val="009D26D5"/>
    <w:rsid w:val="009D28CC"/>
    <w:rsid w:val="009D3328"/>
    <w:rsid w:val="009D35D5"/>
    <w:rsid w:val="009D475A"/>
    <w:rsid w:val="009D6B3A"/>
    <w:rsid w:val="009D6BB0"/>
    <w:rsid w:val="009D6CE3"/>
    <w:rsid w:val="009D755B"/>
    <w:rsid w:val="009D7C04"/>
    <w:rsid w:val="009E009E"/>
    <w:rsid w:val="009E0389"/>
    <w:rsid w:val="009E057E"/>
    <w:rsid w:val="009E0894"/>
    <w:rsid w:val="009E0B17"/>
    <w:rsid w:val="009E0EA8"/>
    <w:rsid w:val="009E1133"/>
    <w:rsid w:val="009E17BC"/>
    <w:rsid w:val="009E1EDC"/>
    <w:rsid w:val="009E25EC"/>
    <w:rsid w:val="009E28AA"/>
    <w:rsid w:val="009E29B0"/>
    <w:rsid w:val="009E2F93"/>
    <w:rsid w:val="009E340B"/>
    <w:rsid w:val="009E3503"/>
    <w:rsid w:val="009E361E"/>
    <w:rsid w:val="009E3690"/>
    <w:rsid w:val="009E3CAF"/>
    <w:rsid w:val="009E3CDF"/>
    <w:rsid w:val="009E415F"/>
    <w:rsid w:val="009E41BB"/>
    <w:rsid w:val="009E4420"/>
    <w:rsid w:val="009E4544"/>
    <w:rsid w:val="009E4552"/>
    <w:rsid w:val="009E45D5"/>
    <w:rsid w:val="009E4996"/>
    <w:rsid w:val="009E49D2"/>
    <w:rsid w:val="009E4FBE"/>
    <w:rsid w:val="009E534C"/>
    <w:rsid w:val="009E6AAD"/>
    <w:rsid w:val="009E6E20"/>
    <w:rsid w:val="009E6E45"/>
    <w:rsid w:val="009E71FB"/>
    <w:rsid w:val="009E785C"/>
    <w:rsid w:val="009E7AA0"/>
    <w:rsid w:val="009E7AB6"/>
    <w:rsid w:val="009F0184"/>
    <w:rsid w:val="009F0478"/>
    <w:rsid w:val="009F0EA7"/>
    <w:rsid w:val="009F147C"/>
    <w:rsid w:val="009F2152"/>
    <w:rsid w:val="009F30DB"/>
    <w:rsid w:val="009F347C"/>
    <w:rsid w:val="009F3952"/>
    <w:rsid w:val="009F41A3"/>
    <w:rsid w:val="009F4F1D"/>
    <w:rsid w:val="009F6E64"/>
    <w:rsid w:val="009F7245"/>
    <w:rsid w:val="009F751D"/>
    <w:rsid w:val="009F7806"/>
    <w:rsid w:val="00A00398"/>
    <w:rsid w:val="00A003D7"/>
    <w:rsid w:val="00A00C8C"/>
    <w:rsid w:val="00A0112E"/>
    <w:rsid w:val="00A01216"/>
    <w:rsid w:val="00A01FC0"/>
    <w:rsid w:val="00A02019"/>
    <w:rsid w:val="00A022E1"/>
    <w:rsid w:val="00A02ADD"/>
    <w:rsid w:val="00A02FE0"/>
    <w:rsid w:val="00A02FF5"/>
    <w:rsid w:val="00A033A9"/>
    <w:rsid w:val="00A03DF1"/>
    <w:rsid w:val="00A03FA4"/>
    <w:rsid w:val="00A043AC"/>
    <w:rsid w:val="00A05339"/>
    <w:rsid w:val="00A06A98"/>
    <w:rsid w:val="00A108A3"/>
    <w:rsid w:val="00A10F8A"/>
    <w:rsid w:val="00A136FA"/>
    <w:rsid w:val="00A13738"/>
    <w:rsid w:val="00A13A24"/>
    <w:rsid w:val="00A14001"/>
    <w:rsid w:val="00A140F3"/>
    <w:rsid w:val="00A14353"/>
    <w:rsid w:val="00A14EC9"/>
    <w:rsid w:val="00A155EF"/>
    <w:rsid w:val="00A15E1B"/>
    <w:rsid w:val="00A1617F"/>
    <w:rsid w:val="00A16220"/>
    <w:rsid w:val="00A16221"/>
    <w:rsid w:val="00A16422"/>
    <w:rsid w:val="00A175F4"/>
    <w:rsid w:val="00A176F4"/>
    <w:rsid w:val="00A21843"/>
    <w:rsid w:val="00A21854"/>
    <w:rsid w:val="00A21B65"/>
    <w:rsid w:val="00A228C6"/>
    <w:rsid w:val="00A22B01"/>
    <w:rsid w:val="00A2303F"/>
    <w:rsid w:val="00A23086"/>
    <w:rsid w:val="00A230DD"/>
    <w:rsid w:val="00A23314"/>
    <w:rsid w:val="00A240E5"/>
    <w:rsid w:val="00A24C0B"/>
    <w:rsid w:val="00A24F59"/>
    <w:rsid w:val="00A25F7F"/>
    <w:rsid w:val="00A260A8"/>
    <w:rsid w:val="00A26575"/>
    <w:rsid w:val="00A277DB"/>
    <w:rsid w:val="00A30019"/>
    <w:rsid w:val="00A302A2"/>
    <w:rsid w:val="00A30900"/>
    <w:rsid w:val="00A30F79"/>
    <w:rsid w:val="00A31C04"/>
    <w:rsid w:val="00A31ED4"/>
    <w:rsid w:val="00A322C9"/>
    <w:rsid w:val="00A335DE"/>
    <w:rsid w:val="00A34CC6"/>
    <w:rsid w:val="00A34D76"/>
    <w:rsid w:val="00A34F74"/>
    <w:rsid w:val="00A35122"/>
    <w:rsid w:val="00A35CDB"/>
    <w:rsid w:val="00A35FBB"/>
    <w:rsid w:val="00A35FDB"/>
    <w:rsid w:val="00A36B50"/>
    <w:rsid w:val="00A3700D"/>
    <w:rsid w:val="00A37327"/>
    <w:rsid w:val="00A37BD7"/>
    <w:rsid w:val="00A409BE"/>
    <w:rsid w:val="00A40E74"/>
    <w:rsid w:val="00A410F5"/>
    <w:rsid w:val="00A41798"/>
    <w:rsid w:val="00A421DB"/>
    <w:rsid w:val="00A426F0"/>
    <w:rsid w:val="00A4323E"/>
    <w:rsid w:val="00A43C75"/>
    <w:rsid w:val="00A4523F"/>
    <w:rsid w:val="00A45C80"/>
    <w:rsid w:val="00A46115"/>
    <w:rsid w:val="00A46B60"/>
    <w:rsid w:val="00A46E62"/>
    <w:rsid w:val="00A4707D"/>
    <w:rsid w:val="00A47782"/>
    <w:rsid w:val="00A477F0"/>
    <w:rsid w:val="00A478F3"/>
    <w:rsid w:val="00A50EC9"/>
    <w:rsid w:val="00A50F0B"/>
    <w:rsid w:val="00A5127D"/>
    <w:rsid w:val="00A51624"/>
    <w:rsid w:val="00A51724"/>
    <w:rsid w:val="00A5198E"/>
    <w:rsid w:val="00A5222E"/>
    <w:rsid w:val="00A525B2"/>
    <w:rsid w:val="00A52BFD"/>
    <w:rsid w:val="00A5349F"/>
    <w:rsid w:val="00A5367D"/>
    <w:rsid w:val="00A542C8"/>
    <w:rsid w:val="00A550C4"/>
    <w:rsid w:val="00A55F22"/>
    <w:rsid w:val="00A561A3"/>
    <w:rsid w:val="00A56262"/>
    <w:rsid w:val="00A5674F"/>
    <w:rsid w:val="00A576BC"/>
    <w:rsid w:val="00A57E4A"/>
    <w:rsid w:val="00A60E40"/>
    <w:rsid w:val="00A6126F"/>
    <w:rsid w:val="00A612EB"/>
    <w:rsid w:val="00A61C7A"/>
    <w:rsid w:val="00A62B0B"/>
    <w:rsid w:val="00A62E4A"/>
    <w:rsid w:val="00A630BF"/>
    <w:rsid w:val="00A634B2"/>
    <w:rsid w:val="00A63E5B"/>
    <w:rsid w:val="00A64169"/>
    <w:rsid w:val="00A6492E"/>
    <w:rsid w:val="00A64F96"/>
    <w:rsid w:val="00A65EDA"/>
    <w:rsid w:val="00A669B6"/>
    <w:rsid w:val="00A67019"/>
    <w:rsid w:val="00A673F4"/>
    <w:rsid w:val="00A6750D"/>
    <w:rsid w:val="00A7025A"/>
    <w:rsid w:val="00A70584"/>
    <w:rsid w:val="00A70D39"/>
    <w:rsid w:val="00A70EF3"/>
    <w:rsid w:val="00A70F55"/>
    <w:rsid w:val="00A7102F"/>
    <w:rsid w:val="00A7239B"/>
    <w:rsid w:val="00A72912"/>
    <w:rsid w:val="00A72A38"/>
    <w:rsid w:val="00A72A63"/>
    <w:rsid w:val="00A7336C"/>
    <w:rsid w:val="00A73BD9"/>
    <w:rsid w:val="00A74CE9"/>
    <w:rsid w:val="00A74FC1"/>
    <w:rsid w:val="00A75FA4"/>
    <w:rsid w:val="00A76C00"/>
    <w:rsid w:val="00A77002"/>
    <w:rsid w:val="00A7711E"/>
    <w:rsid w:val="00A77494"/>
    <w:rsid w:val="00A7794A"/>
    <w:rsid w:val="00A77DA7"/>
    <w:rsid w:val="00A80043"/>
    <w:rsid w:val="00A80E38"/>
    <w:rsid w:val="00A81010"/>
    <w:rsid w:val="00A8149E"/>
    <w:rsid w:val="00A81975"/>
    <w:rsid w:val="00A81A4D"/>
    <w:rsid w:val="00A81B9D"/>
    <w:rsid w:val="00A81CE2"/>
    <w:rsid w:val="00A81D28"/>
    <w:rsid w:val="00A81DF8"/>
    <w:rsid w:val="00A8211A"/>
    <w:rsid w:val="00A82249"/>
    <w:rsid w:val="00A834CB"/>
    <w:rsid w:val="00A83946"/>
    <w:rsid w:val="00A83A82"/>
    <w:rsid w:val="00A84AFA"/>
    <w:rsid w:val="00A85452"/>
    <w:rsid w:val="00A85577"/>
    <w:rsid w:val="00A8561C"/>
    <w:rsid w:val="00A85714"/>
    <w:rsid w:val="00A85F3E"/>
    <w:rsid w:val="00A85F72"/>
    <w:rsid w:val="00A86FA8"/>
    <w:rsid w:val="00A8706C"/>
    <w:rsid w:val="00A87A40"/>
    <w:rsid w:val="00A87FC5"/>
    <w:rsid w:val="00A90E8C"/>
    <w:rsid w:val="00A924AA"/>
    <w:rsid w:val="00A926B1"/>
    <w:rsid w:val="00A937D9"/>
    <w:rsid w:val="00A93E9A"/>
    <w:rsid w:val="00A94703"/>
    <w:rsid w:val="00A949F0"/>
    <w:rsid w:val="00A94B23"/>
    <w:rsid w:val="00A950F5"/>
    <w:rsid w:val="00A95272"/>
    <w:rsid w:val="00A9557E"/>
    <w:rsid w:val="00A95B49"/>
    <w:rsid w:val="00A961C9"/>
    <w:rsid w:val="00A963A5"/>
    <w:rsid w:val="00A966CE"/>
    <w:rsid w:val="00A96832"/>
    <w:rsid w:val="00A96CBD"/>
    <w:rsid w:val="00A974B8"/>
    <w:rsid w:val="00A97CA0"/>
    <w:rsid w:val="00AA11FC"/>
    <w:rsid w:val="00AA1688"/>
    <w:rsid w:val="00AA297D"/>
    <w:rsid w:val="00AA337A"/>
    <w:rsid w:val="00AA4B00"/>
    <w:rsid w:val="00AA502C"/>
    <w:rsid w:val="00AA5112"/>
    <w:rsid w:val="00AA549C"/>
    <w:rsid w:val="00AA58D1"/>
    <w:rsid w:val="00AA62C2"/>
    <w:rsid w:val="00AA69F8"/>
    <w:rsid w:val="00AA70F3"/>
    <w:rsid w:val="00AB019A"/>
    <w:rsid w:val="00AB0854"/>
    <w:rsid w:val="00AB0AF8"/>
    <w:rsid w:val="00AB0D14"/>
    <w:rsid w:val="00AB2164"/>
    <w:rsid w:val="00AB2A77"/>
    <w:rsid w:val="00AB2CFE"/>
    <w:rsid w:val="00AB3058"/>
    <w:rsid w:val="00AB354C"/>
    <w:rsid w:val="00AB3721"/>
    <w:rsid w:val="00AB3CA4"/>
    <w:rsid w:val="00AB4048"/>
    <w:rsid w:val="00AB43B7"/>
    <w:rsid w:val="00AB47A9"/>
    <w:rsid w:val="00AB4D20"/>
    <w:rsid w:val="00AB50FD"/>
    <w:rsid w:val="00AB56C3"/>
    <w:rsid w:val="00AB5707"/>
    <w:rsid w:val="00AB5F31"/>
    <w:rsid w:val="00AB5FB2"/>
    <w:rsid w:val="00AB63D0"/>
    <w:rsid w:val="00AB7603"/>
    <w:rsid w:val="00AB771F"/>
    <w:rsid w:val="00AB7982"/>
    <w:rsid w:val="00AC091D"/>
    <w:rsid w:val="00AC0E00"/>
    <w:rsid w:val="00AC1181"/>
    <w:rsid w:val="00AC11D2"/>
    <w:rsid w:val="00AC13BA"/>
    <w:rsid w:val="00AC154C"/>
    <w:rsid w:val="00AC1D60"/>
    <w:rsid w:val="00AC1EB4"/>
    <w:rsid w:val="00AC1ED4"/>
    <w:rsid w:val="00AC3E18"/>
    <w:rsid w:val="00AC44E7"/>
    <w:rsid w:val="00AC47E3"/>
    <w:rsid w:val="00AC4AA3"/>
    <w:rsid w:val="00AC4F84"/>
    <w:rsid w:val="00AC6B51"/>
    <w:rsid w:val="00AC6E7A"/>
    <w:rsid w:val="00AC6EEC"/>
    <w:rsid w:val="00AC720F"/>
    <w:rsid w:val="00AD1458"/>
    <w:rsid w:val="00AD186B"/>
    <w:rsid w:val="00AD1BF1"/>
    <w:rsid w:val="00AD2A44"/>
    <w:rsid w:val="00AD3199"/>
    <w:rsid w:val="00AD3E53"/>
    <w:rsid w:val="00AD44BA"/>
    <w:rsid w:val="00AD45EC"/>
    <w:rsid w:val="00AD6A74"/>
    <w:rsid w:val="00AD6D4F"/>
    <w:rsid w:val="00AD6D91"/>
    <w:rsid w:val="00AD7796"/>
    <w:rsid w:val="00AD7FB1"/>
    <w:rsid w:val="00AE002B"/>
    <w:rsid w:val="00AE0250"/>
    <w:rsid w:val="00AE1446"/>
    <w:rsid w:val="00AE1AE1"/>
    <w:rsid w:val="00AE1E2F"/>
    <w:rsid w:val="00AE2065"/>
    <w:rsid w:val="00AE5063"/>
    <w:rsid w:val="00AE5435"/>
    <w:rsid w:val="00AE5647"/>
    <w:rsid w:val="00AE5DC5"/>
    <w:rsid w:val="00AE6043"/>
    <w:rsid w:val="00AE6065"/>
    <w:rsid w:val="00AE6E32"/>
    <w:rsid w:val="00AE7DB8"/>
    <w:rsid w:val="00AF0C02"/>
    <w:rsid w:val="00AF11B4"/>
    <w:rsid w:val="00AF1537"/>
    <w:rsid w:val="00AF1DCA"/>
    <w:rsid w:val="00AF1F59"/>
    <w:rsid w:val="00AF221D"/>
    <w:rsid w:val="00AF253A"/>
    <w:rsid w:val="00AF3589"/>
    <w:rsid w:val="00AF367D"/>
    <w:rsid w:val="00AF38DA"/>
    <w:rsid w:val="00AF4410"/>
    <w:rsid w:val="00AF45F5"/>
    <w:rsid w:val="00AF50C3"/>
    <w:rsid w:val="00AF55AA"/>
    <w:rsid w:val="00AF648C"/>
    <w:rsid w:val="00AF6BEB"/>
    <w:rsid w:val="00AF7511"/>
    <w:rsid w:val="00AF7560"/>
    <w:rsid w:val="00AF7F2F"/>
    <w:rsid w:val="00B005B7"/>
    <w:rsid w:val="00B00F0E"/>
    <w:rsid w:val="00B01198"/>
    <w:rsid w:val="00B01588"/>
    <w:rsid w:val="00B016A9"/>
    <w:rsid w:val="00B01AF7"/>
    <w:rsid w:val="00B026B4"/>
    <w:rsid w:val="00B02858"/>
    <w:rsid w:val="00B02A06"/>
    <w:rsid w:val="00B02A59"/>
    <w:rsid w:val="00B03138"/>
    <w:rsid w:val="00B03407"/>
    <w:rsid w:val="00B0395E"/>
    <w:rsid w:val="00B03965"/>
    <w:rsid w:val="00B03E8B"/>
    <w:rsid w:val="00B04404"/>
    <w:rsid w:val="00B051DB"/>
    <w:rsid w:val="00B053D8"/>
    <w:rsid w:val="00B05556"/>
    <w:rsid w:val="00B05C21"/>
    <w:rsid w:val="00B06122"/>
    <w:rsid w:val="00B06301"/>
    <w:rsid w:val="00B066E9"/>
    <w:rsid w:val="00B0694A"/>
    <w:rsid w:val="00B074EF"/>
    <w:rsid w:val="00B07A0B"/>
    <w:rsid w:val="00B10C3C"/>
    <w:rsid w:val="00B11394"/>
    <w:rsid w:val="00B11899"/>
    <w:rsid w:val="00B127E6"/>
    <w:rsid w:val="00B12DB7"/>
    <w:rsid w:val="00B1305B"/>
    <w:rsid w:val="00B13494"/>
    <w:rsid w:val="00B1377D"/>
    <w:rsid w:val="00B138EB"/>
    <w:rsid w:val="00B1466C"/>
    <w:rsid w:val="00B153B1"/>
    <w:rsid w:val="00B15AE5"/>
    <w:rsid w:val="00B161CD"/>
    <w:rsid w:val="00B164D9"/>
    <w:rsid w:val="00B17339"/>
    <w:rsid w:val="00B174F8"/>
    <w:rsid w:val="00B17C3A"/>
    <w:rsid w:val="00B20CFC"/>
    <w:rsid w:val="00B20FBE"/>
    <w:rsid w:val="00B21967"/>
    <w:rsid w:val="00B225FD"/>
    <w:rsid w:val="00B2309C"/>
    <w:rsid w:val="00B238D8"/>
    <w:rsid w:val="00B23949"/>
    <w:rsid w:val="00B23BBA"/>
    <w:rsid w:val="00B23D04"/>
    <w:rsid w:val="00B24297"/>
    <w:rsid w:val="00B24812"/>
    <w:rsid w:val="00B255A0"/>
    <w:rsid w:val="00B2585A"/>
    <w:rsid w:val="00B25ABE"/>
    <w:rsid w:val="00B260F8"/>
    <w:rsid w:val="00B2670C"/>
    <w:rsid w:val="00B2691A"/>
    <w:rsid w:val="00B26ACA"/>
    <w:rsid w:val="00B26DA4"/>
    <w:rsid w:val="00B271AE"/>
    <w:rsid w:val="00B2723B"/>
    <w:rsid w:val="00B276B9"/>
    <w:rsid w:val="00B27989"/>
    <w:rsid w:val="00B27B0C"/>
    <w:rsid w:val="00B27B3F"/>
    <w:rsid w:val="00B30B22"/>
    <w:rsid w:val="00B30B36"/>
    <w:rsid w:val="00B311AC"/>
    <w:rsid w:val="00B312E0"/>
    <w:rsid w:val="00B31310"/>
    <w:rsid w:val="00B319DB"/>
    <w:rsid w:val="00B31BFE"/>
    <w:rsid w:val="00B327F6"/>
    <w:rsid w:val="00B32C0A"/>
    <w:rsid w:val="00B335FA"/>
    <w:rsid w:val="00B3413B"/>
    <w:rsid w:val="00B34280"/>
    <w:rsid w:val="00B345B8"/>
    <w:rsid w:val="00B35B5D"/>
    <w:rsid w:val="00B35B6E"/>
    <w:rsid w:val="00B35C67"/>
    <w:rsid w:val="00B35E8C"/>
    <w:rsid w:val="00B36E16"/>
    <w:rsid w:val="00B37788"/>
    <w:rsid w:val="00B37CB7"/>
    <w:rsid w:val="00B40677"/>
    <w:rsid w:val="00B4070C"/>
    <w:rsid w:val="00B40858"/>
    <w:rsid w:val="00B40A34"/>
    <w:rsid w:val="00B40C7B"/>
    <w:rsid w:val="00B412BB"/>
    <w:rsid w:val="00B42419"/>
    <w:rsid w:val="00B42A4B"/>
    <w:rsid w:val="00B43192"/>
    <w:rsid w:val="00B43ABD"/>
    <w:rsid w:val="00B43FCF"/>
    <w:rsid w:val="00B44055"/>
    <w:rsid w:val="00B44185"/>
    <w:rsid w:val="00B44B65"/>
    <w:rsid w:val="00B44CE7"/>
    <w:rsid w:val="00B44DF0"/>
    <w:rsid w:val="00B4528E"/>
    <w:rsid w:val="00B45303"/>
    <w:rsid w:val="00B45A23"/>
    <w:rsid w:val="00B463FB"/>
    <w:rsid w:val="00B466D5"/>
    <w:rsid w:val="00B4687A"/>
    <w:rsid w:val="00B46E00"/>
    <w:rsid w:val="00B46FD0"/>
    <w:rsid w:val="00B4710D"/>
    <w:rsid w:val="00B47171"/>
    <w:rsid w:val="00B474DF"/>
    <w:rsid w:val="00B47503"/>
    <w:rsid w:val="00B476DF"/>
    <w:rsid w:val="00B5036F"/>
    <w:rsid w:val="00B50635"/>
    <w:rsid w:val="00B509AE"/>
    <w:rsid w:val="00B50BB3"/>
    <w:rsid w:val="00B517A8"/>
    <w:rsid w:val="00B526DE"/>
    <w:rsid w:val="00B532FE"/>
    <w:rsid w:val="00B53499"/>
    <w:rsid w:val="00B5366D"/>
    <w:rsid w:val="00B539FE"/>
    <w:rsid w:val="00B55E67"/>
    <w:rsid w:val="00B56298"/>
    <w:rsid w:val="00B563B6"/>
    <w:rsid w:val="00B56C44"/>
    <w:rsid w:val="00B5761E"/>
    <w:rsid w:val="00B579D8"/>
    <w:rsid w:val="00B57DC3"/>
    <w:rsid w:val="00B57F91"/>
    <w:rsid w:val="00B602B2"/>
    <w:rsid w:val="00B6058A"/>
    <w:rsid w:val="00B6102B"/>
    <w:rsid w:val="00B61093"/>
    <w:rsid w:val="00B61E5A"/>
    <w:rsid w:val="00B63128"/>
    <w:rsid w:val="00B63C59"/>
    <w:rsid w:val="00B641FE"/>
    <w:rsid w:val="00B64A0E"/>
    <w:rsid w:val="00B64CBB"/>
    <w:rsid w:val="00B65326"/>
    <w:rsid w:val="00B65AA0"/>
    <w:rsid w:val="00B65B21"/>
    <w:rsid w:val="00B65ECA"/>
    <w:rsid w:val="00B6609B"/>
    <w:rsid w:val="00B6729B"/>
    <w:rsid w:val="00B672B1"/>
    <w:rsid w:val="00B70049"/>
    <w:rsid w:val="00B7043E"/>
    <w:rsid w:val="00B7098D"/>
    <w:rsid w:val="00B70C84"/>
    <w:rsid w:val="00B713D0"/>
    <w:rsid w:val="00B71E77"/>
    <w:rsid w:val="00B720E1"/>
    <w:rsid w:val="00B72163"/>
    <w:rsid w:val="00B722F5"/>
    <w:rsid w:val="00B724F4"/>
    <w:rsid w:val="00B72701"/>
    <w:rsid w:val="00B72DC8"/>
    <w:rsid w:val="00B72F85"/>
    <w:rsid w:val="00B737D0"/>
    <w:rsid w:val="00B7380C"/>
    <w:rsid w:val="00B745E8"/>
    <w:rsid w:val="00B74B47"/>
    <w:rsid w:val="00B74F8A"/>
    <w:rsid w:val="00B7511E"/>
    <w:rsid w:val="00B75460"/>
    <w:rsid w:val="00B758B0"/>
    <w:rsid w:val="00B75B87"/>
    <w:rsid w:val="00B75CFA"/>
    <w:rsid w:val="00B7609C"/>
    <w:rsid w:val="00B7629F"/>
    <w:rsid w:val="00B765AF"/>
    <w:rsid w:val="00B76D69"/>
    <w:rsid w:val="00B77A0B"/>
    <w:rsid w:val="00B77C7A"/>
    <w:rsid w:val="00B80235"/>
    <w:rsid w:val="00B80267"/>
    <w:rsid w:val="00B803B4"/>
    <w:rsid w:val="00B804F5"/>
    <w:rsid w:val="00B807DA"/>
    <w:rsid w:val="00B80931"/>
    <w:rsid w:val="00B81174"/>
    <w:rsid w:val="00B8152A"/>
    <w:rsid w:val="00B815B0"/>
    <w:rsid w:val="00B81B21"/>
    <w:rsid w:val="00B81FB7"/>
    <w:rsid w:val="00B821EE"/>
    <w:rsid w:val="00B8280E"/>
    <w:rsid w:val="00B82AA8"/>
    <w:rsid w:val="00B8334A"/>
    <w:rsid w:val="00B835BC"/>
    <w:rsid w:val="00B83C13"/>
    <w:rsid w:val="00B84081"/>
    <w:rsid w:val="00B8538F"/>
    <w:rsid w:val="00B854AC"/>
    <w:rsid w:val="00B86049"/>
    <w:rsid w:val="00B8618B"/>
    <w:rsid w:val="00B862DA"/>
    <w:rsid w:val="00B866DE"/>
    <w:rsid w:val="00B86A9E"/>
    <w:rsid w:val="00B870AA"/>
    <w:rsid w:val="00B87703"/>
    <w:rsid w:val="00B87B13"/>
    <w:rsid w:val="00B901B3"/>
    <w:rsid w:val="00B902DF"/>
    <w:rsid w:val="00B9082C"/>
    <w:rsid w:val="00B9099E"/>
    <w:rsid w:val="00B916BB"/>
    <w:rsid w:val="00B92322"/>
    <w:rsid w:val="00B9292D"/>
    <w:rsid w:val="00B92C91"/>
    <w:rsid w:val="00B92FB8"/>
    <w:rsid w:val="00B93784"/>
    <w:rsid w:val="00B93A81"/>
    <w:rsid w:val="00B93EE8"/>
    <w:rsid w:val="00B94318"/>
    <w:rsid w:val="00B94382"/>
    <w:rsid w:val="00B948FC"/>
    <w:rsid w:val="00B954F9"/>
    <w:rsid w:val="00B95C0C"/>
    <w:rsid w:val="00B95D92"/>
    <w:rsid w:val="00B96EE6"/>
    <w:rsid w:val="00B97B84"/>
    <w:rsid w:val="00BA041A"/>
    <w:rsid w:val="00BA0557"/>
    <w:rsid w:val="00BA0BBF"/>
    <w:rsid w:val="00BA178D"/>
    <w:rsid w:val="00BA1B01"/>
    <w:rsid w:val="00BA1C12"/>
    <w:rsid w:val="00BA24DB"/>
    <w:rsid w:val="00BA325A"/>
    <w:rsid w:val="00BA339D"/>
    <w:rsid w:val="00BA3434"/>
    <w:rsid w:val="00BA34F4"/>
    <w:rsid w:val="00BA4897"/>
    <w:rsid w:val="00BA4DC9"/>
    <w:rsid w:val="00BA4F26"/>
    <w:rsid w:val="00BA543E"/>
    <w:rsid w:val="00BA5C4B"/>
    <w:rsid w:val="00BA5DAD"/>
    <w:rsid w:val="00BA5EBE"/>
    <w:rsid w:val="00BA60B5"/>
    <w:rsid w:val="00BA6579"/>
    <w:rsid w:val="00BA6E77"/>
    <w:rsid w:val="00BA7397"/>
    <w:rsid w:val="00BB148D"/>
    <w:rsid w:val="00BB1E09"/>
    <w:rsid w:val="00BB26F7"/>
    <w:rsid w:val="00BB27C6"/>
    <w:rsid w:val="00BB297D"/>
    <w:rsid w:val="00BB2A24"/>
    <w:rsid w:val="00BB2B01"/>
    <w:rsid w:val="00BB3F98"/>
    <w:rsid w:val="00BB4611"/>
    <w:rsid w:val="00BB5399"/>
    <w:rsid w:val="00BB55F5"/>
    <w:rsid w:val="00BB5659"/>
    <w:rsid w:val="00BB5AEB"/>
    <w:rsid w:val="00BB6248"/>
    <w:rsid w:val="00BB68F7"/>
    <w:rsid w:val="00BB7F04"/>
    <w:rsid w:val="00BC0317"/>
    <w:rsid w:val="00BC054B"/>
    <w:rsid w:val="00BC0854"/>
    <w:rsid w:val="00BC10FD"/>
    <w:rsid w:val="00BC15A0"/>
    <w:rsid w:val="00BC39A6"/>
    <w:rsid w:val="00BC3B05"/>
    <w:rsid w:val="00BC4059"/>
    <w:rsid w:val="00BC44AA"/>
    <w:rsid w:val="00BC4FEC"/>
    <w:rsid w:val="00BC5074"/>
    <w:rsid w:val="00BC6375"/>
    <w:rsid w:val="00BC6897"/>
    <w:rsid w:val="00BC6C0E"/>
    <w:rsid w:val="00BC7299"/>
    <w:rsid w:val="00BC7635"/>
    <w:rsid w:val="00BC798D"/>
    <w:rsid w:val="00BC7A6A"/>
    <w:rsid w:val="00BC7F24"/>
    <w:rsid w:val="00BC7FBB"/>
    <w:rsid w:val="00BD053F"/>
    <w:rsid w:val="00BD069E"/>
    <w:rsid w:val="00BD07E6"/>
    <w:rsid w:val="00BD090C"/>
    <w:rsid w:val="00BD0CEF"/>
    <w:rsid w:val="00BD1280"/>
    <w:rsid w:val="00BD176A"/>
    <w:rsid w:val="00BD1BAD"/>
    <w:rsid w:val="00BD1E9C"/>
    <w:rsid w:val="00BD2A9F"/>
    <w:rsid w:val="00BD3452"/>
    <w:rsid w:val="00BD36F0"/>
    <w:rsid w:val="00BD395E"/>
    <w:rsid w:val="00BD4A4C"/>
    <w:rsid w:val="00BD4AD7"/>
    <w:rsid w:val="00BD51AB"/>
    <w:rsid w:val="00BD5994"/>
    <w:rsid w:val="00BD5B02"/>
    <w:rsid w:val="00BD64E8"/>
    <w:rsid w:val="00BD6716"/>
    <w:rsid w:val="00BD6CA4"/>
    <w:rsid w:val="00BD6CCF"/>
    <w:rsid w:val="00BD7FD3"/>
    <w:rsid w:val="00BE007C"/>
    <w:rsid w:val="00BE1155"/>
    <w:rsid w:val="00BE1724"/>
    <w:rsid w:val="00BE1848"/>
    <w:rsid w:val="00BE1C6B"/>
    <w:rsid w:val="00BE1F8A"/>
    <w:rsid w:val="00BE24FB"/>
    <w:rsid w:val="00BE250E"/>
    <w:rsid w:val="00BE3060"/>
    <w:rsid w:val="00BE36DC"/>
    <w:rsid w:val="00BE3763"/>
    <w:rsid w:val="00BE3CC9"/>
    <w:rsid w:val="00BE467C"/>
    <w:rsid w:val="00BE4B63"/>
    <w:rsid w:val="00BE4EB4"/>
    <w:rsid w:val="00BE5461"/>
    <w:rsid w:val="00BE5929"/>
    <w:rsid w:val="00BE5964"/>
    <w:rsid w:val="00BE6794"/>
    <w:rsid w:val="00BE6EBF"/>
    <w:rsid w:val="00BE741C"/>
    <w:rsid w:val="00BE79A1"/>
    <w:rsid w:val="00BE7E6E"/>
    <w:rsid w:val="00BF087E"/>
    <w:rsid w:val="00BF1374"/>
    <w:rsid w:val="00BF2A3F"/>
    <w:rsid w:val="00BF3ABA"/>
    <w:rsid w:val="00BF3E1D"/>
    <w:rsid w:val="00BF402A"/>
    <w:rsid w:val="00BF46B2"/>
    <w:rsid w:val="00BF4C04"/>
    <w:rsid w:val="00BF511A"/>
    <w:rsid w:val="00BF5539"/>
    <w:rsid w:val="00BF56B5"/>
    <w:rsid w:val="00BF5908"/>
    <w:rsid w:val="00BF6563"/>
    <w:rsid w:val="00BF6B97"/>
    <w:rsid w:val="00BF6FA6"/>
    <w:rsid w:val="00BF71CA"/>
    <w:rsid w:val="00BF787C"/>
    <w:rsid w:val="00BF7B9C"/>
    <w:rsid w:val="00C003B1"/>
    <w:rsid w:val="00C00941"/>
    <w:rsid w:val="00C00B24"/>
    <w:rsid w:val="00C00B5E"/>
    <w:rsid w:val="00C01139"/>
    <w:rsid w:val="00C0120E"/>
    <w:rsid w:val="00C01A00"/>
    <w:rsid w:val="00C03487"/>
    <w:rsid w:val="00C03C93"/>
    <w:rsid w:val="00C03E97"/>
    <w:rsid w:val="00C04579"/>
    <w:rsid w:val="00C04F0C"/>
    <w:rsid w:val="00C0585C"/>
    <w:rsid w:val="00C05998"/>
    <w:rsid w:val="00C05AD9"/>
    <w:rsid w:val="00C05DC4"/>
    <w:rsid w:val="00C06058"/>
    <w:rsid w:val="00C0622F"/>
    <w:rsid w:val="00C064C0"/>
    <w:rsid w:val="00C1012B"/>
    <w:rsid w:val="00C110D1"/>
    <w:rsid w:val="00C1139F"/>
    <w:rsid w:val="00C113BB"/>
    <w:rsid w:val="00C11BCC"/>
    <w:rsid w:val="00C12E6D"/>
    <w:rsid w:val="00C13DC7"/>
    <w:rsid w:val="00C144F7"/>
    <w:rsid w:val="00C154CF"/>
    <w:rsid w:val="00C15E10"/>
    <w:rsid w:val="00C15E2A"/>
    <w:rsid w:val="00C163E6"/>
    <w:rsid w:val="00C164F1"/>
    <w:rsid w:val="00C1658A"/>
    <w:rsid w:val="00C16BA7"/>
    <w:rsid w:val="00C174A0"/>
    <w:rsid w:val="00C176CE"/>
    <w:rsid w:val="00C1775E"/>
    <w:rsid w:val="00C178B8"/>
    <w:rsid w:val="00C20745"/>
    <w:rsid w:val="00C218AA"/>
    <w:rsid w:val="00C218D0"/>
    <w:rsid w:val="00C220CC"/>
    <w:rsid w:val="00C221A0"/>
    <w:rsid w:val="00C23273"/>
    <w:rsid w:val="00C232CD"/>
    <w:rsid w:val="00C238D2"/>
    <w:rsid w:val="00C23B42"/>
    <w:rsid w:val="00C23E3E"/>
    <w:rsid w:val="00C247AE"/>
    <w:rsid w:val="00C249BD"/>
    <w:rsid w:val="00C249DC"/>
    <w:rsid w:val="00C24FD5"/>
    <w:rsid w:val="00C26148"/>
    <w:rsid w:val="00C26291"/>
    <w:rsid w:val="00C268AD"/>
    <w:rsid w:val="00C26BB3"/>
    <w:rsid w:val="00C26F3E"/>
    <w:rsid w:val="00C27053"/>
    <w:rsid w:val="00C274D3"/>
    <w:rsid w:val="00C276A8"/>
    <w:rsid w:val="00C277A5"/>
    <w:rsid w:val="00C27DB7"/>
    <w:rsid w:val="00C3000B"/>
    <w:rsid w:val="00C30349"/>
    <w:rsid w:val="00C303EB"/>
    <w:rsid w:val="00C30425"/>
    <w:rsid w:val="00C304F3"/>
    <w:rsid w:val="00C305D0"/>
    <w:rsid w:val="00C30AC9"/>
    <w:rsid w:val="00C3117C"/>
    <w:rsid w:val="00C31206"/>
    <w:rsid w:val="00C31AEF"/>
    <w:rsid w:val="00C32544"/>
    <w:rsid w:val="00C3265E"/>
    <w:rsid w:val="00C32B60"/>
    <w:rsid w:val="00C33661"/>
    <w:rsid w:val="00C33757"/>
    <w:rsid w:val="00C33B08"/>
    <w:rsid w:val="00C34FDD"/>
    <w:rsid w:val="00C353D7"/>
    <w:rsid w:val="00C36177"/>
    <w:rsid w:val="00C3670E"/>
    <w:rsid w:val="00C36FA8"/>
    <w:rsid w:val="00C37100"/>
    <w:rsid w:val="00C4059B"/>
    <w:rsid w:val="00C407FB"/>
    <w:rsid w:val="00C40982"/>
    <w:rsid w:val="00C40BD3"/>
    <w:rsid w:val="00C40FF0"/>
    <w:rsid w:val="00C41A1A"/>
    <w:rsid w:val="00C41C53"/>
    <w:rsid w:val="00C4202C"/>
    <w:rsid w:val="00C422F5"/>
    <w:rsid w:val="00C4238B"/>
    <w:rsid w:val="00C427D5"/>
    <w:rsid w:val="00C4296C"/>
    <w:rsid w:val="00C43165"/>
    <w:rsid w:val="00C432AE"/>
    <w:rsid w:val="00C43A21"/>
    <w:rsid w:val="00C44339"/>
    <w:rsid w:val="00C4454A"/>
    <w:rsid w:val="00C44EC5"/>
    <w:rsid w:val="00C465E4"/>
    <w:rsid w:val="00C476A5"/>
    <w:rsid w:val="00C47C9D"/>
    <w:rsid w:val="00C47D9E"/>
    <w:rsid w:val="00C50125"/>
    <w:rsid w:val="00C50561"/>
    <w:rsid w:val="00C507C8"/>
    <w:rsid w:val="00C50B2D"/>
    <w:rsid w:val="00C51067"/>
    <w:rsid w:val="00C510CB"/>
    <w:rsid w:val="00C51910"/>
    <w:rsid w:val="00C5191F"/>
    <w:rsid w:val="00C51BFC"/>
    <w:rsid w:val="00C5244B"/>
    <w:rsid w:val="00C5244D"/>
    <w:rsid w:val="00C52912"/>
    <w:rsid w:val="00C52D6D"/>
    <w:rsid w:val="00C5319C"/>
    <w:rsid w:val="00C53658"/>
    <w:rsid w:val="00C53CCE"/>
    <w:rsid w:val="00C543B5"/>
    <w:rsid w:val="00C54DE5"/>
    <w:rsid w:val="00C5566C"/>
    <w:rsid w:val="00C55EE4"/>
    <w:rsid w:val="00C561F5"/>
    <w:rsid w:val="00C56B6B"/>
    <w:rsid w:val="00C56B9B"/>
    <w:rsid w:val="00C57241"/>
    <w:rsid w:val="00C57A51"/>
    <w:rsid w:val="00C57FC9"/>
    <w:rsid w:val="00C60779"/>
    <w:rsid w:val="00C607CF"/>
    <w:rsid w:val="00C60869"/>
    <w:rsid w:val="00C6093C"/>
    <w:rsid w:val="00C60961"/>
    <w:rsid w:val="00C6123E"/>
    <w:rsid w:val="00C622F8"/>
    <w:rsid w:val="00C62554"/>
    <w:rsid w:val="00C6259D"/>
    <w:rsid w:val="00C63596"/>
    <w:rsid w:val="00C63B6C"/>
    <w:rsid w:val="00C63EFE"/>
    <w:rsid w:val="00C6407A"/>
    <w:rsid w:val="00C6463D"/>
    <w:rsid w:val="00C64D48"/>
    <w:rsid w:val="00C653D3"/>
    <w:rsid w:val="00C65F57"/>
    <w:rsid w:val="00C702ED"/>
    <w:rsid w:val="00C70520"/>
    <w:rsid w:val="00C708ED"/>
    <w:rsid w:val="00C70AF2"/>
    <w:rsid w:val="00C70CDD"/>
    <w:rsid w:val="00C70EB4"/>
    <w:rsid w:val="00C71DB2"/>
    <w:rsid w:val="00C72BAF"/>
    <w:rsid w:val="00C730E3"/>
    <w:rsid w:val="00C7362E"/>
    <w:rsid w:val="00C738C6"/>
    <w:rsid w:val="00C73C42"/>
    <w:rsid w:val="00C744AF"/>
    <w:rsid w:val="00C7501A"/>
    <w:rsid w:val="00C7516D"/>
    <w:rsid w:val="00C7548E"/>
    <w:rsid w:val="00C75609"/>
    <w:rsid w:val="00C7580C"/>
    <w:rsid w:val="00C758C0"/>
    <w:rsid w:val="00C761A9"/>
    <w:rsid w:val="00C764B0"/>
    <w:rsid w:val="00C76AF3"/>
    <w:rsid w:val="00C76C70"/>
    <w:rsid w:val="00C80253"/>
    <w:rsid w:val="00C809AB"/>
    <w:rsid w:val="00C809DF"/>
    <w:rsid w:val="00C80E89"/>
    <w:rsid w:val="00C81AAC"/>
    <w:rsid w:val="00C81DA6"/>
    <w:rsid w:val="00C829FA"/>
    <w:rsid w:val="00C82ACA"/>
    <w:rsid w:val="00C830D1"/>
    <w:rsid w:val="00C8396A"/>
    <w:rsid w:val="00C8475D"/>
    <w:rsid w:val="00C8489A"/>
    <w:rsid w:val="00C85A87"/>
    <w:rsid w:val="00C86612"/>
    <w:rsid w:val="00C867A9"/>
    <w:rsid w:val="00C86BD0"/>
    <w:rsid w:val="00C8708A"/>
    <w:rsid w:val="00C8725B"/>
    <w:rsid w:val="00C9064A"/>
    <w:rsid w:val="00C91104"/>
    <w:rsid w:val="00C91B7E"/>
    <w:rsid w:val="00C932CD"/>
    <w:rsid w:val="00C9385F"/>
    <w:rsid w:val="00C93DB7"/>
    <w:rsid w:val="00C94615"/>
    <w:rsid w:val="00C96DCC"/>
    <w:rsid w:val="00C976D7"/>
    <w:rsid w:val="00CA0411"/>
    <w:rsid w:val="00CA1BA7"/>
    <w:rsid w:val="00CA1EBB"/>
    <w:rsid w:val="00CA2523"/>
    <w:rsid w:val="00CA25AD"/>
    <w:rsid w:val="00CA31E6"/>
    <w:rsid w:val="00CA4056"/>
    <w:rsid w:val="00CA41DF"/>
    <w:rsid w:val="00CA4638"/>
    <w:rsid w:val="00CA511F"/>
    <w:rsid w:val="00CA51EF"/>
    <w:rsid w:val="00CA6DEA"/>
    <w:rsid w:val="00CA79D5"/>
    <w:rsid w:val="00CB03C9"/>
    <w:rsid w:val="00CB08F8"/>
    <w:rsid w:val="00CB09AF"/>
    <w:rsid w:val="00CB0E36"/>
    <w:rsid w:val="00CB0FB5"/>
    <w:rsid w:val="00CB243E"/>
    <w:rsid w:val="00CB2F5E"/>
    <w:rsid w:val="00CB379F"/>
    <w:rsid w:val="00CB3A88"/>
    <w:rsid w:val="00CB46DD"/>
    <w:rsid w:val="00CB47AA"/>
    <w:rsid w:val="00CB47DF"/>
    <w:rsid w:val="00CB5EA2"/>
    <w:rsid w:val="00CB6A82"/>
    <w:rsid w:val="00CB6D5A"/>
    <w:rsid w:val="00CB70EB"/>
    <w:rsid w:val="00CB74A0"/>
    <w:rsid w:val="00CB7869"/>
    <w:rsid w:val="00CB7F19"/>
    <w:rsid w:val="00CC03A8"/>
    <w:rsid w:val="00CC0F45"/>
    <w:rsid w:val="00CC214D"/>
    <w:rsid w:val="00CC23F6"/>
    <w:rsid w:val="00CC25A9"/>
    <w:rsid w:val="00CC2692"/>
    <w:rsid w:val="00CC27BC"/>
    <w:rsid w:val="00CC2CB2"/>
    <w:rsid w:val="00CC2E72"/>
    <w:rsid w:val="00CC3AD8"/>
    <w:rsid w:val="00CC3B0E"/>
    <w:rsid w:val="00CC44A6"/>
    <w:rsid w:val="00CC4586"/>
    <w:rsid w:val="00CC49D6"/>
    <w:rsid w:val="00CC4E5A"/>
    <w:rsid w:val="00CC5C40"/>
    <w:rsid w:val="00CC5D40"/>
    <w:rsid w:val="00CC6056"/>
    <w:rsid w:val="00CC681F"/>
    <w:rsid w:val="00CC6840"/>
    <w:rsid w:val="00CC7037"/>
    <w:rsid w:val="00CC714C"/>
    <w:rsid w:val="00CC7155"/>
    <w:rsid w:val="00CC7618"/>
    <w:rsid w:val="00CC7B99"/>
    <w:rsid w:val="00CD0152"/>
    <w:rsid w:val="00CD02FE"/>
    <w:rsid w:val="00CD1097"/>
    <w:rsid w:val="00CD1126"/>
    <w:rsid w:val="00CD137E"/>
    <w:rsid w:val="00CD17EF"/>
    <w:rsid w:val="00CD1B41"/>
    <w:rsid w:val="00CD1F52"/>
    <w:rsid w:val="00CD1F7D"/>
    <w:rsid w:val="00CD211E"/>
    <w:rsid w:val="00CD245A"/>
    <w:rsid w:val="00CD2938"/>
    <w:rsid w:val="00CD2F56"/>
    <w:rsid w:val="00CD317E"/>
    <w:rsid w:val="00CD317F"/>
    <w:rsid w:val="00CD3663"/>
    <w:rsid w:val="00CD37DB"/>
    <w:rsid w:val="00CD4466"/>
    <w:rsid w:val="00CD4968"/>
    <w:rsid w:val="00CD49CA"/>
    <w:rsid w:val="00CD4B44"/>
    <w:rsid w:val="00CD506E"/>
    <w:rsid w:val="00CD50A9"/>
    <w:rsid w:val="00CD5170"/>
    <w:rsid w:val="00CD5487"/>
    <w:rsid w:val="00CD61D0"/>
    <w:rsid w:val="00CD669B"/>
    <w:rsid w:val="00CD68BB"/>
    <w:rsid w:val="00CD6F40"/>
    <w:rsid w:val="00CD74E2"/>
    <w:rsid w:val="00CD79A1"/>
    <w:rsid w:val="00CE040D"/>
    <w:rsid w:val="00CE04D8"/>
    <w:rsid w:val="00CE0B67"/>
    <w:rsid w:val="00CE0D5F"/>
    <w:rsid w:val="00CE11D4"/>
    <w:rsid w:val="00CE17B9"/>
    <w:rsid w:val="00CE22C3"/>
    <w:rsid w:val="00CE2805"/>
    <w:rsid w:val="00CE2D8F"/>
    <w:rsid w:val="00CE2F60"/>
    <w:rsid w:val="00CE3C9E"/>
    <w:rsid w:val="00CE3EBC"/>
    <w:rsid w:val="00CE3FD3"/>
    <w:rsid w:val="00CE4135"/>
    <w:rsid w:val="00CE4371"/>
    <w:rsid w:val="00CE4947"/>
    <w:rsid w:val="00CE5004"/>
    <w:rsid w:val="00CE57E1"/>
    <w:rsid w:val="00CE6580"/>
    <w:rsid w:val="00CE6703"/>
    <w:rsid w:val="00CE6F82"/>
    <w:rsid w:val="00CE7228"/>
    <w:rsid w:val="00CE7605"/>
    <w:rsid w:val="00CE7990"/>
    <w:rsid w:val="00CE7D3D"/>
    <w:rsid w:val="00CF094A"/>
    <w:rsid w:val="00CF0DBA"/>
    <w:rsid w:val="00CF0E23"/>
    <w:rsid w:val="00CF0FE9"/>
    <w:rsid w:val="00CF1303"/>
    <w:rsid w:val="00CF1704"/>
    <w:rsid w:val="00CF1E08"/>
    <w:rsid w:val="00CF1FE4"/>
    <w:rsid w:val="00CF211D"/>
    <w:rsid w:val="00CF281F"/>
    <w:rsid w:val="00CF308B"/>
    <w:rsid w:val="00CF32EE"/>
    <w:rsid w:val="00CF38E9"/>
    <w:rsid w:val="00CF3A55"/>
    <w:rsid w:val="00CF3AC6"/>
    <w:rsid w:val="00CF405D"/>
    <w:rsid w:val="00CF42DE"/>
    <w:rsid w:val="00CF4FFB"/>
    <w:rsid w:val="00CF521B"/>
    <w:rsid w:val="00CF565E"/>
    <w:rsid w:val="00CF5F01"/>
    <w:rsid w:val="00CF6AFC"/>
    <w:rsid w:val="00CF74BE"/>
    <w:rsid w:val="00CF7979"/>
    <w:rsid w:val="00CF7BD3"/>
    <w:rsid w:val="00D002BA"/>
    <w:rsid w:val="00D006B1"/>
    <w:rsid w:val="00D01D23"/>
    <w:rsid w:val="00D02CB4"/>
    <w:rsid w:val="00D02E38"/>
    <w:rsid w:val="00D03AC3"/>
    <w:rsid w:val="00D0418C"/>
    <w:rsid w:val="00D047BE"/>
    <w:rsid w:val="00D04881"/>
    <w:rsid w:val="00D04886"/>
    <w:rsid w:val="00D05A87"/>
    <w:rsid w:val="00D05FEF"/>
    <w:rsid w:val="00D06375"/>
    <w:rsid w:val="00D06749"/>
    <w:rsid w:val="00D07317"/>
    <w:rsid w:val="00D07748"/>
    <w:rsid w:val="00D07A9F"/>
    <w:rsid w:val="00D07C77"/>
    <w:rsid w:val="00D07EB0"/>
    <w:rsid w:val="00D1045A"/>
    <w:rsid w:val="00D105B5"/>
    <w:rsid w:val="00D10743"/>
    <w:rsid w:val="00D11397"/>
    <w:rsid w:val="00D113DE"/>
    <w:rsid w:val="00D1146E"/>
    <w:rsid w:val="00D11DEF"/>
    <w:rsid w:val="00D11E25"/>
    <w:rsid w:val="00D126BA"/>
    <w:rsid w:val="00D1350B"/>
    <w:rsid w:val="00D13583"/>
    <w:rsid w:val="00D137C2"/>
    <w:rsid w:val="00D13E49"/>
    <w:rsid w:val="00D14126"/>
    <w:rsid w:val="00D146DA"/>
    <w:rsid w:val="00D14FBA"/>
    <w:rsid w:val="00D15C17"/>
    <w:rsid w:val="00D1754D"/>
    <w:rsid w:val="00D20A24"/>
    <w:rsid w:val="00D20B13"/>
    <w:rsid w:val="00D20DA9"/>
    <w:rsid w:val="00D21097"/>
    <w:rsid w:val="00D21284"/>
    <w:rsid w:val="00D212CF"/>
    <w:rsid w:val="00D22053"/>
    <w:rsid w:val="00D22239"/>
    <w:rsid w:val="00D22AE3"/>
    <w:rsid w:val="00D231E2"/>
    <w:rsid w:val="00D234C4"/>
    <w:rsid w:val="00D23731"/>
    <w:rsid w:val="00D2373F"/>
    <w:rsid w:val="00D23A28"/>
    <w:rsid w:val="00D2424A"/>
    <w:rsid w:val="00D24532"/>
    <w:rsid w:val="00D25506"/>
    <w:rsid w:val="00D25719"/>
    <w:rsid w:val="00D261EF"/>
    <w:rsid w:val="00D27425"/>
    <w:rsid w:val="00D27AC1"/>
    <w:rsid w:val="00D300D8"/>
    <w:rsid w:val="00D309F0"/>
    <w:rsid w:val="00D30CC4"/>
    <w:rsid w:val="00D31855"/>
    <w:rsid w:val="00D3193E"/>
    <w:rsid w:val="00D32470"/>
    <w:rsid w:val="00D32E05"/>
    <w:rsid w:val="00D33247"/>
    <w:rsid w:val="00D33A4E"/>
    <w:rsid w:val="00D34BED"/>
    <w:rsid w:val="00D34F2B"/>
    <w:rsid w:val="00D35045"/>
    <w:rsid w:val="00D35743"/>
    <w:rsid w:val="00D3640A"/>
    <w:rsid w:val="00D370AA"/>
    <w:rsid w:val="00D370CF"/>
    <w:rsid w:val="00D371B5"/>
    <w:rsid w:val="00D40B6E"/>
    <w:rsid w:val="00D40D94"/>
    <w:rsid w:val="00D412E8"/>
    <w:rsid w:val="00D42B39"/>
    <w:rsid w:val="00D42FD1"/>
    <w:rsid w:val="00D430D3"/>
    <w:rsid w:val="00D43A78"/>
    <w:rsid w:val="00D446A3"/>
    <w:rsid w:val="00D44946"/>
    <w:rsid w:val="00D44D6B"/>
    <w:rsid w:val="00D45592"/>
    <w:rsid w:val="00D45F50"/>
    <w:rsid w:val="00D46243"/>
    <w:rsid w:val="00D46FAF"/>
    <w:rsid w:val="00D4731A"/>
    <w:rsid w:val="00D50A46"/>
    <w:rsid w:val="00D50D0C"/>
    <w:rsid w:val="00D51B2E"/>
    <w:rsid w:val="00D51CBC"/>
    <w:rsid w:val="00D51F49"/>
    <w:rsid w:val="00D52243"/>
    <w:rsid w:val="00D52B9E"/>
    <w:rsid w:val="00D53028"/>
    <w:rsid w:val="00D530DF"/>
    <w:rsid w:val="00D5434B"/>
    <w:rsid w:val="00D5477F"/>
    <w:rsid w:val="00D5500B"/>
    <w:rsid w:val="00D554EC"/>
    <w:rsid w:val="00D5651D"/>
    <w:rsid w:val="00D56D25"/>
    <w:rsid w:val="00D56F2C"/>
    <w:rsid w:val="00D57955"/>
    <w:rsid w:val="00D60494"/>
    <w:rsid w:val="00D605BB"/>
    <w:rsid w:val="00D6095E"/>
    <w:rsid w:val="00D60DD5"/>
    <w:rsid w:val="00D61478"/>
    <w:rsid w:val="00D61E9E"/>
    <w:rsid w:val="00D6250E"/>
    <w:rsid w:val="00D62946"/>
    <w:rsid w:val="00D63CE7"/>
    <w:rsid w:val="00D6464B"/>
    <w:rsid w:val="00D646D5"/>
    <w:rsid w:val="00D65944"/>
    <w:rsid w:val="00D65C7C"/>
    <w:rsid w:val="00D65DBE"/>
    <w:rsid w:val="00D65EBE"/>
    <w:rsid w:val="00D66084"/>
    <w:rsid w:val="00D6632A"/>
    <w:rsid w:val="00D66777"/>
    <w:rsid w:val="00D66BC9"/>
    <w:rsid w:val="00D66F86"/>
    <w:rsid w:val="00D670C4"/>
    <w:rsid w:val="00D67741"/>
    <w:rsid w:val="00D67B44"/>
    <w:rsid w:val="00D717B0"/>
    <w:rsid w:val="00D72905"/>
    <w:rsid w:val="00D73054"/>
    <w:rsid w:val="00D73277"/>
    <w:rsid w:val="00D73402"/>
    <w:rsid w:val="00D734E2"/>
    <w:rsid w:val="00D737D0"/>
    <w:rsid w:val="00D7389C"/>
    <w:rsid w:val="00D73C13"/>
    <w:rsid w:val="00D73F33"/>
    <w:rsid w:val="00D74798"/>
    <w:rsid w:val="00D74D2D"/>
    <w:rsid w:val="00D75C96"/>
    <w:rsid w:val="00D7608B"/>
    <w:rsid w:val="00D804C1"/>
    <w:rsid w:val="00D808F5"/>
    <w:rsid w:val="00D81537"/>
    <w:rsid w:val="00D8187F"/>
    <w:rsid w:val="00D82490"/>
    <w:rsid w:val="00D82CC3"/>
    <w:rsid w:val="00D82E82"/>
    <w:rsid w:val="00D837EC"/>
    <w:rsid w:val="00D842D8"/>
    <w:rsid w:val="00D849CC"/>
    <w:rsid w:val="00D85AF7"/>
    <w:rsid w:val="00D862C3"/>
    <w:rsid w:val="00D868E7"/>
    <w:rsid w:val="00D86935"/>
    <w:rsid w:val="00D87179"/>
    <w:rsid w:val="00D87198"/>
    <w:rsid w:val="00D8749B"/>
    <w:rsid w:val="00D87580"/>
    <w:rsid w:val="00D87619"/>
    <w:rsid w:val="00D87A9E"/>
    <w:rsid w:val="00D910A8"/>
    <w:rsid w:val="00D911E3"/>
    <w:rsid w:val="00D91311"/>
    <w:rsid w:val="00D9131C"/>
    <w:rsid w:val="00D916F6"/>
    <w:rsid w:val="00D91BCA"/>
    <w:rsid w:val="00D92323"/>
    <w:rsid w:val="00D92345"/>
    <w:rsid w:val="00D92612"/>
    <w:rsid w:val="00D93241"/>
    <w:rsid w:val="00D93670"/>
    <w:rsid w:val="00D93CDC"/>
    <w:rsid w:val="00D97338"/>
    <w:rsid w:val="00D97EA3"/>
    <w:rsid w:val="00DA1A90"/>
    <w:rsid w:val="00DA2106"/>
    <w:rsid w:val="00DA2F5C"/>
    <w:rsid w:val="00DA34EB"/>
    <w:rsid w:val="00DA356C"/>
    <w:rsid w:val="00DA4C2A"/>
    <w:rsid w:val="00DA4F5F"/>
    <w:rsid w:val="00DA5273"/>
    <w:rsid w:val="00DA5EC4"/>
    <w:rsid w:val="00DA694C"/>
    <w:rsid w:val="00DA6B67"/>
    <w:rsid w:val="00DA6C06"/>
    <w:rsid w:val="00DA6EAB"/>
    <w:rsid w:val="00DA7341"/>
    <w:rsid w:val="00DA74E1"/>
    <w:rsid w:val="00DB026C"/>
    <w:rsid w:val="00DB0AAE"/>
    <w:rsid w:val="00DB0FCD"/>
    <w:rsid w:val="00DB1664"/>
    <w:rsid w:val="00DB16B0"/>
    <w:rsid w:val="00DB17FA"/>
    <w:rsid w:val="00DB1C66"/>
    <w:rsid w:val="00DB2A62"/>
    <w:rsid w:val="00DB38D5"/>
    <w:rsid w:val="00DB426A"/>
    <w:rsid w:val="00DB5046"/>
    <w:rsid w:val="00DB5737"/>
    <w:rsid w:val="00DB588A"/>
    <w:rsid w:val="00DB5C91"/>
    <w:rsid w:val="00DB5F23"/>
    <w:rsid w:val="00DB6346"/>
    <w:rsid w:val="00DB6D6A"/>
    <w:rsid w:val="00DC0A40"/>
    <w:rsid w:val="00DC1777"/>
    <w:rsid w:val="00DC22FB"/>
    <w:rsid w:val="00DC2B6B"/>
    <w:rsid w:val="00DC2EA1"/>
    <w:rsid w:val="00DC3BF1"/>
    <w:rsid w:val="00DC3FA6"/>
    <w:rsid w:val="00DC41F3"/>
    <w:rsid w:val="00DC4389"/>
    <w:rsid w:val="00DC47E1"/>
    <w:rsid w:val="00DC4C04"/>
    <w:rsid w:val="00DC5836"/>
    <w:rsid w:val="00DC5F2B"/>
    <w:rsid w:val="00DC639A"/>
    <w:rsid w:val="00DC64CB"/>
    <w:rsid w:val="00DC71AB"/>
    <w:rsid w:val="00DC745C"/>
    <w:rsid w:val="00DD0362"/>
    <w:rsid w:val="00DD0A9E"/>
    <w:rsid w:val="00DD0E22"/>
    <w:rsid w:val="00DD12FD"/>
    <w:rsid w:val="00DD1318"/>
    <w:rsid w:val="00DD1615"/>
    <w:rsid w:val="00DD17DE"/>
    <w:rsid w:val="00DD1B3B"/>
    <w:rsid w:val="00DD1E30"/>
    <w:rsid w:val="00DD20DB"/>
    <w:rsid w:val="00DD2C4B"/>
    <w:rsid w:val="00DD34F1"/>
    <w:rsid w:val="00DD3906"/>
    <w:rsid w:val="00DD3B47"/>
    <w:rsid w:val="00DD4038"/>
    <w:rsid w:val="00DD409F"/>
    <w:rsid w:val="00DD417D"/>
    <w:rsid w:val="00DD47E4"/>
    <w:rsid w:val="00DD49D7"/>
    <w:rsid w:val="00DD4C76"/>
    <w:rsid w:val="00DD5267"/>
    <w:rsid w:val="00DD582B"/>
    <w:rsid w:val="00DD63F2"/>
    <w:rsid w:val="00DD6A2E"/>
    <w:rsid w:val="00DD6C9C"/>
    <w:rsid w:val="00DD79ED"/>
    <w:rsid w:val="00DD7D43"/>
    <w:rsid w:val="00DE0528"/>
    <w:rsid w:val="00DE096F"/>
    <w:rsid w:val="00DE0A7C"/>
    <w:rsid w:val="00DE1295"/>
    <w:rsid w:val="00DE17BF"/>
    <w:rsid w:val="00DE1849"/>
    <w:rsid w:val="00DE1C10"/>
    <w:rsid w:val="00DE1E26"/>
    <w:rsid w:val="00DE2029"/>
    <w:rsid w:val="00DE28E1"/>
    <w:rsid w:val="00DE2A1F"/>
    <w:rsid w:val="00DE2E3E"/>
    <w:rsid w:val="00DE3125"/>
    <w:rsid w:val="00DE3191"/>
    <w:rsid w:val="00DE3B58"/>
    <w:rsid w:val="00DE4A86"/>
    <w:rsid w:val="00DE4D4B"/>
    <w:rsid w:val="00DE4DF6"/>
    <w:rsid w:val="00DE52BC"/>
    <w:rsid w:val="00DE5744"/>
    <w:rsid w:val="00DE576C"/>
    <w:rsid w:val="00DE585C"/>
    <w:rsid w:val="00DE6CFB"/>
    <w:rsid w:val="00DE75AE"/>
    <w:rsid w:val="00DF01A2"/>
    <w:rsid w:val="00DF05EF"/>
    <w:rsid w:val="00DF0CA4"/>
    <w:rsid w:val="00DF193D"/>
    <w:rsid w:val="00DF1E7E"/>
    <w:rsid w:val="00DF228B"/>
    <w:rsid w:val="00DF26D3"/>
    <w:rsid w:val="00DF2C91"/>
    <w:rsid w:val="00DF2DA9"/>
    <w:rsid w:val="00DF4302"/>
    <w:rsid w:val="00DF466D"/>
    <w:rsid w:val="00DF4760"/>
    <w:rsid w:val="00DF499D"/>
    <w:rsid w:val="00DF4E19"/>
    <w:rsid w:val="00DF508F"/>
    <w:rsid w:val="00DF5985"/>
    <w:rsid w:val="00DF5BDE"/>
    <w:rsid w:val="00DF6939"/>
    <w:rsid w:val="00DF6D8F"/>
    <w:rsid w:val="00DF7270"/>
    <w:rsid w:val="00DF780E"/>
    <w:rsid w:val="00DF78BE"/>
    <w:rsid w:val="00DF7BEA"/>
    <w:rsid w:val="00DF7F85"/>
    <w:rsid w:val="00E0009F"/>
    <w:rsid w:val="00E00407"/>
    <w:rsid w:val="00E00AAB"/>
    <w:rsid w:val="00E012A9"/>
    <w:rsid w:val="00E013DE"/>
    <w:rsid w:val="00E019F8"/>
    <w:rsid w:val="00E022D5"/>
    <w:rsid w:val="00E02827"/>
    <w:rsid w:val="00E02F85"/>
    <w:rsid w:val="00E0356A"/>
    <w:rsid w:val="00E04B52"/>
    <w:rsid w:val="00E04D3A"/>
    <w:rsid w:val="00E04D70"/>
    <w:rsid w:val="00E04E5C"/>
    <w:rsid w:val="00E053B9"/>
    <w:rsid w:val="00E0640D"/>
    <w:rsid w:val="00E0648C"/>
    <w:rsid w:val="00E0649F"/>
    <w:rsid w:val="00E0713D"/>
    <w:rsid w:val="00E073D0"/>
    <w:rsid w:val="00E075A3"/>
    <w:rsid w:val="00E079AB"/>
    <w:rsid w:val="00E07AED"/>
    <w:rsid w:val="00E10034"/>
    <w:rsid w:val="00E101A6"/>
    <w:rsid w:val="00E10B97"/>
    <w:rsid w:val="00E10C8B"/>
    <w:rsid w:val="00E10D91"/>
    <w:rsid w:val="00E11348"/>
    <w:rsid w:val="00E11B97"/>
    <w:rsid w:val="00E12EB4"/>
    <w:rsid w:val="00E132E8"/>
    <w:rsid w:val="00E132ED"/>
    <w:rsid w:val="00E14020"/>
    <w:rsid w:val="00E14856"/>
    <w:rsid w:val="00E14E4A"/>
    <w:rsid w:val="00E155E0"/>
    <w:rsid w:val="00E15821"/>
    <w:rsid w:val="00E164B6"/>
    <w:rsid w:val="00E16C8E"/>
    <w:rsid w:val="00E16F18"/>
    <w:rsid w:val="00E174E9"/>
    <w:rsid w:val="00E174F2"/>
    <w:rsid w:val="00E17566"/>
    <w:rsid w:val="00E17924"/>
    <w:rsid w:val="00E17967"/>
    <w:rsid w:val="00E20D04"/>
    <w:rsid w:val="00E20E17"/>
    <w:rsid w:val="00E212E5"/>
    <w:rsid w:val="00E21401"/>
    <w:rsid w:val="00E218B8"/>
    <w:rsid w:val="00E21D08"/>
    <w:rsid w:val="00E22778"/>
    <w:rsid w:val="00E2281E"/>
    <w:rsid w:val="00E228A8"/>
    <w:rsid w:val="00E230CD"/>
    <w:rsid w:val="00E23811"/>
    <w:rsid w:val="00E23925"/>
    <w:rsid w:val="00E24176"/>
    <w:rsid w:val="00E241F1"/>
    <w:rsid w:val="00E2459E"/>
    <w:rsid w:val="00E258ED"/>
    <w:rsid w:val="00E25BAB"/>
    <w:rsid w:val="00E26336"/>
    <w:rsid w:val="00E2641A"/>
    <w:rsid w:val="00E26465"/>
    <w:rsid w:val="00E264F6"/>
    <w:rsid w:val="00E26975"/>
    <w:rsid w:val="00E272C0"/>
    <w:rsid w:val="00E306FB"/>
    <w:rsid w:val="00E30F91"/>
    <w:rsid w:val="00E3147D"/>
    <w:rsid w:val="00E31835"/>
    <w:rsid w:val="00E31FC3"/>
    <w:rsid w:val="00E32AB1"/>
    <w:rsid w:val="00E32D97"/>
    <w:rsid w:val="00E3326C"/>
    <w:rsid w:val="00E333BD"/>
    <w:rsid w:val="00E349DC"/>
    <w:rsid w:val="00E3546B"/>
    <w:rsid w:val="00E356DA"/>
    <w:rsid w:val="00E357D1"/>
    <w:rsid w:val="00E35BF0"/>
    <w:rsid w:val="00E36217"/>
    <w:rsid w:val="00E3690D"/>
    <w:rsid w:val="00E369E4"/>
    <w:rsid w:val="00E36FD9"/>
    <w:rsid w:val="00E379FF"/>
    <w:rsid w:val="00E4193B"/>
    <w:rsid w:val="00E419D7"/>
    <w:rsid w:val="00E421B1"/>
    <w:rsid w:val="00E4229E"/>
    <w:rsid w:val="00E42547"/>
    <w:rsid w:val="00E42B6D"/>
    <w:rsid w:val="00E42ED0"/>
    <w:rsid w:val="00E44005"/>
    <w:rsid w:val="00E4402F"/>
    <w:rsid w:val="00E440C3"/>
    <w:rsid w:val="00E441C1"/>
    <w:rsid w:val="00E443D2"/>
    <w:rsid w:val="00E448C2"/>
    <w:rsid w:val="00E44CAC"/>
    <w:rsid w:val="00E45D99"/>
    <w:rsid w:val="00E45EF7"/>
    <w:rsid w:val="00E46136"/>
    <w:rsid w:val="00E4782B"/>
    <w:rsid w:val="00E47BC3"/>
    <w:rsid w:val="00E50354"/>
    <w:rsid w:val="00E513BC"/>
    <w:rsid w:val="00E51673"/>
    <w:rsid w:val="00E51B0E"/>
    <w:rsid w:val="00E522ED"/>
    <w:rsid w:val="00E52303"/>
    <w:rsid w:val="00E52DEA"/>
    <w:rsid w:val="00E52EC0"/>
    <w:rsid w:val="00E5339E"/>
    <w:rsid w:val="00E534B3"/>
    <w:rsid w:val="00E53907"/>
    <w:rsid w:val="00E53D73"/>
    <w:rsid w:val="00E541B5"/>
    <w:rsid w:val="00E563E1"/>
    <w:rsid w:val="00E56B04"/>
    <w:rsid w:val="00E57847"/>
    <w:rsid w:val="00E57E2E"/>
    <w:rsid w:val="00E60597"/>
    <w:rsid w:val="00E614CA"/>
    <w:rsid w:val="00E619DF"/>
    <w:rsid w:val="00E62529"/>
    <w:rsid w:val="00E62731"/>
    <w:rsid w:val="00E6279F"/>
    <w:rsid w:val="00E62A3F"/>
    <w:rsid w:val="00E6308C"/>
    <w:rsid w:val="00E636B7"/>
    <w:rsid w:val="00E64167"/>
    <w:rsid w:val="00E64C8A"/>
    <w:rsid w:val="00E64D39"/>
    <w:rsid w:val="00E67236"/>
    <w:rsid w:val="00E67A2D"/>
    <w:rsid w:val="00E706F4"/>
    <w:rsid w:val="00E70A33"/>
    <w:rsid w:val="00E70CA7"/>
    <w:rsid w:val="00E7114A"/>
    <w:rsid w:val="00E716FA"/>
    <w:rsid w:val="00E71E25"/>
    <w:rsid w:val="00E721F3"/>
    <w:rsid w:val="00E722C3"/>
    <w:rsid w:val="00E7272D"/>
    <w:rsid w:val="00E72893"/>
    <w:rsid w:val="00E73DF6"/>
    <w:rsid w:val="00E73EF7"/>
    <w:rsid w:val="00E7459F"/>
    <w:rsid w:val="00E745F3"/>
    <w:rsid w:val="00E74689"/>
    <w:rsid w:val="00E752F3"/>
    <w:rsid w:val="00E7572B"/>
    <w:rsid w:val="00E757D1"/>
    <w:rsid w:val="00E76D2B"/>
    <w:rsid w:val="00E7748F"/>
    <w:rsid w:val="00E77769"/>
    <w:rsid w:val="00E77BB3"/>
    <w:rsid w:val="00E80594"/>
    <w:rsid w:val="00E806B4"/>
    <w:rsid w:val="00E80701"/>
    <w:rsid w:val="00E81737"/>
    <w:rsid w:val="00E81D52"/>
    <w:rsid w:val="00E8244F"/>
    <w:rsid w:val="00E82610"/>
    <w:rsid w:val="00E82829"/>
    <w:rsid w:val="00E8326F"/>
    <w:rsid w:val="00E83324"/>
    <w:rsid w:val="00E8344C"/>
    <w:rsid w:val="00E8361B"/>
    <w:rsid w:val="00E83CD7"/>
    <w:rsid w:val="00E84245"/>
    <w:rsid w:val="00E8446A"/>
    <w:rsid w:val="00E8651F"/>
    <w:rsid w:val="00E87654"/>
    <w:rsid w:val="00E87A29"/>
    <w:rsid w:val="00E87DC1"/>
    <w:rsid w:val="00E87E8E"/>
    <w:rsid w:val="00E87F66"/>
    <w:rsid w:val="00E90369"/>
    <w:rsid w:val="00E9044D"/>
    <w:rsid w:val="00E90459"/>
    <w:rsid w:val="00E905D7"/>
    <w:rsid w:val="00E907FD"/>
    <w:rsid w:val="00E90AF9"/>
    <w:rsid w:val="00E90F04"/>
    <w:rsid w:val="00E914AE"/>
    <w:rsid w:val="00E91CC2"/>
    <w:rsid w:val="00E91D0C"/>
    <w:rsid w:val="00E9229B"/>
    <w:rsid w:val="00E92A81"/>
    <w:rsid w:val="00E92B90"/>
    <w:rsid w:val="00E92DB5"/>
    <w:rsid w:val="00E93B6B"/>
    <w:rsid w:val="00E94275"/>
    <w:rsid w:val="00E943DB"/>
    <w:rsid w:val="00E94B1E"/>
    <w:rsid w:val="00E94DA9"/>
    <w:rsid w:val="00E95DA2"/>
    <w:rsid w:val="00E95ED2"/>
    <w:rsid w:val="00E95F97"/>
    <w:rsid w:val="00E96B56"/>
    <w:rsid w:val="00E97441"/>
    <w:rsid w:val="00E97BC0"/>
    <w:rsid w:val="00E97D24"/>
    <w:rsid w:val="00EA01A0"/>
    <w:rsid w:val="00EA0669"/>
    <w:rsid w:val="00EA0913"/>
    <w:rsid w:val="00EA0A78"/>
    <w:rsid w:val="00EA0B84"/>
    <w:rsid w:val="00EA11F1"/>
    <w:rsid w:val="00EA13FC"/>
    <w:rsid w:val="00EA1708"/>
    <w:rsid w:val="00EA17A0"/>
    <w:rsid w:val="00EA1B81"/>
    <w:rsid w:val="00EA22DB"/>
    <w:rsid w:val="00EA23FB"/>
    <w:rsid w:val="00EA2A3A"/>
    <w:rsid w:val="00EA33A6"/>
    <w:rsid w:val="00EA3F83"/>
    <w:rsid w:val="00EA416B"/>
    <w:rsid w:val="00EA45CD"/>
    <w:rsid w:val="00EA488C"/>
    <w:rsid w:val="00EA52BB"/>
    <w:rsid w:val="00EA5370"/>
    <w:rsid w:val="00EA5732"/>
    <w:rsid w:val="00EA591B"/>
    <w:rsid w:val="00EA68BF"/>
    <w:rsid w:val="00EA7073"/>
    <w:rsid w:val="00EA71A3"/>
    <w:rsid w:val="00EA7841"/>
    <w:rsid w:val="00EA789C"/>
    <w:rsid w:val="00EA78BD"/>
    <w:rsid w:val="00EA7D18"/>
    <w:rsid w:val="00EA7D4A"/>
    <w:rsid w:val="00EB005F"/>
    <w:rsid w:val="00EB01F7"/>
    <w:rsid w:val="00EB1399"/>
    <w:rsid w:val="00EB19F7"/>
    <w:rsid w:val="00EB1AF6"/>
    <w:rsid w:val="00EB2944"/>
    <w:rsid w:val="00EB32A6"/>
    <w:rsid w:val="00EB399C"/>
    <w:rsid w:val="00EB3EFD"/>
    <w:rsid w:val="00EB48F9"/>
    <w:rsid w:val="00EB4E81"/>
    <w:rsid w:val="00EB543B"/>
    <w:rsid w:val="00EB56FC"/>
    <w:rsid w:val="00EB57CE"/>
    <w:rsid w:val="00EB58C3"/>
    <w:rsid w:val="00EB58DC"/>
    <w:rsid w:val="00EB5A68"/>
    <w:rsid w:val="00EB5DFC"/>
    <w:rsid w:val="00EB6036"/>
    <w:rsid w:val="00EB62F5"/>
    <w:rsid w:val="00EB6E9C"/>
    <w:rsid w:val="00EB7A55"/>
    <w:rsid w:val="00EB7BE5"/>
    <w:rsid w:val="00EC06F5"/>
    <w:rsid w:val="00EC10FE"/>
    <w:rsid w:val="00EC19A2"/>
    <w:rsid w:val="00EC1CAE"/>
    <w:rsid w:val="00EC22FB"/>
    <w:rsid w:val="00EC27F7"/>
    <w:rsid w:val="00EC347C"/>
    <w:rsid w:val="00EC36B0"/>
    <w:rsid w:val="00EC38DE"/>
    <w:rsid w:val="00EC3A95"/>
    <w:rsid w:val="00EC4372"/>
    <w:rsid w:val="00EC4664"/>
    <w:rsid w:val="00EC475E"/>
    <w:rsid w:val="00EC4AE6"/>
    <w:rsid w:val="00EC589A"/>
    <w:rsid w:val="00EC5993"/>
    <w:rsid w:val="00EC5CCF"/>
    <w:rsid w:val="00EC61BA"/>
    <w:rsid w:val="00EC6E56"/>
    <w:rsid w:val="00EC6F47"/>
    <w:rsid w:val="00EC728E"/>
    <w:rsid w:val="00ED0284"/>
    <w:rsid w:val="00ED0470"/>
    <w:rsid w:val="00ED0B83"/>
    <w:rsid w:val="00ED1B3F"/>
    <w:rsid w:val="00ED1CA7"/>
    <w:rsid w:val="00ED2307"/>
    <w:rsid w:val="00ED257E"/>
    <w:rsid w:val="00ED2CD0"/>
    <w:rsid w:val="00ED35F5"/>
    <w:rsid w:val="00ED3756"/>
    <w:rsid w:val="00ED46A8"/>
    <w:rsid w:val="00ED4A77"/>
    <w:rsid w:val="00ED541D"/>
    <w:rsid w:val="00ED54FF"/>
    <w:rsid w:val="00ED56CC"/>
    <w:rsid w:val="00ED5B86"/>
    <w:rsid w:val="00ED6651"/>
    <w:rsid w:val="00ED6D5F"/>
    <w:rsid w:val="00ED71BE"/>
    <w:rsid w:val="00ED78AA"/>
    <w:rsid w:val="00ED7D12"/>
    <w:rsid w:val="00EE05DB"/>
    <w:rsid w:val="00EE099D"/>
    <w:rsid w:val="00EE2907"/>
    <w:rsid w:val="00EE2BAC"/>
    <w:rsid w:val="00EE2C9C"/>
    <w:rsid w:val="00EE2E4A"/>
    <w:rsid w:val="00EE3EC3"/>
    <w:rsid w:val="00EE3F91"/>
    <w:rsid w:val="00EE494E"/>
    <w:rsid w:val="00EE5595"/>
    <w:rsid w:val="00EE5772"/>
    <w:rsid w:val="00EE58C2"/>
    <w:rsid w:val="00EE59AC"/>
    <w:rsid w:val="00EE5A8C"/>
    <w:rsid w:val="00EE6B90"/>
    <w:rsid w:val="00EE6E4F"/>
    <w:rsid w:val="00EE715E"/>
    <w:rsid w:val="00EE771C"/>
    <w:rsid w:val="00EE7C76"/>
    <w:rsid w:val="00EF014C"/>
    <w:rsid w:val="00EF1B1A"/>
    <w:rsid w:val="00EF29BA"/>
    <w:rsid w:val="00EF3007"/>
    <w:rsid w:val="00EF3182"/>
    <w:rsid w:val="00EF376D"/>
    <w:rsid w:val="00EF3E62"/>
    <w:rsid w:val="00EF3E93"/>
    <w:rsid w:val="00EF3EB4"/>
    <w:rsid w:val="00EF3F2F"/>
    <w:rsid w:val="00EF3F5E"/>
    <w:rsid w:val="00EF4AF8"/>
    <w:rsid w:val="00EF4B82"/>
    <w:rsid w:val="00EF5638"/>
    <w:rsid w:val="00EF64C0"/>
    <w:rsid w:val="00EF65E3"/>
    <w:rsid w:val="00EF6D76"/>
    <w:rsid w:val="00EF6D8B"/>
    <w:rsid w:val="00EF73FD"/>
    <w:rsid w:val="00EF77FB"/>
    <w:rsid w:val="00EF7D40"/>
    <w:rsid w:val="00F00161"/>
    <w:rsid w:val="00F0016F"/>
    <w:rsid w:val="00F01A13"/>
    <w:rsid w:val="00F0238E"/>
    <w:rsid w:val="00F02C8C"/>
    <w:rsid w:val="00F037F1"/>
    <w:rsid w:val="00F03A63"/>
    <w:rsid w:val="00F03CF9"/>
    <w:rsid w:val="00F03F87"/>
    <w:rsid w:val="00F0419A"/>
    <w:rsid w:val="00F041E7"/>
    <w:rsid w:val="00F054B2"/>
    <w:rsid w:val="00F05F33"/>
    <w:rsid w:val="00F061F3"/>
    <w:rsid w:val="00F07B31"/>
    <w:rsid w:val="00F07E6C"/>
    <w:rsid w:val="00F1125B"/>
    <w:rsid w:val="00F117F7"/>
    <w:rsid w:val="00F119CC"/>
    <w:rsid w:val="00F11A5C"/>
    <w:rsid w:val="00F12C64"/>
    <w:rsid w:val="00F1302C"/>
    <w:rsid w:val="00F13859"/>
    <w:rsid w:val="00F13EEC"/>
    <w:rsid w:val="00F140FF"/>
    <w:rsid w:val="00F147FA"/>
    <w:rsid w:val="00F15489"/>
    <w:rsid w:val="00F15507"/>
    <w:rsid w:val="00F15574"/>
    <w:rsid w:val="00F157D5"/>
    <w:rsid w:val="00F15C56"/>
    <w:rsid w:val="00F16FC1"/>
    <w:rsid w:val="00F204F0"/>
    <w:rsid w:val="00F20634"/>
    <w:rsid w:val="00F20FB8"/>
    <w:rsid w:val="00F2108A"/>
    <w:rsid w:val="00F210C3"/>
    <w:rsid w:val="00F213C4"/>
    <w:rsid w:val="00F214D2"/>
    <w:rsid w:val="00F2170E"/>
    <w:rsid w:val="00F21BC6"/>
    <w:rsid w:val="00F22757"/>
    <w:rsid w:val="00F227A9"/>
    <w:rsid w:val="00F22A4A"/>
    <w:rsid w:val="00F22EC1"/>
    <w:rsid w:val="00F22FFA"/>
    <w:rsid w:val="00F2337E"/>
    <w:rsid w:val="00F23901"/>
    <w:rsid w:val="00F23A25"/>
    <w:rsid w:val="00F23A5F"/>
    <w:rsid w:val="00F24A43"/>
    <w:rsid w:val="00F24C3E"/>
    <w:rsid w:val="00F2639E"/>
    <w:rsid w:val="00F26A07"/>
    <w:rsid w:val="00F26AE6"/>
    <w:rsid w:val="00F2741C"/>
    <w:rsid w:val="00F2764D"/>
    <w:rsid w:val="00F30958"/>
    <w:rsid w:val="00F318B6"/>
    <w:rsid w:val="00F3267C"/>
    <w:rsid w:val="00F327AF"/>
    <w:rsid w:val="00F32C8B"/>
    <w:rsid w:val="00F3320E"/>
    <w:rsid w:val="00F332A5"/>
    <w:rsid w:val="00F333F8"/>
    <w:rsid w:val="00F33B46"/>
    <w:rsid w:val="00F34FD5"/>
    <w:rsid w:val="00F3585B"/>
    <w:rsid w:val="00F36962"/>
    <w:rsid w:val="00F36FDF"/>
    <w:rsid w:val="00F414EE"/>
    <w:rsid w:val="00F4243C"/>
    <w:rsid w:val="00F42C20"/>
    <w:rsid w:val="00F433AA"/>
    <w:rsid w:val="00F442A2"/>
    <w:rsid w:val="00F448B6"/>
    <w:rsid w:val="00F44D52"/>
    <w:rsid w:val="00F45B7C"/>
    <w:rsid w:val="00F45C28"/>
    <w:rsid w:val="00F47139"/>
    <w:rsid w:val="00F47B4B"/>
    <w:rsid w:val="00F5020C"/>
    <w:rsid w:val="00F508DD"/>
    <w:rsid w:val="00F50909"/>
    <w:rsid w:val="00F50D93"/>
    <w:rsid w:val="00F51615"/>
    <w:rsid w:val="00F51E98"/>
    <w:rsid w:val="00F52B9F"/>
    <w:rsid w:val="00F53A62"/>
    <w:rsid w:val="00F53F29"/>
    <w:rsid w:val="00F54604"/>
    <w:rsid w:val="00F54ADC"/>
    <w:rsid w:val="00F54DA0"/>
    <w:rsid w:val="00F54E8A"/>
    <w:rsid w:val="00F55D7C"/>
    <w:rsid w:val="00F563C3"/>
    <w:rsid w:val="00F56713"/>
    <w:rsid w:val="00F568A2"/>
    <w:rsid w:val="00F5707D"/>
    <w:rsid w:val="00F5765B"/>
    <w:rsid w:val="00F57A9B"/>
    <w:rsid w:val="00F57E9E"/>
    <w:rsid w:val="00F57F2B"/>
    <w:rsid w:val="00F60941"/>
    <w:rsid w:val="00F60DA7"/>
    <w:rsid w:val="00F625B3"/>
    <w:rsid w:val="00F626B9"/>
    <w:rsid w:val="00F631AF"/>
    <w:rsid w:val="00F63ABB"/>
    <w:rsid w:val="00F6485C"/>
    <w:rsid w:val="00F65B8C"/>
    <w:rsid w:val="00F665DC"/>
    <w:rsid w:val="00F668A1"/>
    <w:rsid w:val="00F66D0B"/>
    <w:rsid w:val="00F66E6B"/>
    <w:rsid w:val="00F67E0B"/>
    <w:rsid w:val="00F67F79"/>
    <w:rsid w:val="00F703A2"/>
    <w:rsid w:val="00F70B5D"/>
    <w:rsid w:val="00F711CB"/>
    <w:rsid w:val="00F71874"/>
    <w:rsid w:val="00F72B4A"/>
    <w:rsid w:val="00F73713"/>
    <w:rsid w:val="00F73BE0"/>
    <w:rsid w:val="00F73DBD"/>
    <w:rsid w:val="00F73F04"/>
    <w:rsid w:val="00F73F9F"/>
    <w:rsid w:val="00F74A9E"/>
    <w:rsid w:val="00F75571"/>
    <w:rsid w:val="00F75A0C"/>
    <w:rsid w:val="00F762DE"/>
    <w:rsid w:val="00F7664B"/>
    <w:rsid w:val="00F7766C"/>
    <w:rsid w:val="00F80C23"/>
    <w:rsid w:val="00F815AA"/>
    <w:rsid w:val="00F81C55"/>
    <w:rsid w:val="00F81C7B"/>
    <w:rsid w:val="00F822D6"/>
    <w:rsid w:val="00F823BC"/>
    <w:rsid w:val="00F82C8B"/>
    <w:rsid w:val="00F832FA"/>
    <w:rsid w:val="00F83E3D"/>
    <w:rsid w:val="00F841E8"/>
    <w:rsid w:val="00F8433E"/>
    <w:rsid w:val="00F847FD"/>
    <w:rsid w:val="00F84B75"/>
    <w:rsid w:val="00F8573E"/>
    <w:rsid w:val="00F85824"/>
    <w:rsid w:val="00F8619F"/>
    <w:rsid w:val="00F86424"/>
    <w:rsid w:val="00F86717"/>
    <w:rsid w:val="00F867A2"/>
    <w:rsid w:val="00F867D1"/>
    <w:rsid w:val="00F870C8"/>
    <w:rsid w:val="00F87155"/>
    <w:rsid w:val="00F871B8"/>
    <w:rsid w:val="00F90341"/>
    <w:rsid w:val="00F90346"/>
    <w:rsid w:val="00F90431"/>
    <w:rsid w:val="00F90C53"/>
    <w:rsid w:val="00F9111E"/>
    <w:rsid w:val="00F91484"/>
    <w:rsid w:val="00F917A7"/>
    <w:rsid w:val="00F91865"/>
    <w:rsid w:val="00F91E21"/>
    <w:rsid w:val="00F9389B"/>
    <w:rsid w:val="00F93B9F"/>
    <w:rsid w:val="00F93C3F"/>
    <w:rsid w:val="00F947E2"/>
    <w:rsid w:val="00F95332"/>
    <w:rsid w:val="00F95786"/>
    <w:rsid w:val="00F95AC3"/>
    <w:rsid w:val="00F96111"/>
    <w:rsid w:val="00F961F0"/>
    <w:rsid w:val="00F9651C"/>
    <w:rsid w:val="00F97488"/>
    <w:rsid w:val="00F97AA0"/>
    <w:rsid w:val="00F97AB8"/>
    <w:rsid w:val="00F97BE1"/>
    <w:rsid w:val="00FA0002"/>
    <w:rsid w:val="00FA0514"/>
    <w:rsid w:val="00FA0764"/>
    <w:rsid w:val="00FA08E2"/>
    <w:rsid w:val="00FA0A4E"/>
    <w:rsid w:val="00FA0AEF"/>
    <w:rsid w:val="00FA0F73"/>
    <w:rsid w:val="00FA1524"/>
    <w:rsid w:val="00FA1D00"/>
    <w:rsid w:val="00FA218D"/>
    <w:rsid w:val="00FA2364"/>
    <w:rsid w:val="00FA2AFA"/>
    <w:rsid w:val="00FA304C"/>
    <w:rsid w:val="00FA31AA"/>
    <w:rsid w:val="00FA37CD"/>
    <w:rsid w:val="00FA4402"/>
    <w:rsid w:val="00FA50E7"/>
    <w:rsid w:val="00FA5C01"/>
    <w:rsid w:val="00FA5CC2"/>
    <w:rsid w:val="00FA6318"/>
    <w:rsid w:val="00FA67B4"/>
    <w:rsid w:val="00FA69A8"/>
    <w:rsid w:val="00FA6A2E"/>
    <w:rsid w:val="00FA6CAC"/>
    <w:rsid w:val="00FA6E98"/>
    <w:rsid w:val="00FA7329"/>
    <w:rsid w:val="00FA744D"/>
    <w:rsid w:val="00FA7504"/>
    <w:rsid w:val="00FB068C"/>
    <w:rsid w:val="00FB0813"/>
    <w:rsid w:val="00FB0D3D"/>
    <w:rsid w:val="00FB0E32"/>
    <w:rsid w:val="00FB126D"/>
    <w:rsid w:val="00FB1CF2"/>
    <w:rsid w:val="00FB1D77"/>
    <w:rsid w:val="00FB1DD2"/>
    <w:rsid w:val="00FB24D3"/>
    <w:rsid w:val="00FB278E"/>
    <w:rsid w:val="00FB2B0F"/>
    <w:rsid w:val="00FB3307"/>
    <w:rsid w:val="00FB3482"/>
    <w:rsid w:val="00FB3551"/>
    <w:rsid w:val="00FB4560"/>
    <w:rsid w:val="00FB498F"/>
    <w:rsid w:val="00FB4BF5"/>
    <w:rsid w:val="00FB5164"/>
    <w:rsid w:val="00FB51E2"/>
    <w:rsid w:val="00FB5E0F"/>
    <w:rsid w:val="00FB63F7"/>
    <w:rsid w:val="00FB6FAF"/>
    <w:rsid w:val="00FB78BA"/>
    <w:rsid w:val="00FB7DC9"/>
    <w:rsid w:val="00FB7DFB"/>
    <w:rsid w:val="00FC00AD"/>
    <w:rsid w:val="00FC0B02"/>
    <w:rsid w:val="00FC0DE8"/>
    <w:rsid w:val="00FC13D9"/>
    <w:rsid w:val="00FC219D"/>
    <w:rsid w:val="00FC35FD"/>
    <w:rsid w:val="00FC3C3F"/>
    <w:rsid w:val="00FC42B2"/>
    <w:rsid w:val="00FC44E5"/>
    <w:rsid w:val="00FC4720"/>
    <w:rsid w:val="00FC50E4"/>
    <w:rsid w:val="00FC51C6"/>
    <w:rsid w:val="00FC535C"/>
    <w:rsid w:val="00FC550A"/>
    <w:rsid w:val="00FC55F9"/>
    <w:rsid w:val="00FC63B1"/>
    <w:rsid w:val="00FC677A"/>
    <w:rsid w:val="00FC705F"/>
    <w:rsid w:val="00FC78A1"/>
    <w:rsid w:val="00FD0193"/>
    <w:rsid w:val="00FD02FA"/>
    <w:rsid w:val="00FD0626"/>
    <w:rsid w:val="00FD06B5"/>
    <w:rsid w:val="00FD0B5C"/>
    <w:rsid w:val="00FD12AA"/>
    <w:rsid w:val="00FD1C88"/>
    <w:rsid w:val="00FD1D7D"/>
    <w:rsid w:val="00FD2108"/>
    <w:rsid w:val="00FD213C"/>
    <w:rsid w:val="00FD2F08"/>
    <w:rsid w:val="00FD4005"/>
    <w:rsid w:val="00FD40E5"/>
    <w:rsid w:val="00FD411D"/>
    <w:rsid w:val="00FD435B"/>
    <w:rsid w:val="00FD442F"/>
    <w:rsid w:val="00FD462B"/>
    <w:rsid w:val="00FD48BB"/>
    <w:rsid w:val="00FD7603"/>
    <w:rsid w:val="00FE09F3"/>
    <w:rsid w:val="00FE0AA9"/>
    <w:rsid w:val="00FE1681"/>
    <w:rsid w:val="00FE19FB"/>
    <w:rsid w:val="00FE1A4A"/>
    <w:rsid w:val="00FE1CB2"/>
    <w:rsid w:val="00FE26B4"/>
    <w:rsid w:val="00FE270F"/>
    <w:rsid w:val="00FE2A1C"/>
    <w:rsid w:val="00FE2C0B"/>
    <w:rsid w:val="00FE326F"/>
    <w:rsid w:val="00FE38D8"/>
    <w:rsid w:val="00FE3949"/>
    <w:rsid w:val="00FE3F6A"/>
    <w:rsid w:val="00FE4395"/>
    <w:rsid w:val="00FE4467"/>
    <w:rsid w:val="00FE4995"/>
    <w:rsid w:val="00FE5156"/>
    <w:rsid w:val="00FE563C"/>
    <w:rsid w:val="00FE5D9D"/>
    <w:rsid w:val="00FE675F"/>
    <w:rsid w:val="00FE682B"/>
    <w:rsid w:val="00FE7674"/>
    <w:rsid w:val="00FE7E37"/>
    <w:rsid w:val="00FF08E0"/>
    <w:rsid w:val="00FF0A83"/>
    <w:rsid w:val="00FF0F10"/>
    <w:rsid w:val="00FF1153"/>
    <w:rsid w:val="00FF13A5"/>
    <w:rsid w:val="00FF22DD"/>
    <w:rsid w:val="00FF24C8"/>
    <w:rsid w:val="00FF2882"/>
    <w:rsid w:val="00FF378C"/>
    <w:rsid w:val="00FF3D18"/>
    <w:rsid w:val="00FF3E08"/>
    <w:rsid w:val="00FF425F"/>
    <w:rsid w:val="00FF557C"/>
    <w:rsid w:val="00FF5E31"/>
    <w:rsid w:val="00FF7E3B"/>
    <w:rsid w:val="04453995"/>
    <w:rsid w:val="044E233A"/>
    <w:rsid w:val="050A9138"/>
    <w:rsid w:val="0ACAD885"/>
    <w:rsid w:val="118370A4"/>
    <w:rsid w:val="119FAB0F"/>
    <w:rsid w:val="13AC5F85"/>
    <w:rsid w:val="175CE524"/>
    <w:rsid w:val="181BEFC1"/>
    <w:rsid w:val="1A4EF77F"/>
    <w:rsid w:val="1B6FE6EA"/>
    <w:rsid w:val="1F065CED"/>
    <w:rsid w:val="1F1AE0BE"/>
    <w:rsid w:val="1F77780A"/>
    <w:rsid w:val="25FE9F1B"/>
    <w:rsid w:val="27974F9C"/>
    <w:rsid w:val="2B969334"/>
    <w:rsid w:val="2EE732DC"/>
    <w:rsid w:val="30124260"/>
    <w:rsid w:val="30809ECE"/>
    <w:rsid w:val="30BB21B6"/>
    <w:rsid w:val="327E0B29"/>
    <w:rsid w:val="34F2EB87"/>
    <w:rsid w:val="35503A73"/>
    <w:rsid w:val="39D37D44"/>
    <w:rsid w:val="3AEEC375"/>
    <w:rsid w:val="3C275C1F"/>
    <w:rsid w:val="3DA10D86"/>
    <w:rsid w:val="40EB367C"/>
    <w:rsid w:val="430E3D72"/>
    <w:rsid w:val="43286399"/>
    <w:rsid w:val="4498577A"/>
    <w:rsid w:val="44A5D80D"/>
    <w:rsid w:val="4A16211B"/>
    <w:rsid w:val="4A8A0B08"/>
    <w:rsid w:val="4AE965A3"/>
    <w:rsid w:val="4CB540CD"/>
    <w:rsid w:val="5419621C"/>
    <w:rsid w:val="54871C5F"/>
    <w:rsid w:val="5501B9C4"/>
    <w:rsid w:val="5591772C"/>
    <w:rsid w:val="58001C88"/>
    <w:rsid w:val="60F3238D"/>
    <w:rsid w:val="6380969D"/>
    <w:rsid w:val="65D338CC"/>
    <w:rsid w:val="6707D34C"/>
    <w:rsid w:val="698CE1F1"/>
    <w:rsid w:val="6A29014B"/>
    <w:rsid w:val="6CD83D88"/>
    <w:rsid w:val="6D683722"/>
    <w:rsid w:val="6EBA1BAE"/>
    <w:rsid w:val="7BC8CAB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1519A"/>
  <w15:chartTrackingRefBased/>
  <w15:docId w15:val="{9B6EF41F-D250-479C-9841-59373DECF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F76"/>
  </w:style>
  <w:style w:type="paragraph" w:styleId="Heading2">
    <w:name w:val="heading 2"/>
    <w:basedOn w:val="Normal"/>
    <w:link w:val="Heading2Char"/>
    <w:uiPriority w:val="9"/>
    <w:qFormat/>
    <w:rsid w:val="000E73A4"/>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msonormal">
    <w:name w:val="xmsonormal"/>
    <w:basedOn w:val="Normal"/>
    <w:rsid w:val="00C238D2"/>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238D2"/>
  </w:style>
  <w:style w:type="paragraph" w:customStyle="1" w:styleId="paragraph">
    <w:name w:val="paragraph"/>
    <w:basedOn w:val="Normal"/>
    <w:rsid w:val="001E65D1"/>
    <w:pPr>
      <w:spacing w:before="100" w:beforeAutospacing="1" w:after="100" w:afterAutospacing="1"/>
    </w:pPr>
    <w:rPr>
      <w:rFonts w:ascii="Calibri" w:hAnsi="Calibri" w:cs="Calibri"/>
      <w:sz w:val="22"/>
      <w:szCs w:val="22"/>
    </w:rPr>
  </w:style>
  <w:style w:type="character" w:customStyle="1" w:styleId="normaltextrun">
    <w:name w:val="normaltextrun"/>
    <w:basedOn w:val="DefaultParagraphFont"/>
    <w:rsid w:val="001E65D1"/>
  </w:style>
  <w:style w:type="character" w:customStyle="1" w:styleId="eop">
    <w:name w:val="eop"/>
    <w:basedOn w:val="DefaultParagraphFont"/>
    <w:rsid w:val="001E65D1"/>
  </w:style>
  <w:style w:type="paragraph" w:styleId="ListParagraph">
    <w:name w:val="List Paragraph"/>
    <w:basedOn w:val="Normal"/>
    <w:uiPriority w:val="34"/>
    <w:qFormat/>
    <w:rsid w:val="00CF1704"/>
    <w:pPr>
      <w:ind w:left="720"/>
      <w:contextualSpacing/>
    </w:pPr>
  </w:style>
  <w:style w:type="character" w:styleId="Hyperlink">
    <w:name w:val="Hyperlink"/>
    <w:basedOn w:val="DefaultParagraphFont"/>
    <w:uiPriority w:val="99"/>
    <w:unhideWhenUsed/>
    <w:rsid w:val="00DE3125"/>
    <w:rPr>
      <w:color w:val="0563C1" w:themeColor="hyperlink"/>
      <w:u w:val="single"/>
    </w:rPr>
  </w:style>
  <w:style w:type="character" w:styleId="UnresolvedMention">
    <w:name w:val="Unresolved Mention"/>
    <w:basedOn w:val="DefaultParagraphFont"/>
    <w:uiPriority w:val="99"/>
    <w:semiHidden/>
    <w:unhideWhenUsed/>
    <w:rsid w:val="00DE3125"/>
    <w:rPr>
      <w:color w:val="605E5C"/>
      <w:shd w:val="clear" w:color="auto" w:fill="E1DFDD"/>
    </w:rPr>
  </w:style>
  <w:style w:type="character" w:styleId="FollowedHyperlink">
    <w:name w:val="FollowedHyperlink"/>
    <w:basedOn w:val="DefaultParagraphFont"/>
    <w:uiPriority w:val="99"/>
    <w:semiHidden/>
    <w:unhideWhenUsed/>
    <w:rsid w:val="00037DB2"/>
    <w:rPr>
      <w:color w:val="954F72" w:themeColor="followedHyperlink"/>
      <w:u w:val="single"/>
    </w:rPr>
  </w:style>
  <w:style w:type="character" w:customStyle="1" w:styleId="spellingerror">
    <w:name w:val="spellingerror"/>
    <w:basedOn w:val="DefaultParagraphFont"/>
    <w:rsid w:val="00EB543B"/>
  </w:style>
  <w:style w:type="character" w:customStyle="1" w:styleId="wacimagecontainer">
    <w:name w:val="wacimagecontainer"/>
    <w:basedOn w:val="DefaultParagraphFont"/>
    <w:rsid w:val="001D05A6"/>
  </w:style>
  <w:style w:type="paragraph" w:styleId="NormalWeb">
    <w:name w:val="Normal (Web)"/>
    <w:basedOn w:val="Normal"/>
    <w:uiPriority w:val="99"/>
    <w:unhideWhenUsed/>
    <w:rsid w:val="005318FF"/>
    <w:pPr>
      <w:spacing w:before="100" w:beforeAutospacing="1" w:after="100" w:afterAutospacing="1"/>
    </w:pPr>
    <w:rPr>
      <w:rFonts w:ascii="Calibri" w:hAnsi="Calibri" w:cs="Calibri"/>
      <w:sz w:val="22"/>
      <w:szCs w:val="22"/>
    </w:rPr>
  </w:style>
  <w:style w:type="character" w:customStyle="1" w:styleId="Heading2Char">
    <w:name w:val="Heading 2 Char"/>
    <w:basedOn w:val="DefaultParagraphFont"/>
    <w:link w:val="Heading2"/>
    <w:uiPriority w:val="9"/>
    <w:rsid w:val="000E73A4"/>
    <w:rPr>
      <w:rFonts w:ascii="Times New Roman" w:eastAsia="Times New Roman" w:hAnsi="Times New Roman" w:cs="Times New Roman"/>
      <w:b/>
      <w:bCs/>
      <w:sz w:val="36"/>
      <w:szCs w:val="36"/>
    </w:rPr>
  </w:style>
  <w:style w:type="table" w:styleId="TableGrid">
    <w:name w:val="Table Grid"/>
    <w:basedOn w:val="TableNormal"/>
    <w:uiPriority w:val="39"/>
    <w:rsid w:val="003957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A0A4E"/>
    <w:rPr>
      <w:sz w:val="16"/>
      <w:szCs w:val="16"/>
    </w:rPr>
  </w:style>
  <w:style w:type="paragraph" w:styleId="CommentText">
    <w:name w:val="annotation text"/>
    <w:basedOn w:val="Normal"/>
    <w:link w:val="CommentTextChar"/>
    <w:uiPriority w:val="99"/>
    <w:unhideWhenUsed/>
    <w:rsid w:val="00FA0A4E"/>
    <w:rPr>
      <w:sz w:val="20"/>
      <w:szCs w:val="20"/>
    </w:rPr>
  </w:style>
  <w:style w:type="character" w:customStyle="1" w:styleId="CommentTextChar">
    <w:name w:val="Comment Text Char"/>
    <w:basedOn w:val="DefaultParagraphFont"/>
    <w:link w:val="CommentText"/>
    <w:uiPriority w:val="99"/>
    <w:rsid w:val="00FA0A4E"/>
    <w:rPr>
      <w:sz w:val="20"/>
      <w:szCs w:val="20"/>
    </w:rPr>
  </w:style>
  <w:style w:type="paragraph" w:styleId="CommentSubject">
    <w:name w:val="annotation subject"/>
    <w:basedOn w:val="CommentText"/>
    <w:next w:val="CommentText"/>
    <w:link w:val="CommentSubjectChar"/>
    <w:uiPriority w:val="99"/>
    <w:semiHidden/>
    <w:unhideWhenUsed/>
    <w:rsid w:val="00FA0A4E"/>
    <w:rPr>
      <w:b/>
      <w:bCs/>
    </w:rPr>
  </w:style>
  <w:style w:type="character" w:customStyle="1" w:styleId="CommentSubjectChar">
    <w:name w:val="Comment Subject Char"/>
    <w:basedOn w:val="CommentTextChar"/>
    <w:link w:val="CommentSubject"/>
    <w:uiPriority w:val="99"/>
    <w:semiHidden/>
    <w:rsid w:val="00FA0A4E"/>
    <w:rPr>
      <w:b/>
      <w:bCs/>
      <w:sz w:val="20"/>
      <w:szCs w:val="20"/>
    </w:rPr>
  </w:style>
  <w:style w:type="paragraph" w:styleId="Revision">
    <w:name w:val="Revision"/>
    <w:hidden/>
    <w:uiPriority w:val="99"/>
    <w:semiHidden/>
    <w:rsid w:val="00131729"/>
  </w:style>
  <w:style w:type="character" w:styleId="Mention">
    <w:name w:val="Mention"/>
    <w:basedOn w:val="DefaultParagraphFont"/>
    <w:uiPriority w:val="99"/>
    <w:unhideWhenUsed/>
    <w:rsid w:val="0023343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linicaltrials.gov/study/NCT06407934?term=NCT06407934&amp;rank=1" TargetMode="External"/><Relationship Id="rId18" Type="http://schemas.openxmlformats.org/officeDocument/2006/relationships/image" Target="media/image4.png"/><Relationship Id="rId26" Type="http://schemas.openxmlformats.org/officeDocument/2006/relationships/hyperlink" Target="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 TargetMode="External"/><Relationship Id="rId3" Type="http://schemas.openxmlformats.org/officeDocument/2006/relationships/customXml" Target="../customXml/item3.xml"/><Relationship Id="rId21" Type="http://schemas.openxmlformats.org/officeDocument/2006/relationships/hyperlink" Target="mailto:priti.anand@abbvie.com" TargetMode="External"/><Relationship Id="rId7" Type="http://schemas.openxmlformats.org/officeDocument/2006/relationships/webSettings" Target="webSettings.xml"/><Relationship Id="rId12" Type="http://schemas.openxmlformats.org/officeDocument/2006/relationships/hyperlink" Target="https://clinicaltrials.gov/study/NCT06241118?term=NCT06241118&amp;rank=1" TargetMode="External"/><Relationship Id="rId17" Type="http://schemas.openxmlformats.org/officeDocument/2006/relationships/image" Target="media/image3.png"/><Relationship Id="rId25" Type="http://schemas.openxmlformats.org/officeDocument/2006/relationships/hyperlink" Target="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 TargetMode="Externa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mailto:luke.versten@abbvie.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linicaltrials.gov/study/NCT06181435" TargetMode="External"/><Relationship Id="rId24" Type="http://schemas.openxmlformats.org/officeDocument/2006/relationships/hyperlink" Target="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 TargetMode="External"/><Relationship Id="rId5" Type="http://schemas.openxmlformats.org/officeDocument/2006/relationships/styles" Target="styles.xml"/><Relationship Id="rId15" Type="http://schemas.openxmlformats.org/officeDocument/2006/relationships/hyperlink" Target="https://www.sanofi.com/en/media-room/press-releases/2025/2025-09-04-05-00-00-3144170" TargetMode="External"/><Relationship Id="rId23" Type="http://schemas.openxmlformats.org/officeDocument/2006/relationships/hyperlink" Target="mailto:priti.anand@abbvie.com" TargetMode="External"/><Relationship Id="rId28" Type="http://schemas.openxmlformats.org/officeDocument/2006/relationships/theme" Target="theme/theme1.xml"/><Relationship Id="rId10" Type="http://schemas.openxmlformats.org/officeDocument/2006/relationships/hyperlink" Target="https://clinicaltrials.gov/study/NCT06224348?term=NCT06224348&amp;rank=1" TargetMode="External"/><Relationship Id="rId19" Type="http://schemas.openxmlformats.org/officeDocument/2006/relationships/hyperlink" Target="mailto:chanda.bhat@abbvie.com" TargetMode="External"/><Relationship Id="rId4" Type="http://schemas.openxmlformats.org/officeDocument/2006/relationships/numbering" Target="numbering.xml"/><Relationship Id="rId9" Type="http://schemas.openxmlformats.org/officeDocument/2006/relationships/hyperlink" Target="https://ml-eu.globenewswire.com/Resource/Download/dc86a594-a982-488d-bd5f-ee3783a649a2" TargetMode="External"/><Relationship Id="rId14" Type="http://schemas.openxmlformats.org/officeDocument/2006/relationships/hyperlink" Target="https://www.clinicaltrials.gov/study/NCT05769777?term=atlantis&amp;intr=Amlitelimab&amp;rank=1" TargetMode="External"/><Relationship Id="rId22" Type="http://schemas.openxmlformats.org/officeDocument/2006/relationships/hyperlink" Target="mailto:irene.knorn@abbvie.com" TargetMode="External"/><Relationship Id="rId27" Type="http://schemas.openxmlformats.org/officeDocument/2006/relationships/fontTable" Target="fontTable.xml"/></Relationships>
</file>

<file path=word/theme/theme1.xml><?xml version="1.0" encoding="utf-8"?>
<a:theme xmlns:a="http://schemas.openxmlformats.org/drawingml/2006/main" name="CLL">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spAutoFit/>
      </a:bodyPr>
      <a:lstStyle>
        <a:defPPr>
          <a:defRPr dirty="0" err="1" smtClean="0"/>
        </a:defPPr>
      </a:lstStyle>
    </a:txDef>
  </a:objectDefaults>
  <a:extraClrSchemeLst/>
  <a:extLst>
    <a:ext uri="{05A4C25C-085E-4340-85A3-A5531E510DB2}">
      <thm15:themeFamily xmlns:thm15="http://schemas.microsoft.com/office/thememl/2012/main" name="CLL" id="{B50B7C8D-6D02-3847-A3B5-E3880DB8B4A6}" vid="{9FDBDEF5-9068-6A4A-B1E0-CC7C5BD833E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63F1E92B093F14F8F48C5120BCB8BEA" ma:contentTypeVersion="19" ma:contentTypeDescription="Create a new document." ma:contentTypeScope="" ma:versionID="a34d6ef00bde448e063bc354023a54b0">
  <xsd:schema xmlns:xsd="http://www.w3.org/2001/XMLSchema" xmlns:xs="http://www.w3.org/2001/XMLSchema" xmlns:p="http://schemas.microsoft.com/office/2006/metadata/properties" xmlns:ns2="0f920774-ee3d-4dd0-a2c2-211158b06580" xmlns:ns3="0463ee73-2f20-4498-86a8-bf21f1ebd432" xmlns:ns4="043e1017-c5a4-4201-a35d-9d1168f65886" targetNamespace="http://schemas.microsoft.com/office/2006/metadata/properties" ma:root="true" ma:fieldsID="3d47e851e150d898c80df0527a1a9b7e" ns2:_="" ns3:_="" ns4:_="">
    <xsd:import namespace="0f920774-ee3d-4dd0-a2c2-211158b06580"/>
    <xsd:import namespace="0463ee73-2f20-4498-86a8-bf21f1ebd432"/>
    <xsd:import namespace="043e1017-c5a4-4201-a35d-9d1168f6588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920774-ee3d-4dd0-a2c2-211158b065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63ee73-2f20-4498-86a8-bf21f1ebd43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f920774-ee3d-4dd0-a2c2-211158b06580">
      <Terms xmlns="http://schemas.microsoft.com/office/infopath/2007/PartnerControls"/>
    </lcf76f155ced4ddcb4097134ff3c332f>
    <TaxCatchAll xmlns="043e1017-c5a4-4201-a35d-9d1168f6588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6F0D70-46F5-4EEB-B750-42607B1086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920774-ee3d-4dd0-a2c2-211158b06580"/>
    <ds:schemaRef ds:uri="0463ee73-2f20-4498-86a8-bf21f1ebd432"/>
    <ds:schemaRef ds:uri="043e1017-c5a4-4201-a35d-9d1168f65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EB76679-3417-4632-93E5-E2D722DFBC2A}">
  <ds:schemaRefs>
    <ds:schemaRef ds:uri="http://schemas.microsoft.com/office/2006/metadata/properties"/>
    <ds:schemaRef ds:uri="http://schemas.microsoft.com/office/infopath/2007/PartnerControls"/>
    <ds:schemaRef ds:uri="0f920774-ee3d-4dd0-a2c2-211158b06580"/>
    <ds:schemaRef ds:uri="043e1017-c5a4-4201-a35d-9d1168f65886"/>
  </ds:schemaRefs>
</ds:datastoreItem>
</file>

<file path=customXml/itemProps3.xml><?xml version="1.0" encoding="utf-8"?>
<ds:datastoreItem xmlns:ds="http://schemas.openxmlformats.org/officeDocument/2006/customXml" ds:itemID="{6418B181-489D-42B2-A6D9-6235D7B974C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1270</Words>
  <Characters>7244</Characters>
  <Application>Microsoft Office Word</Application>
  <DocSecurity>4</DocSecurity>
  <Lines>60</Lines>
  <Paragraphs>16</Paragraphs>
  <ScaleCrop>false</ScaleCrop>
  <Company/>
  <LinksUpToDate>false</LinksUpToDate>
  <CharactersWithSpaces>8498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Saldana</dc:creator>
  <cp:keywords/>
  <dc:description/>
  <cp:lastModifiedBy>nepheliev@eradigm.com</cp:lastModifiedBy>
  <cp:revision>1580</cp:revision>
  <dcterms:created xsi:type="dcterms:W3CDTF">2025-08-15T07:31:00Z</dcterms:created>
  <dcterms:modified xsi:type="dcterms:W3CDTF">2026-01-26T15:34:00Z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0x010100563F1E92B093F14F8F48C5120BCB8BEA</vt:lpwstr>
  </property>
  <property fmtid="{D5CDD505-2E9C-101B-9397-08002B2CF9AE}" pid="3" name="MediaServiceImageTags">
    <vt:lpwstr/>
  </property>
</Properties>
</file>