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77979816">
        <w:trPr>
          <w:jc w:val="center"/>
        </w:trPr>
        <w:tc>
          <w:tcPr>
            <w:tcW w:w="9504" w:type="dxa"/>
          </w:tcPr>
          <w:p w14:paraId="0FE74390" w14:textId="28D4E70D" w:rsidR="00330177" w:rsidRDefault="00330177" w:rsidP="0056544E">
            <w:pP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ED946BEB-674C-4231-A8CE-36CCF36266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A9D2127" w14:textId="2E7E081F" w:rsidR="00FB75D6" w:rsidRDefault="009F46F3" w:rsidP="009F46F3">
            <w:pPr>
              <w:jc w:val="center"/>
              <w:rPr>
                <w:b/>
                <w:bCs/>
                <w:color w:val="002060"/>
                <w:sz w:val="32"/>
                <w:szCs w:val="32"/>
              </w:rPr>
            </w:pPr>
            <w:r>
              <w:rPr>
                <w:b/>
                <w:bCs/>
                <w:color w:val="002060"/>
                <w:sz w:val="32"/>
                <w:szCs w:val="32"/>
              </w:rPr>
              <w:t>BMS receives p</w:t>
            </w:r>
            <w:r w:rsidR="004F6973">
              <w:rPr>
                <w:b/>
                <w:bCs/>
                <w:color w:val="002060"/>
                <w:sz w:val="32"/>
                <w:szCs w:val="32"/>
              </w:rPr>
              <w:t xml:space="preserve">ositive CHMP Opinion for Sotyktu in </w:t>
            </w:r>
            <w:r>
              <w:rPr>
                <w:b/>
                <w:bCs/>
                <w:color w:val="002060"/>
                <w:sz w:val="32"/>
                <w:szCs w:val="32"/>
              </w:rPr>
              <w:t xml:space="preserve">adults with active </w:t>
            </w:r>
            <w:r w:rsidR="004F6973">
              <w:rPr>
                <w:b/>
                <w:bCs/>
                <w:color w:val="002060"/>
                <w:sz w:val="32"/>
                <w:szCs w:val="32"/>
              </w:rPr>
              <w:t>PsA</w:t>
            </w: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62ADB3F8"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82383F">
                    <w:rPr>
                      <w:rFonts w:ascii="Aptos" w:eastAsia="Aptos" w:hAnsi="Aptos" w:cs="Aptos"/>
                      <w:color w:val="171717" w:themeColor="background2" w:themeShade="1A"/>
                      <w:sz w:val="16"/>
                      <w:szCs w:val="16"/>
                    </w:rPr>
                    <w:t>BMS</w:t>
                  </w:r>
                </w:p>
                <w:p w14:paraId="6470EEFF" w14:textId="2224CF44"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r w:rsidR="0082383F">
                    <w:rPr>
                      <w:rFonts w:ascii="Aptos" w:eastAsia="Aptos" w:hAnsi="Aptos" w:cs="Aptos"/>
                      <w:color w:val="171717" w:themeColor="background2" w:themeShade="1A"/>
                      <w:sz w:val="16"/>
                      <w:szCs w:val="16"/>
                    </w:rPr>
                    <w:t>Sotyktu (</w:t>
                  </w:r>
                  <w:r w:rsidR="004F19F0">
                    <w:rPr>
                      <w:rFonts w:ascii="Aptos" w:eastAsia="Aptos" w:hAnsi="Aptos" w:cs="Aptos"/>
                      <w:color w:val="171717" w:themeColor="background2" w:themeShade="1A"/>
                      <w:sz w:val="16"/>
                      <w:szCs w:val="16"/>
                    </w:rPr>
                    <w:t>deucravacitinib, oral TYK2 inhibitor)</w:t>
                  </w:r>
                </w:p>
              </w:tc>
              <w:tc>
                <w:tcPr>
                  <w:tcW w:w="4637" w:type="dxa"/>
                  <w:tcMar>
                    <w:left w:w="105" w:type="dxa"/>
                    <w:right w:w="105" w:type="dxa"/>
                  </w:tcMar>
                  <w:vAlign w:val="center"/>
                </w:tcPr>
                <w:p w14:paraId="48EE8D15" w14:textId="471FEE85"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4F19F0">
                    <w:rPr>
                      <w:color w:val="171717" w:themeColor="background2" w:themeShade="1A"/>
                      <w:sz w:val="16"/>
                      <w:szCs w:val="16"/>
                    </w:rPr>
                    <w:t xml:space="preserve">March </w:t>
                  </w:r>
                  <w:r w:rsidR="004F6973">
                    <w:rPr>
                      <w:color w:val="171717" w:themeColor="background2" w:themeShade="1A"/>
                      <w:sz w:val="16"/>
                      <w:szCs w:val="16"/>
                    </w:rPr>
                    <w:t>27</w:t>
                  </w:r>
                  <w:r w:rsidR="001312B8">
                    <w:rPr>
                      <w:color w:val="171717" w:themeColor="background2" w:themeShade="1A"/>
                      <w:sz w:val="16"/>
                      <w:szCs w:val="16"/>
                      <w:vertAlign w:val="superscript"/>
                    </w:rPr>
                    <w:t>th</w:t>
                  </w:r>
                  <w:r w:rsidR="004F19F0">
                    <w:rPr>
                      <w:color w:val="171717" w:themeColor="background2" w:themeShade="1A"/>
                      <w:sz w:val="16"/>
                      <w:szCs w:val="16"/>
                    </w:rPr>
                    <w:t>, 2026</w:t>
                  </w:r>
                </w:p>
                <w:p w14:paraId="5B8DA44C" w14:textId="5A1D7557" w:rsidR="00A63C55" w:rsidRPr="00A63C55" w:rsidRDefault="00A63C55" w:rsidP="00F069E1">
                  <w:pPr>
                    <w:jc w:val="center"/>
                    <w:rPr>
                      <w:color w:val="171717" w:themeColor="background2" w:themeShade="1A"/>
                      <w:sz w:val="16"/>
                      <w:szCs w:val="16"/>
                    </w:rPr>
                  </w:pPr>
                  <w:r w:rsidRPr="37D8190F">
                    <w:rPr>
                      <w:b/>
                      <w:bCs/>
                      <w:color w:val="171717" w:themeColor="background2" w:themeShade="1A"/>
                      <w:sz w:val="16"/>
                      <w:szCs w:val="16"/>
                    </w:rPr>
                    <w:t>Source(s):</w:t>
                  </w:r>
                  <w:r w:rsidR="001312B8">
                    <w:rPr>
                      <w:color w:val="171717" w:themeColor="background2" w:themeShade="1A"/>
                      <w:sz w:val="16"/>
                      <w:szCs w:val="16"/>
                    </w:rPr>
                    <w:t xml:space="preserve"> </w:t>
                  </w:r>
                  <w:hyperlink r:id="rId9" w:history="1">
                    <w:r w:rsidR="001312B8" w:rsidRPr="008F6DE8">
                      <w:rPr>
                        <w:rStyle w:val="Hyperlink"/>
                        <w:sz w:val="16"/>
                        <w:szCs w:val="16"/>
                      </w:rPr>
                      <w:t>CHMP</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233904B2" w14:textId="6C78E8DF" w:rsidR="00134A40" w:rsidRPr="007444D9" w:rsidRDefault="009504BE" w:rsidP="002E6873">
            <w:pPr>
              <w:pStyle w:val="ListParagraph"/>
              <w:numPr>
                <w:ilvl w:val="0"/>
                <w:numId w:val="1"/>
              </w:numPr>
              <w:rPr>
                <w:color w:val="171717" w:themeColor="background2" w:themeShade="1A"/>
                <w:sz w:val="22"/>
                <w:szCs w:val="22"/>
              </w:rPr>
            </w:pPr>
            <w:r w:rsidRPr="006838D5">
              <w:rPr>
                <w:color w:val="171717" w:themeColor="background2" w:themeShade="1A"/>
                <w:sz w:val="22"/>
                <w:szCs w:val="22"/>
              </w:rPr>
              <w:t xml:space="preserve">The </w:t>
            </w:r>
            <w:r w:rsidR="00E25C44" w:rsidRPr="00E25C44">
              <w:rPr>
                <w:color w:val="171717" w:themeColor="background2" w:themeShade="1A"/>
                <w:sz w:val="22"/>
                <w:szCs w:val="22"/>
              </w:rPr>
              <w:t xml:space="preserve">CHMP adopted a positive opinion recommending approval of Sotyktu for adults with active psoriatic arthritis (PsA) who have had an inadequate response or have been intolerant to a prior DMARD therapy </w:t>
            </w:r>
            <w:r w:rsidR="00292BBB">
              <w:rPr>
                <w:color w:val="171717" w:themeColor="background2" w:themeShade="1A"/>
                <w:sz w:val="22"/>
                <w:szCs w:val="22"/>
              </w:rPr>
              <w:br/>
            </w:r>
          </w:p>
          <w:p w14:paraId="120E1270" w14:textId="738A7F0D" w:rsidR="002E6873" w:rsidRPr="002E6873" w:rsidRDefault="002E6873" w:rsidP="002E6873">
            <w:pPr>
              <w:rPr>
                <w:b/>
                <w:bCs/>
                <w:color w:val="002060"/>
                <w:sz w:val="28"/>
                <w:szCs w:val="28"/>
              </w:rPr>
            </w:pPr>
            <w:r>
              <w:rPr>
                <w:b/>
                <w:bCs/>
                <w:color w:val="002060"/>
                <w:sz w:val="28"/>
                <w:szCs w:val="28"/>
              </w:rPr>
              <w:t xml:space="preserve">Impact (CI PoV): </w:t>
            </w:r>
            <w:r w:rsidRPr="002E6873">
              <w:rPr>
                <w:b/>
                <w:bCs/>
                <w:color w:val="C00000"/>
                <w:sz w:val="28"/>
                <w:szCs w:val="28"/>
              </w:rPr>
              <w:t>HIGH</w:t>
            </w:r>
          </w:p>
          <w:p w14:paraId="1767D031" w14:textId="57A5A48B" w:rsidR="0003690D" w:rsidRDefault="00E11BB2" w:rsidP="0003690D">
            <w:pPr>
              <w:pStyle w:val="ListParagraph"/>
              <w:numPr>
                <w:ilvl w:val="0"/>
                <w:numId w:val="1"/>
              </w:numPr>
              <w:spacing w:after="160" w:line="278" w:lineRule="auto"/>
              <w:rPr>
                <w:color w:val="171717" w:themeColor="background2" w:themeShade="1A"/>
                <w:sz w:val="22"/>
                <w:szCs w:val="22"/>
              </w:rPr>
            </w:pPr>
            <w:r>
              <w:rPr>
                <w:color w:val="171717" w:themeColor="background2" w:themeShade="1A"/>
                <w:sz w:val="22"/>
                <w:szCs w:val="22"/>
              </w:rPr>
              <w:t xml:space="preserve">The </w:t>
            </w:r>
            <w:r w:rsidR="00B5793F" w:rsidRPr="00B5793F">
              <w:rPr>
                <w:color w:val="171717" w:themeColor="background2" w:themeShade="1A"/>
                <w:sz w:val="22"/>
                <w:szCs w:val="22"/>
              </w:rPr>
              <w:t>positive opinion brings Sotyktu closer to becoming the first TYK2 inhibitor approved for adults with active PsA in</w:t>
            </w:r>
            <w:r w:rsidR="00B5793F">
              <w:rPr>
                <w:color w:val="171717" w:themeColor="background2" w:themeShade="1A"/>
                <w:sz w:val="22"/>
                <w:szCs w:val="22"/>
              </w:rPr>
              <w:t xml:space="preserve"> the </w:t>
            </w:r>
            <w:r w:rsidR="009E6BBB">
              <w:rPr>
                <w:color w:val="171717" w:themeColor="background2" w:themeShade="1A"/>
                <w:sz w:val="22"/>
                <w:szCs w:val="22"/>
              </w:rPr>
              <w:t>E</w:t>
            </w:r>
            <w:r w:rsidR="00BD3260">
              <w:rPr>
                <w:color w:val="171717" w:themeColor="background2" w:themeShade="1A"/>
                <w:sz w:val="22"/>
                <w:szCs w:val="22"/>
              </w:rPr>
              <w:t>U</w:t>
            </w:r>
          </w:p>
          <w:p w14:paraId="68D98002" w14:textId="47EF0AE1" w:rsidR="00153503" w:rsidRPr="00AB2421" w:rsidRDefault="0003690D" w:rsidP="00C931C7">
            <w:pPr>
              <w:pStyle w:val="ListParagraph"/>
              <w:numPr>
                <w:ilvl w:val="0"/>
                <w:numId w:val="4"/>
              </w:numPr>
              <w:spacing w:after="160" w:line="278" w:lineRule="auto"/>
              <w:rPr>
                <w:color w:val="0070C0"/>
                <w:sz w:val="22"/>
                <w:szCs w:val="22"/>
              </w:rPr>
            </w:pPr>
            <w:commentRangeStart w:id="0"/>
            <w:commentRangeStart w:id="1"/>
            <w:commentRangeStart w:id="2"/>
            <w:r w:rsidRPr="00AB2421">
              <w:rPr>
                <w:i/>
                <w:iCs/>
                <w:color w:val="0070C0"/>
                <w:sz w:val="22"/>
                <w:szCs w:val="22"/>
              </w:rPr>
              <w:t xml:space="preserve">CI </w:t>
            </w:r>
            <w:r w:rsidR="00B94F30" w:rsidRPr="00AB2421">
              <w:rPr>
                <w:i/>
                <w:iCs/>
                <w:color w:val="0070C0"/>
                <w:sz w:val="22"/>
                <w:szCs w:val="22"/>
              </w:rPr>
              <w:t xml:space="preserve">now </w:t>
            </w:r>
            <w:r w:rsidRPr="00AB2421">
              <w:rPr>
                <w:i/>
                <w:iCs/>
                <w:color w:val="0070C0"/>
                <w:sz w:val="22"/>
                <w:szCs w:val="22"/>
              </w:rPr>
              <w:t xml:space="preserve">estimates </w:t>
            </w:r>
            <w:r w:rsidR="004D22B8" w:rsidRPr="00AB2421">
              <w:rPr>
                <w:i/>
                <w:iCs/>
                <w:color w:val="0070C0"/>
                <w:sz w:val="22"/>
                <w:szCs w:val="22"/>
              </w:rPr>
              <w:t xml:space="preserve">EU approval </w:t>
            </w:r>
            <w:r w:rsidR="009418F6" w:rsidRPr="00AB2421">
              <w:rPr>
                <w:i/>
                <w:iCs/>
                <w:color w:val="0070C0"/>
                <w:sz w:val="22"/>
                <w:szCs w:val="22"/>
              </w:rPr>
              <w:t xml:space="preserve">of Sotyktu in </w:t>
            </w:r>
            <w:ins w:id="3" w:author="Knorn, Irene" w:date="2026-03-27T12:18:00Z" w16du:dateUtc="2026-03-27T16:18:00Z">
              <w:r w:rsidR="00DA5CF2">
                <w:rPr>
                  <w:i/>
                  <w:iCs/>
                  <w:color w:val="0070C0"/>
                  <w:sz w:val="22"/>
                  <w:szCs w:val="22"/>
                </w:rPr>
                <w:t>as e</w:t>
              </w:r>
            </w:ins>
            <w:ins w:id="4" w:author="Knorn, Irene" w:date="2026-03-27T12:19:00Z" w16du:dateUtc="2026-03-27T16:19:00Z">
              <w:r w:rsidR="00DA5CF2">
                <w:rPr>
                  <w:i/>
                  <w:iCs/>
                  <w:color w:val="0070C0"/>
                  <w:sz w:val="22"/>
                  <w:szCs w:val="22"/>
                </w:rPr>
                <w:t xml:space="preserve">arly as </w:t>
              </w:r>
            </w:ins>
            <w:del w:id="5" w:author="Knorn, Irene" w:date="2026-03-27T12:19:00Z" w16du:dateUtc="2026-03-27T16:19:00Z">
              <w:r w:rsidR="00AB2421" w:rsidRPr="00AB2421" w:rsidDel="00DA5CF2">
                <w:rPr>
                  <w:i/>
                  <w:iCs/>
                  <w:color w:val="0070C0"/>
                  <w:sz w:val="22"/>
                  <w:szCs w:val="22"/>
                </w:rPr>
                <w:delText xml:space="preserve">late </w:delText>
              </w:r>
            </w:del>
            <w:r w:rsidR="00AB2421" w:rsidRPr="00AB2421">
              <w:rPr>
                <w:i/>
                <w:iCs/>
                <w:color w:val="0070C0"/>
                <w:sz w:val="22"/>
                <w:szCs w:val="22"/>
              </w:rPr>
              <w:t>April</w:t>
            </w:r>
            <w:ins w:id="6" w:author="Knorn, Irene" w:date="2026-03-27T12:19:00Z" w16du:dateUtc="2026-03-27T16:19:00Z">
              <w:r w:rsidR="00DA5CF2">
                <w:rPr>
                  <w:i/>
                  <w:iCs/>
                  <w:color w:val="0070C0"/>
                  <w:sz w:val="22"/>
                  <w:szCs w:val="22"/>
                </w:rPr>
                <w:t>/</w:t>
              </w:r>
            </w:ins>
            <w:del w:id="7" w:author="Knorn, Irene" w:date="2026-03-27T12:19:00Z" w16du:dateUtc="2026-03-27T16:19:00Z">
              <w:r w:rsidR="00AB2421" w:rsidRPr="00AB2421" w:rsidDel="00DA5CF2">
                <w:rPr>
                  <w:i/>
                  <w:iCs/>
                  <w:color w:val="0070C0"/>
                  <w:sz w:val="22"/>
                  <w:szCs w:val="22"/>
                </w:rPr>
                <w:delText xml:space="preserve"> or </w:delText>
              </w:r>
            </w:del>
            <w:r w:rsidR="00AB2421" w:rsidRPr="00AB2421">
              <w:rPr>
                <w:i/>
                <w:iCs/>
                <w:color w:val="0070C0"/>
                <w:sz w:val="22"/>
                <w:szCs w:val="22"/>
              </w:rPr>
              <w:t>early May</w:t>
            </w:r>
            <w:r w:rsidR="009418F6" w:rsidRPr="00AB2421">
              <w:rPr>
                <w:i/>
                <w:iCs/>
                <w:color w:val="0070C0"/>
                <w:sz w:val="22"/>
                <w:szCs w:val="22"/>
              </w:rPr>
              <w:t xml:space="preserve"> 202</w:t>
            </w:r>
            <w:r w:rsidR="00652D1E" w:rsidRPr="00AB2421">
              <w:rPr>
                <w:i/>
                <w:iCs/>
                <w:color w:val="0070C0"/>
                <w:sz w:val="22"/>
                <w:szCs w:val="22"/>
              </w:rPr>
              <w:t>6</w:t>
            </w:r>
            <w:r w:rsidR="00B70C8B">
              <w:rPr>
                <w:i/>
                <w:iCs/>
                <w:color w:val="0070C0"/>
                <w:sz w:val="22"/>
                <w:szCs w:val="22"/>
              </w:rPr>
              <w:t xml:space="preserve">, </w:t>
            </w:r>
            <w:del w:id="8" w:author="Knorn, Irene" w:date="2026-03-27T12:19:00Z" w16du:dateUtc="2026-03-27T16:19:00Z">
              <w:r w:rsidR="00652D1E" w:rsidRPr="00AB2421" w:rsidDel="00A13CD1">
                <w:rPr>
                  <w:i/>
                  <w:iCs/>
                  <w:color w:val="0070C0"/>
                  <w:sz w:val="22"/>
                  <w:szCs w:val="22"/>
                </w:rPr>
                <w:delText xml:space="preserve">based on </w:delText>
              </w:r>
            </w:del>
            <w:del w:id="9" w:author="Knorn, Irene" w:date="2026-03-27T11:09:00Z" w16du:dateUtc="2026-03-27T15:09:00Z">
              <w:r w:rsidR="00B70C8B" w:rsidDel="009078AE">
                <w:rPr>
                  <w:i/>
                  <w:iCs/>
                  <w:color w:val="0070C0"/>
                  <w:sz w:val="22"/>
                  <w:szCs w:val="22"/>
                </w:rPr>
                <w:delText xml:space="preserve">the </w:delText>
              </w:r>
              <w:r w:rsidR="00A07E78" w:rsidRPr="00AB2421" w:rsidDel="009078AE">
                <w:rPr>
                  <w:i/>
                  <w:iCs/>
                  <w:color w:val="0070C0"/>
                  <w:sz w:val="22"/>
                  <w:szCs w:val="22"/>
                </w:rPr>
                <w:delText>30–45-day</w:delText>
              </w:r>
              <w:r w:rsidR="00B70C8B" w:rsidDel="009078AE">
                <w:rPr>
                  <w:i/>
                  <w:iCs/>
                  <w:color w:val="0070C0"/>
                  <w:sz w:val="22"/>
                  <w:szCs w:val="22"/>
                </w:rPr>
                <w:delText xml:space="preserve"> timeline</w:delText>
              </w:r>
              <w:r w:rsidR="00652D1E" w:rsidRPr="00AB2421" w:rsidDel="009078AE">
                <w:rPr>
                  <w:i/>
                  <w:iCs/>
                  <w:color w:val="0070C0"/>
                  <w:sz w:val="22"/>
                  <w:szCs w:val="22"/>
                </w:rPr>
                <w:delText xml:space="preserve"> </w:delText>
              </w:r>
            </w:del>
            <w:del w:id="10" w:author="Knorn, Irene" w:date="2026-03-27T12:19:00Z" w16du:dateUtc="2026-03-27T16:19:00Z">
              <w:r w:rsidR="00652D1E" w:rsidRPr="00AB2421" w:rsidDel="00A13CD1">
                <w:rPr>
                  <w:i/>
                  <w:iCs/>
                  <w:color w:val="0070C0"/>
                  <w:sz w:val="22"/>
                  <w:szCs w:val="22"/>
                </w:rPr>
                <w:delText>fro</w:delText>
              </w:r>
              <w:r w:rsidR="00652D1E" w:rsidRPr="00AB2421" w:rsidDel="00DA5CF2">
                <w:rPr>
                  <w:i/>
                  <w:iCs/>
                  <w:color w:val="0070C0"/>
                  <w:sz w:val="22"/>
                  <w:szCs w:val="22"/>
                </w:rPr>
                <w:delText xml:space="preserve">m </w:delText>
              </w:r>
            </w:del>
            <w:del w:id="11" w:author="Knorn, Irene" w:date="2026-03-27T11:09:00Z" w16du:dateUtc="2026-03-27T15:09:00Z">
              <w:r w:rsidR="00AB2421" w:rsidRPr="00AB2421" w:rsidDel="009078AE">
                <w:rPr>
                  <w:i/>
                  <w:iCs/>
                  <w:color w:val="0070C0"/>
                  <w:sz w:val="22"/>
                  <w:szCs w:val="22"/>
                </w:rPr>
                <w:delText xml:space="preserve">the </w:delText>
              </w:r>
            </w:del>
            <w:del w:id="12" w:author="Knorn, Irene" w:date="2026-03-27T12:19:00Z" w16du:dateUtc="2026-03-27T16:19:00Z">
              <w:r w:rsidR="00652D1E" w:rsidRPr="00AB2421" w:rsidDel="00DA5CF2">
                <w:rPr>
                  <w:i/>
                  <w:iCs/>
                  <w:color w:val="0070C0"/>
                  <w:sz w:val="22"/>
                  <w:szCs w:val="22"/>
                </w:rPr>
                <w:delText xml:space="preserve">CHMP positive opinion </w:delText>
              </w:r>
              <w:r w:rsidR="0058383D" w:rsidDel="00DA5CF2">
                <w:rPr>
                  <w:i/>
                  <w:iCs/>
                  <w:color w:val="0070C0"/>
                  <w:sz w:val="22"/>
                  <w:szCs w:val="22"/>
                </w:rPr>
                <w:delText xml:space="preserve">to EC decision </w:delText>
              </w:r>
            </w:del>
            <w:commentRangeEnd w:id="0"/>
            <w:r w:rsidR="00DA5CF2" w:rsidRPr="00AB2421">
              <w:rPr>
                <w:rStyle w:val="CommentReference"/>
                <w:color w:val="0070C0"/>
                <w:sz w:val="22"/>
                <w:szCs w:val="22"/>
              </w:rPr>
              <w:commentReference w:id="0"/>
            </w:r>
            <w:commentRangeEnd w:id="1"/>
            <w:r w:rsidRPr="00AB2421">
              <w:rPr>
                <w:rStyle w:val="CommentReference"/>
                <w:color w:val="0070C0"/>
                <w:sz w:val="22"/>
                <w:szCs w:val="22"/>
              </w:rPr>
              <w:commentReference w:id="1"/>
            </w:r>
            <w:commentRangeEnd w:id="2"/>
            <w:r w:rsidR="00A13CD1" w:rsidRPr="00AB2421">
              <w:rPr>
                <w:rStyle w:val="CommentReference"/>
                <w:color w:val="0070C0"/>
                <w:sz w:val="22"/>
                <w:szCs w:val="22"/>
              </w:rPr>
              <w:commentReference w:id="2"/>
            </w:r>
          </w:p>
          <w:p w14:paraId="3794E578" w14:textId="6B15E392" w:rsidR="002E6873" w:rsidRPr="002E6873" w:rsidRDefault="00B533F9" w:rsidP="002E6873">
            <w:pPr>
              <w:rPr>
                <w:b/>
                <w:bCs/>
                <w:color w:val="002060"/>
                <w:sz w:val="28"/>
                <w:szCs w:val="28"/>
              </w:rPr>
            </w:pPr>
            <w:r>
              <w:rPr>
                <w:b/>
                <w:bCs/>
                <w:color w:val="002060"/>
                <w:sz w:val="28"/>
                <w:szCs w:val="28"/>
              </w:rPr>
              <w:t xml:space="preserve">Why it matters </w:t>
            </w:r>
            <w:r w:rsidRPr="00B533F9">
              <w:rPr>
                <w:i/>
                <w:iCs/>
                <w:color w:val="0070C0"/>
              </w:rPr>
              <w:t>(CI Insights in blue italics)</w:t>
            </w:r>
            <w:r w:rsidR="002E6873" w:rsidRPr="002E6873">
              <w:rPr>
                <w:b/>
                <w:bCs/>
                <w:color w:val="002060"/>
                <w:sz w:val="28"/>
                <w:szCs w:val="28"/>
              </w:rPr>
              <w:t>:</w:t>
            </w:r>
          </w:p>
          <w:p w14:paraId="707E9AC9" w14:textId="77B8DE10" w:rsidR="004035F2" w:rsidRDefault="0035051F" w:rsidP="00477389">
            <w:pPr>
              <w:pStyle w:val="ListParagraph"/>
              <w:numPr>
                <w:ilvl w:val="0"/>
                <w:numId w:val="1"/>
              </w:numPr>
              <w:spacing w:after="160" w:line="278" w:lineRule="auto"/>
              <w:rPr>
                <w:color w:val="171717" w:themeColor="background2" w:themeShade="1A"/>
                <w:sz w:val="22"/>
                <w:szCs w:val="22"/>
              </w:rPr>
            </w:pPr>
            <w:del w:id="13" w:author="Knorn, Irene" w:date="2026-03-27T11:28:00Z" w16du:dateUtc="2026-03-27T15:28:00Z">
              <w:r w:rsidRPr="77979816" w:rsidDel="00A42E07">
                <w:rPr>
                  <w:color w:val="171717" w:themeColor="background2" w:themeShade="1A"/>
                  <w:sz w:val="22"/>
                  <w:szCs w:val="22"/>
                </w:rPr>
                <w:delText xml:space="preserve">The positive CHMP opinion </w:delText>
              </w:r>
              <w:r w:rsidR="00C17FD0" w:rsidRPr="77979816" w:rsidDel="00A42E07">
                <w:rPr>
                  <w:color w:val="171717" w:themeColor="background2" w:themeShade="1A"/>
                  <w:sz w:val="22"/>
                  <w:szCs w:val="22"/>
                </w:rPr>
                <w:delText>brings</w:delText>
              </w:r>
              <w:r w:rsidR="008C1630" w:rsidRPr="77979816" w:rsidDel="00A42E07">
                <w:rPr>
                  <w:color w:val="171717" w:themeColor="background2" w:themeShade="1A"/>
                  <w:sz w:val="22"/>
                  <w:szCs w:val="22"/>
                </w:rPr>
                <w:delText xml:space="preserve"> </w:delText>
              </w:r>
            </w:del>
            <w:r w:rsidR="00A9063C" w:rsidRPr="77979816">
              <w:rPr>
                <w:color w:val="171717" w:themeColor="background2" w:themeShade="1A"/>
                <w:sz w:val="22"/>
                <w:szCs w:val="22"/>
              </w:rPr>
              <w:t>Sotyktu</w:t>
            </w:r>
            <w:ins w:id="14" w:author="Knorn, Irene" w:date="2026-03-27T11:28:00Z" w16du:dateUtc="2026-03-27T15:28:00Z">
              <w:r w:rsidR="00A42E07">
                <w:rPr>
                  <w:color w:val="171717" w:themeColor="background2" w:themeShade="1A"/>
                  <w:sz w:val="22"/>
                  <w:szCs w:val="22"/>
                </w:rPr>
                <w:t xml:space="preserve">’s </w:t>
              </w:r>
            </w:ins>
            <w:ins w:id="15" w:author="Knorn, Irene" w:date="2026-03-27T12:09:00Z" w16du:dateUtc="2026-03-27T16:09:00Z">
              <w:r w:rsidR="0005272C">
                <w:rPr>
                  <w:color w:val="171717" w:themeColor="background2" w:themeShade="1A"/>
                  <w:sz w:val="22"/>
                  <w:szCs w:val="22"/>
                </w:rPr>
                <w:t xml:space="preserve">potential for EU </w:t>
              </w:r>
            </w:ins>
            <w:ins w:id="16" w:author="Knorn, Irene" w:date="2026-03-27T11:28:00Z" w16du:dateUtc="2026-03-27T15:28:00Z">
              <w:r w:rsidR="00A42E07">
                <w:rPr>
                  <w:color w:val="171717" w:themeColor="background2" w:themeShade="1A"/>
                  <w:sz w:val="22"/>
                  <w:szCs w:val="22"/>
                </w:rPr>
                <w:t>approval</w:t>
              </w:r>
              <w:r w:rsidR="00E06D3B">
                <w:rPr>
                  <w:color w:val="171717" w:themeColor="background2" w:themeShade="1A"/>
                  <w:sz w:val="22"/>
                  <w:szCs w:val="22"/>
                </w:rPr>
                <w:t xml:space="preserve"> in PsA expands the </w:t>
              </w:r>
            </w:ins>
            <w:ins w:id="17" w:author="Knorn, Irene" w:date="2026-03-27T11:29:00Z" w16du:dateUtc="2026-03-27T15:29:00Z">
              <w:r w:rsidR="00E06D3B">
                <w:rPr>
                  <w:color w:val="171717" w:themeColor="background2" w:themeShade="1A"/>
                  <w:sz w:val="22"/>
                  <w:szCs w:val="22"/>
                </w:rPr>
                <w:t>brand</w:t>
              </w:r>
            </w:ins>
            <w:ins w:id="18" w:author="Knorn, Irene" w:date="2026-03-27T11:30:00Z" w16du:dateUtc="2026-03-27T15:30:00Z">
              <w:r w:rsidR="000C471C">
                <w:rPr>
                  <w:color w:val="171717" w:themeColor="background2" w:themeShade="1A"/>
                  <w:sz w:val="22"/>
                  <w:szCs w:val="22"/>
                </w:rPr>
                <w:t xml:space="preserve">’s </w:t>
              </w:r>
            </w:ins>
            <w:ins w:id="19" w:author="Knorn, Irene" w:date="2026-03-27T12:09:00Z" w16du:dateUtc="2026-03-27T16:09:00Z">
              <w:r w:rsidR="0005272C">
                <w:rPr>
                  <w:color w:val="171717" w:themeColor="background2" w:themeShade="1A"/>
                  <w:sz w:val="22"/>
                  <w:szCs w:val="22"/>
                </w:rPr>
                <w:t xml:space="preserve">footprint </w:t>
              </w:r>
            </w:ins>
            <w:ins w:id="20" w:author="Knorn, Irene" w:date="2026-03-27T12:07:00Z" w16du:dateUtc="2026-03-27T16:07:00Z">
              <w:r w:rsidR="005E0604">
                <w:rPr>
                  <w:color w:val="171717" w:themeColor="background2" w:themeShade="1A"/>
                  <w:sz w:val="22"/>
                  <w:szCs w:val="22"/>
                </w:rPr>
                <w:t>making it</w:t>
              </w:r>
            </w:ins>
            <w:del w:id="21" w:author="Knorn, Irene" w:date="2026-03-27T11:30:00Z" w16du:dateUtc="2026-03-27T15:30:00Z">
              <w:r w:rsidR="00A9063C" w:rsidRPr="77979816" w:rsidDel="000C471C">
                <w:rPr>
                  <w:color w:val="171717" w:themeColor="background2" w:themeShade="1A"/>
                  <w:sz w:val="22"/>
                  <w:szCs w:val="22"/>
                </w:rPr>
                <w:delText xml:space="preserve"> </w:delText>
              </w:r>
            </w:del>
            <w:del w:id="22" w:author="Knorn, Irene" w:date="2026-03-27T12:07:00Z" w16du:dateUtc="2026-03-27T16:07:00Z">
              <w:r w:rsidR="00C17FD0" w:rsidRPr="77979816" w:rsidDel="005E0604">
                <w:rPr>
                  <w:color w:val="171717" w:themeColor="background2" w:themeShade="1A"/>
                  <w:sz w:val="22"/>
                  <w:szCs w:val="22"/>
                </w:rPr>
                <w:delText xml:space="preserve">closer to </w:delText>
              </w:r>
              <w:r w:rsidRPr="77979816" w:rsidDel="005E0604">
                <w:rPr>
                  <w:color w:val="171717" w:themeColor="background2" w:themeShade="1A"/>
                  <w:sz w:val="22"/>
                  <w:szCs w:val="22"/>
                </w:rPr>
                <w:delText>becom</w:delText>
              </w:r>
              <w:r w:rsidR="00C17FD0" w:rsidRPr="77979816" w:rsidDel="005E0604">
                <w:rPr>
                  <w:color w:val="171717" w:themeColor="background2" w:themeShade="1A"/>
                  <w:sz w:val="22"/>
                  <w:szCs w:val="22"/>
                </w:rPr>
                <w:delText>ing</w:delText>
              </w:r>
              <w:r w:rsidRPr="77979816" w:rsidDel="005E0604">
                <w:rPr>
                  <w:color w:val="171717" w:themeColor="background2" w:themeShade="1A"/>
                  <w:sz w:val="22"/>
                  <w:szCs w:val="22"/>
                </w:rPr>
                <w:delText xml:space="preserve"> </w:delText>
              </w:r>
            </w:del>
            <w:ins w:id="23" w:author="Knorn, Irene" w:date="2026-03-27T13:13:00Z" w16du:dateUtc="2026-03-27T17:13:00Z">
              <w:r w:rsidR="009657FB">
                <w:rPr>
                  <w:color w:val="171717" w:themeColor="background2" w:themeShade="1A"/>
                  <w:sz w:val="22"/>
                  <w:szCs w:val="22"/>
                </w:rPr>
                <w:t xml:space="preserve"> </w:t>
              </w:r>
            </w:ins>
            <w:r w:rsidRPr="77979816">
              <w:rPr>
                <w:color w:val="171717" w:themeColor="background2" w:themeShade="1A"/>
                <w:sz w:val="22"/>
                <w:szCs w:val="22"/>
              </w:rPr>
              <w:t xml:space="preserve">the first </w:t>
            </w:r>
            <w:r w:rsidR="00C17FD0" w:rsidRPr="77979816">
              <w:rPr>
                <w:color w:val="171717" w:themeColor="background2" w:themeShade="1A"/>
                <w:sz w:val="22"/>
                <w:szCs w:val="22"/>
              </w:rPr>
              <w:t xml:space="preserve">and only oral </w:t>
            </w:r>
            <w:r w:rsidRPr="77979816">
              <w:rPr>
                <w:color w:val="171717" w:themeColor="background2" w:themeShade="1A"/>
                <w:sz w:val="22"/>
                <w:szCs w:val="22"/>
              </w:rPr>
              <w:t xml:space="preserve">TYK2 inhibitor approved for </w:t>
            </w:r>
            <w:r w:rsidR="00477389" w:rsidRPr="77979816">
              <w:rPr>
                <w:color w:val="171717" w:themeColor="background2" w:themeShade="1A"/>
                <w:sz w:val="22"/>
                <w:szCs w:val="22"/>
              </w:rPr>
              <w:t>adults</w:t>
            </w:r>
            <w:r w:rsidRPr="77979816">
              <w:rPr>
                <w:color w:val="171717" w:themeColor="background2" w:themeShade="1A"/>
                <w:sz w:val="22"/>
                <w:szCs w:val="22"/>
              </w:rPr>
              <w:t xml:space="preserve"> with active PsA in </w:t>
            </w:r>
            <w:r w:rsidR="00FB4173" w:rsidRPr="77979816">
              <w:rPr>
                <w:color w:val="171717" w:themeColor="background2" w:themeShade="1A"/>
                <w:sz w:val="22"/>
                <w:szCs w:val="22"/>
              </w:rPr>
              <w:t>the EU</w:t>
            </w:r>
            <w:r w:rsidR="00454C65" w:rsidRPr="77979816">
              <w:rPr>
                <w:color w:val="171717" w:themeColor="background2" w:themeShade="1A"/>
                <w:sz w:val="22"/>
                <w:szCs w:val="22"/>
              </w:rPr>
              <w:t xml:space="preserve"> and US, following its </w:t>
            </w:r>
            <w:hyperlink r:id="rId14">
              <w:r w:rsidR="00454C65" w:rsidRPr="77979816">
                <w:rPr>
                  <w:rStyle w:val="Hyperlink"/>
                  <w:sz w:val="22"/>
                  <w:szCs w:val="22"/>
                </w:rPr>
                <w:t>approval</w:t>
              </w:r>
            </w:hyperlink>
            <w:r w:rsidR="00454C65" w:rsidRPr="77979816">
              <w:rPr>
                <w:color w:val="171717" w:themeColor="background2" w:themeShade="1A"/>
                <w:sz w:val="22"/>
                <w:szCs w:val="22"/>
              </w:rPr>
              <w:t xml:space="preserve"> in </w:t>
            </w:r>
            <w:r w:rsidR="000B62D7" w:rsidRPr="77979816">
              <w:rPr>
                <w:color w:val="171717" w:themeColor="background2" w:themeShade="1A"/>
                <w:sz w:val="22"/>
                <w:szCs w:val="22"/>
              </w:rPr>
              <w:t xml:space="preserve">the US in </w:t>
            </w:r>
            <w:r w:rsidR="00454C65" w:rsidRPr="77979816">
              <w:rPr>
                <w:color w:val="171717" w:themeColor="background2" w:themeShade="1A"/>
                <w:sz w:val="22"/>
                <w:szCs w:val="22"/>
              </w:rPr>
              <w:t xml:space="preserve">March </w:t>
            </w:r>
            <w:r w:rsidR="00BF31B9" w:rsidRPr="77979816">
              <w:rPr>
                <w:color w:val="171717" w:themeColor="background2" w:themeShade="1A"/>
                <w:sz w:val="22"/>
                <w:szCs w:val="22"/>
              </w:rPr>
              <w:t>2026</w:t>
            </w:r>
          </w:p>
          <w:p w14:paraId="6633F57F" w14:textId="25369F2D" w:rsidR="002E6873" w:rsidRPr="00477389" w:rsidRDefault="00370CC1" w:rsidP="00477389">
            <w:pPr>
              <w:pStyle w:val="ListParagraph"/>
              <w:numPr>
                <w:ilvl w:val="0"/>
                <w:numId w:val="1"/>
              </w:numPr>
              <w:spacing w:after="160" w:line="278" w:lineRule="auto"/>
              <w:rPr>
                <w:color w:val="171717" w:themeColor="background2" w:themeShade="1A"/>
                <w:sz w:val="22"/>
                <w:szCs w:val="22"/>
              </w:rPr>
            </w:pPr>
            <w:r>
              <w:rPr>
                <w:color w:val="171717" w:themeColor="background2" w:themeShade="1A"/>
                <w:sz w:val="22"/>
                <w:szCs w:val="22"/>
              </w:rPr>
              <w:t>A</w:t>
            </w:r>
            <w:r w:rsidR="009533B0">
              <w:rPr>
                <w:color w:val="171717" w:themeColor="background2" w:themeShade="1A"/>
                <w:sz w:val="22"/>
                <w:szCs w:val="22"/>
              </w:rPr>
              <w:t xml:space="preserve"> potential </w:t>
            </w:r>
            <w:r w:rsidR="00024FC3">
              <w:rPr>
                <w:color w:val="171717" w:themeColor="background2" w:themeShade="1A"/>
                <w:sz w:val="22"/>
                <w:szCs w:val="22"/>
              </w:rPr>
              <w:t xml:space="preserve">approval offers </w:t>
            </w:r>
            <w:r w:rsidR="00EE43CA" w:rsidRPr="00477389">
              <w:rPr>
                <w:color w:val="171717" w:themeColor="background2" w:themeShade="1A"/>
                <w:sz w:val="22"/>
                <w:szCs w:val="22"/>
              </w:rPr>
              <w:t xml:space="preserve">an </w:t>
            </w:r>
            <w:r w:rsidR="003F16A1" w:rsidRPr="00477389">
              <w:rPr>
                <w:color w:val="171717" w:themeColor="background2" w:themeShade="1A"/>
                <w:sz w:val="22"/>
                <w:szCs w:val="22"/>
              </w:rPr>
              <w:t>effective</w:t>
            </w:r>
            <w:ins w:id="24" w:author="Knorn, Irene" w:date="2026-03-27T12:10:00Z" w16du:dateUtc="2026-03-27T16:10:00Z">
              <w:r w:rsidR="00071D07">
                <w:rPr>
                  <w:color w:val="171717" w:themeColor="background2" w:themeShade="1A"/>
                  <w:sz w:val="22"/>
                  <w:szCs w:val="22"/>
                </w:rPr>
                <w:t xml:space="preserve"> and convenient</w:t>
              </w:r>
            </w:ins>
            <w:r w:rsidR="003F16A1" w:rsidRPr="00477389">
              <w:rPr>
                <w:color w:val="171717" w:themeColor="background2" w:themeShade="1A"/>
                <w:sz w:val="22"/>
                <w:szCs w:val="22"/>
              </w:rPr>
              <w:t xml:space="preserve"> </w:t>
            </w:r>
            <w:r w:rsidR="00EE43CA" w:rsidRPr="00477389">
              <w:rPr>
                <w:color w:val="171717" w:themeColor="background2" w:themeShade="1A"/>
                <w:sz w:val="22"/>
                <w:szCs w:val="22"/>
              </w:rPr>
              <w:t>alternative to injectable biolo</w:t>
            </w:r>
            <w:r w:rsidR="003F16A1" w:rsidRPr="00477389">
              <w:rPr>
                <w:color w:val="171717" w:themeColor="background2" w:themeShade="1A"/>
                <w:sz w:val="22"/>
                <w:szCs w:val="22"/>
              </w:rPr>
              <w:t>gics</w:t>
            </w:r>
            <w:r w:rsidR="00BF552E">
              <w:rPr>
                <w:color w:val="171717" w:themeColor="background2" w:themeShade="1A"/>
                <w:sz w:val="22"/>
                <w:szCs w:val="22"/>
              </w:rPr>
              <w:t xml:space="preserve">, </w:t>
            </w:r>
            <w:r w:rsidR="00DE5636" w:rsidRPr="00477389">
              <w:rPr>
                <w:color w:val="171717" w:themeColor="background2" w:themeShade="1A"/>
                <w:sz w:val="22"/>
                <w:szCs w:val="22"/>
              </w:rPr>
              <w:t xml:space="preserve">with </w:t>
            </w:r>
            <w:r w:rsidR="00BF552E">
              <w:rPr>
                <w:color w:val="171717" w:themeColor="background2" w:themeShade="1A"/>
                <w:sz w:val="22"/>
                <w:szCs w:val="22"/>
              </w:rPr>
              <w:t xml:space="preserve">a potentially more </w:t>
            </w:r>
            <w:r w:rsidR="00DE5636" w:rsidRPr="00477389">
              <w:rPr>
                <w:color w:val="171717" w:themeColor="background2" w:themeShade="1A"/>
                <w:sz w:val="22"/>
                <w:szCs w:val="22"/>
              </w:rPr>
              <w:t xml:space="preserve">manageable safety </w:t>
            </w:r>
            <w:r w:rsidR="001E0816">
              <w:rPr>
                <w:color w:val="171717" w:themeColor="background2" w:themeShade="1A"/>
                <w:sz w:val="22"/>
                <w:szCs w:val="22"/>
              </w:rPr>
              <w:t xml:space="preserve">and monitoring </w:t>
            </w:r>
            <w:r w:rsidR="00DE5636" w:rsidRPr="00477389">
              <w:rPr>
                <w:color w:val="171717" w:themeColor="background2" w:themeShade="1A"/>
                <w:sz w:val="22"/>
                <w:szCs w:val="22"/>
              </w:rPr>
              <w:t xml:space="preserve">profile </w:t>
            </w:r>
            <w:r w:rsidR="002B5F0D" w:rsidRPr="00477389">
              <w:rPr>
                <w:color w:val="171717" w:themeColor="background2" w:themeShade="1A"/>
                <w:sz w:val="22"/>
                <w:szCs w:val="22"/>
              </w:rPr>
              <w:t xml:space="preserve">than </w:t>
            </w:r>
            <w:r w:rsidR="008264BD" w:rsidRPr="00477389">
              <w:rPr>
                <w:color w:val="171717" w:themeColor="background2" w:themeShade="1A"/>
                <w:sz w:val="22"/>
                <w:szCs w:val="22"/>
              </w:rPr>
              <w:t xml:space="preserve">other </w:t>
            </w:r>
            <w:r w:rsidR="00913812" w:rsidRPr="00477389">
              <w:rPr>
                <w:color w:val="171717" w:themeColor="background2" w:themeShade="1A"/>
                <w:sz w:val="22"/>
                <w:szCs w:val="22"/>
              </w:rPr>
              <w:t xml:space="preserve">MoAs such as JAK </w:t>
            </w:r>
            <w:r w:rsidR="00CE4D7B" w:rsidRPr="00477389">
              <w:rPr>
                <w:color w:val="171717" w:themeColor="background2" w:themeShade="1A"/>
                <w:sz w:val="22"/>
                <w:szCs w:val="22"/>
              </w:rPr>
              <w:t xml:space="preserve">and PDE4 </w:t>
            </w:r>
            <w:r w:rsidR="00913812" w:rsidRPr="00477389">
              <w:rPr>
                <w:color w:val="171717" w:themeColor="background2" w:themeShade="1A"/>
                <w:sz w:val="22"/>
                <w:szCs w:val="22"/>
              </w:rPr>
              <w:t>inhibitors</w:t>
            </w:r>
          </w:p>
          <w:p w14:paraId="27D5C1DD" w14:textId="5F3E3E1F" w:rsidR="00A3280E" w:rsidRPr="009F4F94" w:rsidDel="00417B0A" w:rsidRDefault="002B5F0D" w:rsidP="009F4F94">
            <w:pPr>
              <w:pStyle w:val="ListParagraph"/>
              <w:numPr>
                <w:ilvl w:val="1"/>
                <w:numId w:val="1"/>
              </w:numPr>
              <w:spacing w:after="160" w:line="278" w:lineRule="auto"/>
              <w:rPr>
                <w:del w:id="25" w:author="Knorn, Irene" w:date="2026-03-27T12:08:00Z" w16du:dateUtc="2026-03-27T16:08:00Z"/>
                <w:i/>
                <w:iCs/>
                <w:color w:val="0070C0"/>
                <w:sz w:val="22"/>
                <w:szCs w:val="22"/>
              </w:rPr>
            </w:pPr>
            <w:del w:id="26" w:author="Knorn, Irene" w:date="2026-03-27T12:08:00Z" w16du:dateUtc="2026-03-27T16:08:00Z">
              <w:r w:rsidDel="00417B0A">
                <w:rPr>
                  <w:i/>
                  <w:iCs/>
                  <w:color w:val="0070C0"/>
                  <w:sz w:val="22"/>
                  <w:szCs w:val="22"/>
                </w:rPr>
                <w:delText xml:space="preserve">Other approved treatment options for PsA in </w:delText>
              </w:r>
              <w:r w:rsidR="00477389" w:rsidDel="00417B0A">
                <w:rPr>
                  <w:i/>
                  <w:iCs/>
                  <w:color w:val="0070C0"/>
                  <w:sz w:val="22"/>
                  <w:szCs w:val="22"/>
                </w:rPr>
                <w:delText xml:space="preserve">the </w:delText>
              </w:r>
              <w:r w:rsidDel="00417B0A">
                <w:rPr>
                  <w:i/>
                  <w:iCs/>
                  <w:color w:val="0070C0"/>
                  <w:sz w:val="22"/>
                  <w:szCs w:val="22"/>
                </w:rPr>
                <w:delText>EU include</w:delText>
              </w:r>
              <w:r w:rsidR="00D6246B" w:rsidDel="00417B0A">
                <w:rPr>
                  <w:i/>
                  <w:iCs/>
                  <w:color w:val="0070C0"/>
                  <w:sz w:val="22"/>
                  <w:szCs w:val="22"/>
                </w:rPr>
                <w:delText xml:space="preserve"> </w:delText>
              </w:r>
              <w:r w:rsidR="007074F9" w:rsidDel="00417B0A">
                <w:fldChar w:fldCharType="begin"/>
              </w:r>
              <w:r w:rsidR="007074F9" w:rsidDel="00417B0A">
                <w:delInstrText>HYPERLINK "https://www.ema.europa.eu/en/medicines/human/EPAR/otezla"</w:delInstrText>
              </w:r>
              <w:r w:rsidR="007074F9" w:rsidDel="00417B0A">
                <w:fldChar w:fldCharType="separate"/>
              </w:r>
              <w:r w:rsidR="007074F9" w:rsidRPr="0039031E" w:rsidDel="00417B0A">
                <w:rPr>
                  <w:rStyle w:val="Hyperlink"/>
                  <w:rFonts w:cs="Calibri"/>
                  <w:i/>
                  <w:sz w:val="22"/>
                  <w:szCs w:val="22"/>
                  <w:lang w:val="en-IN"/>
                </w:rPr>
                <w:delText>Otezla</w:delText>
              </w:r>
              <w:r w:rsidR="007074F9" w:rsidDel="00417B0A">
                <w:fldChar w:fldCharType="end"/>
              </w:r>
              <w:r w:rsidR="007074F9" w:rsidRPr="0039031E" w:rsidDel="00417B0A">
                <w:rPr>
                  <w:rFonts w:cs="Calibri"/>
                  <w:i/>
                  <w:color w:val="0070C0"/>
                  <w:sz w:val="22"/>
                  <w:szCs w:val="22"/>
                  <w:lang w:val="en-IN"/>
                </w:rPr>
                <w:delText xml:space="preserve"> (a</w:delText>
              </w:r>
              <w:r w:rsidR="007074F9" w:rsidRPr="0039031E" w:rsidDel="00417B0A">
                <w:rPr>
                  <w:rFonts w:cs="Calibri"/>
                  <w:i/>
                  <w:color w:val="0070C0"/>
                  <w:sz w:val="22"/>
                  <w:szCs w:val="22"/>
                </w:rPr>
                <w:delText xml:space="preserve">premilast, </w:delText>
              </w:r>
              <w:r w:rsidR="007074F9" w:rsidRPr="0039031E" w:rsidDel="00417B0A">
                <w:rPr>
                  <w:rFonts w:cs="Calibri"/>
                  <w:i/>
                  <w:color w:val="0070C0"/>
                  <w:sz w:val="22"/>
                  <w:szCs w:val="22"/>
                  <w:lang w:val="en-IN"/>
                </w:rPr>
                <w:delText xml:space="preserve">PDE4 inhibitor) and </w:delText>
              </w:r>
              <w:r w:rsidR="007074F9" w:rsidDel="00417B0A">
                <w:fldChar w:fldCharType="begin"/>
              </w:r>
              <w:r w:rsidR="007074F9" w:rsidDel="00417B0A">
                <w:delInstrText>HYPERLINK "https://www.ema.europa.eu/en/medicines/human/EPAR/xeljanz"</w:delInstrText>
              </w:r>
              <w:r w:rsidR="007074F9" w:rsidDel="00417B0A">
                <w:fldChar w:fldCharType="separate"/>
              </w:r>
              <w:r w:rsidR="007074F9" w:rsidRPr="0039031E" w:rsidDel="00417B0A">
                <w:rPr>
                  <w:rStyle w:val="Hyperlink"/>
                  <w:rFonts w:cs="Calibri"/>
                  <w:i/>
                  <w:sz w:val="22"/>
                  <w:szCs w:val="22"/>
                  <w:lang w:val="en-IN"/>
                </w:rPr>
                <w:delText>Xeljanz</w:delText>
              </w:r>
              <w:r w:rsidR="007074F9" w:rsidDel="00417B0A">
                <w:fldChar w:fldCharType="end"/>
              </w:r>
              <w:r w:rsidR="007074F9" w:rsidRPr="0039031E" w:rsidDel="00417B0A">
                <w:rPr>
                  <w:rFonts w:cs="Calibri"/>
                  <w:i/>
                  <w:color w:val="0070C0"/>
                  <w:sz w:val="22"/>
                  <w:szCs w:val="22"/>
                  <w:lang w:val="en-IN"/>
                </w:rPr>
                <w:delText xml:space="preserve"> (tofacitinib, pan-JAK inhibitor</w:delText>
              </w:r>
              <w:r w:rsidR="0013373C" w:rsidDel="00417B0A">
                <w:rPr>
                  <w:rFonts w:cs="Calibri"/>
                  <w:i/>
                  <w:color w:val="0070C0"/>
                  <w:sz w:val="22"/>
                  <w:szCs w:val="22"/>
                  <w:lang w:val="en-IN"/>
                </w:rPr>
                <w:delText>)</w:delText>
              </w:r>
            </w:del>
          </w:p>
          <w:p w14:paraId="6CA81F79" w14:textId="7996C378" w:rsidR="002E6873" w:rsidRPr="002E6873" w:rsidRDefault="00B533F9" w:rsidP="002E6873">
            <w:pPr>
              <w:rPr>
                <w:b/>
                <w:bCs/>
                <w:color w:val="002060"/>
                <w:sz w:val="28"/>
                <w:szCs w:val="28"/>
              </w:rPr>
            </w:pPr>
            <w:r>
              <w:rPr>
                <w:b/>
                <w:bCs/>
                <w:color w:val="002060"/>
                <w:sz w:val="28"/>
                <w:szCs w:val="28"/>
              </w:rPr>
              <w:t>Tell me more</w:t>
            </w:r>
            <w:r w:rsidR="002E6873" w:rsidRPr="002E6873">
              <w:rPr>
                <w:b/>
                <w:bCs/>
                <w:color w:val="002060"/>
                <w:sz w:val="28"/>
                <w:szCs w:val="28"/>
              </w:rPr>
              <w:t>:</w:t>
            </w:r>
          </w:p>
          <w:p w14:paraId="29A08FA1" w14:textId="5C1D32E9" w:rsidR="00C20273" w:rsidRDefault="0018350C" w:rsidP="00BA1D73">
            <w:pPr>
              <w:pStyle w:val="ListParagraph"/>
              <w:numPr>
                <w:ilvl w:val="0"/>
                <w:numId w:val="1"/>
              </w:numPr>
              <w:rPr>
                <w:color w:val="171717" w:themeColor="background2" w:themeShade="1A"/>
                <w:sz w:val="22"/>
                <w:szCs w:val="22"/>
              </w:rPr>
            </w:pPr>
            <w:r>
              <w:rPr>
                <w:color w:val="171717" w:themeColor="background2" w:themeShade="1A"/>
                <w:sz w:val="22"/>
                <w:szCs w:val="22"/>
              </w:rPr>
              <w:t>The p</w:t>
            </w:r>
            <w:r w:rsidR="00E761D4">
              <w:rPr>
                <w:color w:val="171717" w:themeColor="background2" w:themeShade="1A"/>
                <w:sz w:val="22"/>
                <w:szCs w:val="22"/>
              </w:rPr>
              <w:t>ositive CHMP opinion</w:t>
            </w:r>
            <w:r w:rsidR="00285EDD" w:rsidRPr="00285EDD">
              <w:rPr>
                <w:color w:val="171717" w:themeColor="background2" w:themeShade="1A"/>
                <w:sz w:val="22"/>
                <w:szCs w:val="22"/>
              </w:rPr>
              <w:t xml:space="preserve"> is supported</w:t>
            </w:r>
            <w:r w:rsidR="00CD4B13">
              <w:rPr>
                <w:color w:val="171717" w:themeColor="background2" w:themeShade="1A"/>
                <w:sz w:val="22"/>
                <w:szCs w:val="22"/>
              </w:rPr>
              <w:t xml:space="preserve"> </w:t>
            </w:r>
            <w:r>
              <w:rPr>
                <w:color w:val="171717" w:themeColor="background2" w:themeShade="1A"/>
                <w:sz w:val="22"/>
                <w:szCs w:val="22"/>
              </w:rPr>
              <w:t xml:space="preserve">by the </w:t>
            </w:r>
            <w:r w:rsidR="00285EDD">
              <w:rPr>
                <w:color w:val="171717" w:themeColor="background2" w:themeShade="1A"/>
                <w:sz w:val="22"/>
                <w:szCs w:val="22"/>
              </w:rPr>
              <w:t xml:space="preserve">Phase 3 </w:t>
            </w:r>
            <w:r w:rsidR="00CB7FB2" w:rsidRPr="00CB7FB2">
              <w:rPr>
                <w:color w:val="171717" w:themeColor="background2" w:themeShade="1A"/>
                <w:sz w:val="22"/>
                <w:szCs w:val="22"/>
              </w:rPr>
              <w:t>multicenter, randomized, double-blind, placebo-controlled</w:t>
            </w:r>
            <w:r w:rsidR="00285EDD">
              <w:rPr>
                <w:color w:val="171717" w:themeColor="background2" w:themeShade="1A"/>
                <w:sz w:val="22"/>
                <w:szCs w:val="22"/>
              </w:rPr>
              <w:t xml:space="preserve"> </w:t>
            </w:r>
            <w:hyperlink r:id="rId15" w:history="1">
              <w:r w:rsidR="00285EDD" w:rsidRPr="002517F5">
                <w:rPr>
                  <w:rStyle w:val="Hyperlink"/>
                  <w:color w:val="0070C0"/>
                  <w:sz w:val="22"/>
                  <w:szCs w:val="22"/>
                </w:rPr>
                <w:t>POETYK-PsA-1</w:t>
              </w:r>
            </w:hyperlink>
            <w:r w:rsidR="00285EDD" w:rsidRPr="00285EDD">
              <w:rPr>
                <w:color w:val="171717" w:themeColor="background2" w:themeShade="1A"/>
                <w:sz w:val="22"/>
                <w:szCs w:val="22"/>
              </w:rPr>
              <w:t xml:space="preserve"> and </w:t>
            </w:r>
            <w:hyperlink r:id="rId16" w:history="1">
              <w:r w:rsidR="00285EDD" w:rsidRPr="002517F5">
                <w:rPr>
                  <w:rStyle w:val="Hyperlink"/>
                  <w:color w:val="0070C0"/>
                  <w:sz w:val="22"/>
                  <w:szCs w:val="22"/>
                </w:rPr>
                <w:t>POETYK-PsA-2</w:t>
              </w:r>
            </w:hyperlink>
            <w:r w:rsidR="00285EDD" w:rsidRPr="00285EDD">
              <w:rPr>
                <w:color w:val="171717" w:themeColor="background2" w:themeShade="1A"/>
                <w:sz w:val="22"/>
                <w:szCs w:val="22"/>
              </w:rPr>
              <w:t xml:space="preserve"> </w:t>
            </w:r>
            <w:r w:rsidR="00285EDD">
              <w:rPr>
                <w:color w:val="171717" w:themeColor="background2" w:themeShade="1A"/>
                <w:sz w:val="22"/>
                <w:szCs w:val="22"/>
              </w:rPr>
              <w:t>trials</w:t>
            </w:r>
            <w:r w:rsidR="003547B7">
              <w:rPr>
                <w:color w:val="171717" w:themeColor="background2" w:themeShade="1A"/>
                <w:sz w:val="22"/>
                <w:szCs w:val="22"/>
              </w:rPr>
              <w:t>, which</w:t>
            </w:r>
            <w:r w:rsidR="004C7690">
              <w:rPr>
                <w:color w:val="171717" w:themeColor="background2" w:themeShade="1A"/>
                <w:sz w:val="22"/>
                <w:szCs w:val="22"/>
              </w:rPr>
              <w:t xml:space="preserve"> evaluated </w:t>
            </w:r>
            <w:r w:rsidR="006354C2">
              <w:rPr>
                <w:color w:val="171717" w:themeColor="background2" w:themeShade="1A"/>
                <w:sz w:val="22"/>
                <w:szCs w:val="22"/>
              </w:rPr>
              <w:t>the safety and efficacy of</w:t>
            </w:r>
            <w:r w:rsidR="004C7690">
              <w:rPr>
                <w:color w:val="171717" w:themeColor="background2" w:themeShade="1A"/>
                <w:sz w:val="22"/>
                <w:szCs w:val="22"/>
              </w:rPr>
              <w:t xml:space="preserve"> Sotyktu </w:t>
            </w:r>
            <w:r w:rsidR="00FD64CA">
              <w:rPr>
                <w:color w:val="171717" w:themeColor="background2" w:themeShade="1A"/>
                <w:sz w:val="22"/>
                <w:szCs w:val="22"/>
              </w:rPr>
              <w:t xml:space="preserve">in adults </w:t>
            </w:r>
            <w:r w:rsidR="008C09A9">
              <w:rPr>
                <w:color w:val="171717" w:themeColor="background2" w:themeShade="1A"/>
                <w:sz w:val="22"/>
                <w:szCs w:val="22"/>
              </w:rPr>
              <w:t>with active PsA</w:t>
            </w:r>
            <w:r w:rsidR="00E761D4">
              <w:rPr>
                <w:color w:val="171717" w:themeColor="background2" w:themeShade="1A"/>
                <w:sz w:val="22"/>
                <w:szCs w:val="22"/>
              </w:rPr>
              <w:t xml:space="preserve"> </w:t>
            </w:r>
          </w:p>
          <w:p w14:paraId="0F13AF30" w14:textId="22B58AF5" w:rsidR="002B4335" w:rsidRPr="00A3280E" w:rsidRDefault="00FC7F59" w:rsidP="00C20273">
            <w:pPr>
              <w:pStyle w:val="ListParagraph"/>
              <w:numPr>
                <w:ilvl w:val="0"/>
                <w:numId w:val="4"/>
              </w:numPr>
              <w:rPr>
                <w:color w:val="171717" w:themeColor="background2" w:themeShade="1A"/>
                <w:sz w:val="22"/>
                <w:szCs w:val="22"/>
              </w:rPr>
            </w:pPr>
            <w:r>
              <w:rPr>
                <w:color w:val="171717" w:themeColor="background2" w:themeShade="1A"/>
                <w:sz w:val="22"/>
                <w:szCs w:val="22"/>
              </w:rPr>
              <w:t xml:space="preserve">Primary endpoint: </w:t>
            </w:r>
            <w:r w:rsidRPr="00285EDD">
              <w:rPr>
                <w:color w:val="171717" w:themeColor="background2" w:themeShade="1A"/>
                <w:sz w:val="22"/>
                <w:szCs w:val="22"/>
              </w:rPr>
              <w:t>ACR20 at Week</w:t>
            </w:r>
            <w:r>
              <w:rPr>
                <w:color w:val="171717" w:themeColor="background2" w:themeShade="1A"/>
                <w:sz w:val="22"/>
                <w:szCs w:val="22"/>
              </w:rPr>
              <w:t xml:space="preserve"> </w:t>
            </w:r>
            <w:r w:rsidRPr="00285EDD">
              <w:rPr>
                <w:color w:val="171717" w:themeColor="background2" w:themeShade="1A"/>
                <w:sz w:val="22"/>
                <w:szCs w:val="22"/>
              </w:rPr>
              <w:t>16</w:t>
            </w:r>
          </w:p>
          <w:p w14:paraId="6C6D2710" w14:textId="322D8525" w:rsidR="00285EDD" w:rsidRPr="007564D4" w:rsidRDefault="00285EDD" w:rsidP="007564D4">
            <w:pPr>
              <w:pStyle w:val="ListParagraph"/>
              <w:numPr>
                <w:ilvl w:val="0"/>
                <w:numId w:val="1"/>
              </w:numPr>
              <w:rPr>
                <w:b/>
                <w:bCs/>
                <w:color w:val="171717" w:themeColor="background2" w:themeShade="1A"/>
                <w:sz w:val="22"/>
                <w:szCs w:val="22"/>
              </w:rPr>
            </w:pPr>
            <w:r w:rsidRPr="007564D4">
              <w:rPr>
                <w:b/>
                <w:bCs/>
                <w:color w:val="171717" w:themeColor="background2" w:themeShade="1A"/>
                <w:sz w:val="22"/>
                <w:szCs w:val="22"/>
              </w:rPr>
              <w:t xml:space="preserve">Study Results  </w:t>
            </w:r>
          </w:p>
          <w:p w14:paraId="570C1B3D" w14:textId="5F366370" w:rsidR="00FC1328" w:rsidRPr="00C20273" w:rsidRDefault="00285EDD" w:rsidP="00C20273">
            <w:pPr>
              <w:pStyle w:val="ListParagraph"/>
              <w:numPr>
                <w:ilvl w:val="1"/>
                <w:numId w:val="1"/>
              </w:numPr>
              <w:spacing w:after="160" w:line="278" w:lineRule="auto"/>
              <w:rPr>
                <w:color w:val="171717" w:themeColor="background2" w:themeShade="1A"/>
                <w:sz w:val="22"/>
                <w:szCs w:val="22"/>
              </w:rPr>
            </w:pPr>
            <w:r w:rsidRPr="00C20273">
              <w:rPr>
                <w:color w:val="171717" w:themeColor="background2" w:themeShade="1A"/>
                <w:sz w:val="22"/>
                <w:szCs w:val="22"/>
              </w:rPr>
              <w:t xml:space="preserve">Both </w:t>
            </w:r>
            <w:r w:rsidR="007564D4" w:rsidRPr="00C20273">
              <w:rPr>
                <w:color w:val="171717" w:themeColor="background2" w:themeShade="1A"/>
                <w:sz w:val="22"/>
                <w:szCs w:val="22"/>
              </w:rPr>
              <w:t>trials</w:t>
            </w:r>
            <w:r w:rsidRPr="00C20273">
              <w:rPr>
                <w:color w:val="171717" w:themeColor="background2" w:themeShade="1A"/>
                <w:sz w:val="22"/>
                <w:szCs w:val="22"/>
              </w:rPr>
              <w:t xml:space="preserve"> met their primary endpoints, demonstrating sustained improvements across joint pain and swelling as well as psoriatic skin lesions</w:t>
            </w:r>
          </w:p>
          <w:p w14:paraId="2AADFB24" w14:textId="77777777" w:rsidR="0048522F" w:rsidRDefault="00C501AF" w:rsidP="0048522F">
            <w:pPr>
              <w:pStyle w:val="ListParagraph"/>
              <w:numPr>
                <w:ilvl w:val="1"/>
                <w:numId w:val="1"/>
              </w:numPr>
              <w:spacing w:after="160" w:line="278" w:lineRule="auto"/>
              <w:rPr>
                <w:color w:val="171717" w:themeColor="background2" w:themeShade="1A"/>
                <w:sz w:val="22"/>
                <w:szCs w:val="22"/>
              </w:rPr>
            </w:pPr>
            <w:r w:rsidRPr="00C20273">
              <w:rPr>
                <w:color w:val="171717" w:themeColor="background2" w:themeShade="1A"/>
                <w:sz w:val="22"/>
                <w:szCs w:val="22"/>
              </w:rPr>
              <w:t xml:space="preserve">The overall safety profile in active PsA was generally consistent </w:t>
            </w:r>
            <w:r w:rsidR="00B0735C" w:rsidRPr="00C20273">
              <w:rPr>
                <w:color w:val="171717" w:themeColor="background2" w:themeShade="1A"/>
                <w:sz w:val="22"/>
                <w:szCs w:val="22"/>
              </w:rPr>
              <w:t xml:space="preserve">with </w:t>
            </w:r>
            <w:r w:rsidR="007F096E">
              <w:rPr>
                <w:color w:val="171717" w:themeColor="background2" w:themeShade="1A"/>
                <w:sz w:val="22"/>
                <w:szCs w:val="22"/>
              </w:rPr>
              <w:t xml:space="preserve">what </w:t>
            </w:r>
            <w:r w:rsidR="00B0735C" w:rsidRPr="00C20273">
              <w:rPr>
                <w:color w:val="171717" w:themeColor="background2" w:themeShade="1A"/>
                <w:sz w:val="22"/>
                <w:szCs w:val="22"/>
              </w:rPr>
              <w:t>previously seen in</w:t>
            </w:r>
            <w:r w:rsidRPr="00C20273">
              <w:rPr>
                <w:color w:val="171717" w:themeColor="background2" w:themeShade="1A"/>
                <w:sz w:val="22"/>
                <w:szCs w:val="22"/>
              </w:rPr>
              <w:t xml:space="preserve"> PsO</w:t>
            </w:r>
          </w:p>
          <w:p w14:paraId="4A595E28" w14:textId="469058DD" w:rsidR="00F31CCD" w:rsidRPr="0048522F" w:rsidRDefault="00AC51DA" w:rsidP="0048522F">
            <w:pPr>
              <w:pStyle w:val="ListParagraph"/>
              <w:numPr>
                <w:ilvl w:val="1"/>
                <w:numId w:val="1"/>
              </w:numPr>
              <w:spacing w:after="160" w:line="278" w:lineRule="auto"/>
              <w:rPr>
                <w:color w:val="171717" w:themeColor="background2" w:themeShade="1A"/>
                <w:sz w:val="22"/>
                <w:szCs w:val="22"/>
              </w:rPr>
            </w:pPr>
            <w:r w:rsidRPr="0048522F">
              <w:rPr>
                <w:color w:val="171717" w:themeColor="background2" w:themeShade="1A"/>
                <w:sz w:val="22"/>
                <w:szCs w:val="22"/>
              </w:rPr>
              <w:t xml:space="preserve">Improvements were </w:t>
            </w:r>
            <w:r w:rsidR="00CD4B13" w:rsidRPr="0048522F">
              <w:rPr>
                <w:color w:val="171717" w:themeColor="background2" w:themeShade="1A"/>
                <w:sz w:val="22"/>
                <w:szCs w:val="22"/>
              </w:rPr>
              <w:t>reported</w:t>
            </w:r>
            <w:r w:rsidRPr="0048522F">
              <w:rPr>
                <w:color w:val="171717" w:themeColor="background2" w:themeShade="1A"/>
                <w:sz w:val="22"/>
                <w:szCs w:val="22"/>
              </w:rPr>
              <w:t xml:space="preserve"> </w:t>
            </w:r>
            <w:r w:rsidR="00CD4B13" w:rsidRPr="0048522F">
              <w:rPr>
                <w:color w:val="171717" w:themeColor="background2" w:themeShade="1A"/>
                <w:sz w:val="22"/>
                <w:szCs w:val="22"/>
              </w:rPr>
              <w:t xml:space="preserve">across all four </w:t>
            </w:r>
            <w:r w:rsidRPr="0048522F">
              <w:rPr>
                <w:color w:val="171717" w:themeColor="background2" w:themeShade="1A"/>
                <w:sz w:val="22"/>
                <w:szCs w:val="22"/>
              </w:rPr>
              <w:t>SF-36 PCS scor</w:t>
            </w:r>
            <w:r w:rsidR="00CD4B13" w:rsidRPr="0048522F">
              <w:rPr>
                <w:color w:val="171717" w:themeColor="background2" w:themeShade="1A"/>
                <w:sz w:val="22"/>
                <w:szCs w:val="22"/>
              </w:rPr>
              <w:t>es (physical functioning, role-physical, bodily pain, and general health)</w:t>
            </w:r>
            <w:r w:rsidRPr="0048522F">
              <w:rPr>
                <w:color w:val="171717" w:themeColor="background2" w:themeShade="1A"/>
                <w:sz w:val="22"/>
                <w:szCs w:val="22"/>
              </w:rPr>
              <w:t xml:space="preserve"> at Week 16 compared to placebo (key secondary endpoint)</w:t>
            </w:r>
          </w:p>
          <w:p w14:paraId="78577B08" w14:textId="32349E7B" w:rsidR="00F31CCD" w:rsidRPr="00111506" w:rsidRDefault="00E45361" w:rsidP="00111506">
            <w:pPr>
              <w:pStyle w:val="ListParagraph"/>
              <w:numPr>
                <w:ilvl w:val="0"/>
                <w:numId w:val="1"/>
              </w:numPr>
              <w:spacing w:after="160" w:line="278" w:lineRule="auto"/>
              <w:rPr>
                <w:b/>
                <w:bCs/>
                <w:color w:val="171717" w:themeColor="background2" w:themeShade="1A"/>
                <w:sz w:val="22"/>
                <w:szCs w:val="22"/>
              </w:rPr>
            </w:pPr>
            <w:r>
              <w:rPr>
                <w:b/>
                <w:bCs/>
                <w:color w:val="171717" w:themeColor="background2" w:themeShade="1A"/>
                <w:sz w:val="22"/>
                <w:szCs w:val="22"/>
              </w:rPr>
              <w:t>Outlook</w:t>
            </w:r>
            <w:r w:rsidR="00111506" w:rsidRPr="00111506">
              <w:rPr>
                <w:b/>
                <w:bCs/>
                <w:color w:val="171717" w:themeColor="background2" w:themeShade="1A"/>
                <w:sz w:val="22"/>
                <w:szCs w:val="22"/>
              </w:rPr>
              <w:t>:</w:t>
            </w:r>
          </w:p>
          <w:p w14:paraId="489F36B8" w14:textId="0B20EDA9" w:rsidR="00111506" w:rsidRPr="00111506" w:rsidRDefault="00EE1BA3" w:rsidP="00111506">
            <w:pPr>
              <w:pStyle w:val="ListParagraph"/>
              <w:numPr>
                <w:ilvl w:val="1"/>
                <w:numId w:val="1"/>
              </w:numPr>
              <w:rPr>
                <w:color w:val="171717" w:themeColor="background2" w:themeShade="1A"/>
                <w:sz w:val="22"/>
                <w:szCs w:val="22"/>
              </w:rPr>
            </w:pPr>
            <w:r>
              <w:rPr>
                <w:color w:val="171717" w:themeColor="background2" w:themeShade="1A"/>
                <w:sz w:val="22"/>
                <w:szCs w:val="22"/>
              </w:rPr>
              <w:lastRenderedPageBreak/>
              <w:t xml:space="preserve">Regulatory applications for </w:t>
            </w:r>
            <w:r w:rsidR="00111506" w:rsidRPr="00111506">
              <w:rPr>
                <w:color w:val="171717" w:themeColor="background2" w:themeShade="1A"/>
                <w:sz w:val="22"/>
                <w:szCs w:val="22"/>
              </w:rPr>
              <w:t>Sotyktu</w:t>
            </w:r>
            <w:r>
              <w:rPr>
                <w:color w:val="171717" w:themeColor="background2" w:themeShade="1A"/>
                <w:sz w:val="22"/>
                <w:szCs w:val="22"/>
              </w:rPr>
              <w:t xml:space="preserve"> are </w:t>
            </w:r>
            <w:hyperlink r:id="rId17" w:history="1">
              <w:r w:rsidRPr="00BE424F">
                <w:rPr>
                  <w:rStyle w:val="Hyperlink"/>
                  <w:color w:val="0070C0"/>
                  <w:sz w:val="22"/>
                  <w:szCs w:val="22"/>
                </w:rPr>
                <w:t>under review</w:t>
              </w:r>
            </w:hyperlink>
            <w:r w:rsidR="00111506" w:rsidRPr="00111506">
              <w:rPr>
                <w:color w:val="171717" w:themeColor="background2" w:themeShade="1A"/>
                <w:sz w:val="22"/>
                <w:szCs w:val="22"/>
              </w:rPr>
              <w:t xml:space="preserve"> </w:t>
            </w:r>
            <w:r w:rsidR="006B1215">
              <w:rPr>
                <w:color w:val="171717" w:themeColor="background2" w:themeShade="1A"/>
                <w:sz w:val="22"/>
                <w:szCs w:val="22"/>
              </w:rPr>
              <w:t xml:space="preserve">in </w:t>
            </w:r>
            <w:del w:id="27" w:author="Knorn, Irene" w:date="2026-03-27T13:13:00Z" w16du:dateUtc="2026-03-27T17:13:00Z">
              <w:r w:rsidR="006B1215" w:rsidDel="00886C84">
                <w:rPr>
                  <w:color w:val="171717" w:themeColor="background2" w:themeShade="1A"/>
                  <w:sz w:val="22"/>
                  <w:szCs w:val="22"/>
                </w:rPr>
                <w:delText>the</w:delText>
              </w:r>
              <w:r w:rsidR="00111506" w:rsidRPr="00111506" w:rsidDel="00886C84">
                <w:rPr>
                  <w:color w:val="171717" w:themeColor="background2" w:themeShade="1A"/>
                  <w:sz w:val="22"/>
                  <w:szCs w:val="22"/>
                </w:rPr>
                <w:delText xml:space="preserve"> </w:delText>
              </w:r>
            </w:del>
            <w:r w:rsidR="00111506" w:rsidRPr="00111506">
              <w:rPr>
                <w:color w:val="171717" w:themeColor="background2" w:themeShade="1A"/>
                <w:sz w:val="22"/>
                <w:szCs w:val="22"/>
              </w:rPr>
              <w:t xml:space="preserve">Japan </w:t>
            </w:r>
            <w:r w:rsidR="006B1215">
              <w:rPr>
                <w:color w:val="171717" w:themeColor="background2" w:themeShade="1A"/>
                <w:sz w:val="22"/>
                <w:szCs w:val="22"/>
              </w:rPr>
              <w:t>and China</w:t>
            </w:r>
            <w:r w:rsidR="0048522F">
              <w:rPr>
                <w:color w:val="171717" w:themeColor="background2" w:themeShade="1A"/>
                <w:sz w:val="22"/>
                <w:szCs w:val="22"/>
              </w:rPr>
              <w:t xml:space="preserve">, which were </w:t>
            </w:r>
            <w:r w:rsidR="00650CCE">
              <w:rPr>
                <w:color w:val="171717" w:themeColor="background2" w:themeShade="1A"/>
                <w:sz w:val="22"/>
                <w:szCs w:val="22"/>
              </w:rPr>
              <w:t>filed alongside EU and US submissions in July 2025</w:t>
            </w:r>
          </w:p>
          <w:p w14:paraId="54DFD4AC" w14:textId="6BEF600B" w:rsidR="00111506" w:rsidRDefault="00111506" w:rsidP="009747D8">
            <w:pPr>
              <w:pStyle w:val="ListParagraph"/>
              <w:numPr>
                <w:ilvl w:val="2"/>
                <w:numId w:val="1"/>
              </w:numPr>
              <w:rPr>
                <w:i/>
                <w:iCs/>
                <w:color w:val="0070C0"/>
                <w:sz w:val="22"/>
                <w:szCs w:val="22"/>
              </w:rPr>
            </w:pPr>
            <w:r w:rsidRPr="009747D8">
              <w:rPr>
                <w:i/>
                <w:iCs/>
                <w:color w:val="0070C0"/>
                <w:sz w:val="22"/>
                <w:szCs w:val="22"/>
              </w:rPr>
              <w:t>CI anticipates Japan and China approval in Q3 and Q4 2026</w:t>
            </w:r>
            <w:r w:rsidR="009747D8">
              <w:rPr>
                <w:i/>
                <w:iCs/>
                <w:color w:val="0070C0"/>
                <w:sz w:val="22"/>
                <w:szCs w:val="22"/>
              </w:rPr>
              <w:t>,</w:t>
            </w:r>
            <w:r w:rsidRPr="009747D8">
              <w:rPr>
                <w:i/>
                <w:iCs/>
                <w:color w:val="0070C0"/>
                <w:sz w:val="22"/>
                <w:szCs w:val="22"/>
              </w:rPr>
              <w:t xml:space="preserve"> respectively </w:t>
            </w:r>
          </w:p>
          <w:p w14:paraId="3D5E74BA" w14:textId="78396B79" w:rsidR="00A959D4" w:rsidRDefault="00843F10" w:rsidP="00A11B0E">
            <w:pPr>
              <w:pStyle w:val="ListParagraph"/>
              <w:numPr>
                <w:ilvl w:val="1"/>
                <w:numId w:val="1"/>
              </w:numPr>
              <w:rPr>
                <w:ins w:id="28" w:author="Knorn, Irene" w:date="2026-03-27T12:12:00Z" w16du:dateUtc="2026-03-27T16:12:00Z"/>
                <w:i/>
                <w:color w:val="0070C0"/>
                <w:sz w:val="22"/>
                <w:szCs w:val="22"/>
              </w:rPr>
            </w:pPr>
            <w:r w:rsidRPr="003B6454">
              <w:rPr>
                <w:b/>
                <w:bCs/>
                <w:color w:val="171717" w:themeColor="background2" w:themeShade="1A"/>
                <w:sz w:val="22"/>
                <w:szCs w:val="22"/>
              </w:rPr>
              <w:t>Pediatric PsA</w:t>
            </w:r>
            <w:r w:rsidRPr="00111506">
              <w:rPr>
                <w:color w:val="171717" w:themeColor="background2" w:themeShade="1A"/>
                <w:sz w:val="22"/>
                <w:szCs w:val="22"/>
              </w:rPr>
              <w:t xml:space="preserve">: </w:t>
            </w:r>
            <w:hyperlink r:id="rId18" w:history="1">
              <w:r w:rsidRPr="003B6454">
                <w:rPr>
                  <w:rStyle w:val="Hyperlink"/>
                  <w:color w:val="0070C0"/>
                  <w:sz w:val="22"/>
                  <w:szCs w:val="22"/>
                </w:rPr>
                <w:t>Phase 3</w:t>
              </w:r>
            </w:hyperlink>
            <w:r w:rsidRPr="00111506">
              <w:rPr>
                <w:color w:val="171717" w:themeColor="background2" w:themeShade="1A"/>
                <w:sz w:val="22"/>
                <w:szCs w:val="22"/>
              </w:rPr>
              <w:t xml:space="preserve"> study ongoing; PCD: March 2030</w:t>
            </w:r>
            <w:r>
              <w:rPr>
                <w:color w:val="171717" w:themeColor="background2" w:themeShade="1A"/>
                <w:sz w:val="22"/>
                <w:szCs w:val="22"/>
              </w:rPr>
              <w:t>;</w:t>
            </w:r>
            <w:r w:rsidR="00A11B0E">
              <w:rPr>
                <w:color w:val="171717" w:themeColor="background2" w:themeShade="1A"/>
                <w:sz w:val="22"/>
                <w:szCs w:val="22"/>
              </w:rPr>
              <w:t xml:space="preserve"> </w:t>
            </w:r>
            <w:r w:rsidR="00A11B0E" w:rsidRPr="000A2292">
              <w:rPr>
                <w:i/>
                <w:color w:val="0070C0"/>
                <w:sz w:val="22"/>
                <w:szCs w:val="22"/>
              </w:rPr>
              <w:t xml:space="preserve">CI anticipates earliest EU approval in Q2 2031 </w:t>
            </w:r>
            <w:r w:rsidR="00A11B0E">
              <w:rPr>
                <w:i/>
                <w:color w:val="0070C0"/>
                <w:sz w:val="22"/>
                <w:szCs w:val="22"/>
              </w:rPr>
              <w:t>under supplementary review</w:t>
            </w:r>
            <w:r w:rsidR="00A11B0E" w:rsidRPr="000A2292">
              <w:rPr>
                <w:i/>
                <w:color w:val="0070C0"/>
                <w:sz w:val="22"/>
                <w:szCs w:val="22"/>
              </w:rPr>
              <w:t xml:space="preserve"> </w:t>
            </w:r>
          </w:p>
          <w:p w14:paraId="41B1C45F" w14:textId="5F33128D" w:rsidR="00871555" w:rsidRPr="00F37B79" w:rsidRDefault="00F37B79" w:rsidP="00A11B0E">
            <w:pPr>
              <w:pStyle w:val="ListParagraph"/>
              <w:numPr>
                <w:ilvl w:val="1"/>
                <w:numId w:val="1"/>
              </w:numPr>
              <w:rPr>
                <w:i/>
                <w:color w:val="0070C0"/>
                <w:sz w:val="22"/>
                <w:szCs w:val="22"/>
              </w:rPr>
            </w:pPr>
            <w:ins w:id="29" w:author="Knorn, Irene" w:date="2026-03-27T12:12:00Z" w16du:dateUtc="2026-03-27T16:12:00Z">
              <w:r w:rsidRPr="00F37B79">
                <w:rPr>
                  <w:color w:val="171717" w:themeColor="background2" w:themeShade="1A"/>
                  <w:sz w:val="22"/>
                  <w:szCs w:val="22"/>
                  <w:rPrChange w:id="30" w:author="Knorn, Irene" w:date="2026-03-27T12:12:00Z" w16du:dateUtc="2026-03-27T16:12:00Z">
                    <w:rPr>
                      <w:b/>
                      <w:bCs/>
                      <w:color w:val="171717" w:themeColor="background2" w:themeShade="1A"/>
                      <w:sz w:val="22"/>
                      <w:szCs w:val="22"/>
                    </w:rPr>
                  </w:rPrChange>
                </w:rPr>
                <w:t xml:space="preserve">Sotyktu is also being evaluated in SLE and </w:t>
              </w:r>
            </w:ins>
            <w:ins w:id="31" w:author="Knorn, Irene" w:date="2026-03-27T12:13:00Z" w16du:dateUtc="2026-03-27T16:13:00Z">
              <w:r w:rsidR="00C21C36">
                <w:rPr>
                  <w:color w:val="171717" w:themeColor="background2" w:themeShade="1A"/>
                  <w:sz w:val="22"/>
                  <w:szCs w:val="22"/>
                </w:rPr>
                <w:t>SjS</w:t>
              </w:r>
              <w:r w:rsidR="00160967">
                <w:rPr>
                  <w:color w:val="171717" w:themeColor="background2" w:themeShade="1A"/>
                  <w:sz w:val="22"/>
                  <w:szCs w:val="22"/>
                </w:rPr>
                <w:t xml:space="preserve"> with estimated </w:t>
              </w:r>
            </w:ins>
            <w:ins w:id="32" w:author="Knorn, Irene" w:date="2026-03-27T12:14:00Z" w16du:dateUtc="2026-03-27T16:14:00Z">
              <w:r w:rsidR="00064969">
                <w:rPr>
                  <w:color w:val="171717" w:themeColor="background2" w:themeShade="1A"/>
                  <w:sz w:val="22"/>
                  <w:szCs w:val="22"/>
                </w:rPr>
                <w:t xml:space="preserve">EU </w:t>
              </w:r>
            </w:ins>
            <w:ins w:id="33" w:author="Knorn, Irene" w:date="2026-03-27T12:13:00Z" w16du:dateUtc="2026-03-27T16:13:00Z">
              <w:r w:rsidR="00160967">
                <w:rPr>
                  <w:color w:val="171717" w:themeColor="background2" w:themeShade="1A"/>
                  <w:sz w:val="22"/>
                  <w:szCs w:val="22"/>
                </w:rPr>
                <w:t xml:space="preserve">approval dates of </w:t>
              </w:r>
            </w:ins>
            <w:ins w:id="34" w:author="Knorn, Irene" w:date="2026-03-27T12:14:00Z" w16du:dateUtc="2026-03-27T16:14:00Z">
              <w:r w:rsidR="006C0D77">
                <w:rPr>
                  <w:color w:val="171717" w:themeColor="background2" w:themeShade="1A"/>
                  <w:sz w:val="22"/>
                  <w:szCs w:val="22"/>
                </w:rPr>
                <w:t xml:space="preserve">Q4 2027 and </w:t>
              </w:r>
              <w:r w:rsidR="00064969">
                <w:rPr>
                  <w:color w:val="171717" w:themeColor="background2" w:themeShade="1A"/>
                  <w:sz w:val="22"/>
                  <w:szCs w:val="22"/>
                </w:rPr>
                <w:t>Q1 2028 respectively</w:t>
              </w:r>
            </w:ins>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19">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0"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1">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22">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3">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4">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5">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26">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27">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414C043C" w:rsidR="00B66789" w:rsidRPr="003F7618" w:rsidRDefault="49B6F980" w:rsidP="002E6873">
            <w:pPr>
              <w:rPr>
                <w:i/>
                <w:iCs/>
                <w:color w:val="002060"/>
                <w:sz w:val="20"/>
                <w:szCs w:val="20"/>
              </w:rPr>
            </w:pPr>
            <w:r w:rsidRPr="15119807">
              <w:rPr>
                <w:i/>
                <w:iCs/>
                <w:color w:val="171717" w:themeColor="background2" w:themeShade="1A"/>
                <w:sz w:val="20"/>
                <w:szCs w:val="20"/>
              </w:rPr>
              <w:t>This document contains competitive intelligence collected via AbbVie approved methods or vendors. We collect competitive intelligence consistent with industry standards and AbbVie policy. Not for commercial field use. Please reach out to CI, Legal or OEC with any questions</w:t>
            </w:r>
            <w:r w:rsidR="006A6CD3" w:rsidRPr="001972A4">
              <w:rPr>
                <w:i/>
                <w:iCs/>
                <w:color w:val="171717" w:themeColor="background2" w:themeShade="1A"/>
                <w:sz w:val="20"/>
                <w:szCs w:val="20"/>
              </w:rPr>
              <w:t>.</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Kelly" w:date="2026-03-27T14:38:00Z" w:initials="AK">
    <w:p w14:paraId="74873303" w14:textId="77777777" w:rsidR="00A91750" w:rsidRDefault="00C408BD" w:rsidP="00A91750">
      <w:pPr>
        <w:pStyle w:val="CommentText"/>
      </w:pPr>
      <w:r>
        <w:rPr>
          <w:rStyle w:val="CommentReference"/>
        </w:rPr>
        <w:annotationRef/>
      </w:r>
      <w:r w:rsidR="00A91750">
        <w:t>Priti and Irene, we have reflected recent regulatory reforms in the EU, which aims to make an EC decision within 46 days of positive opinion</w:t>
      </w:r>
    </w:p>
  </w:comment>
  <w:comment w:id="1" w:author="Aaron Kelly" w:date="2026-03-27T14:38:00Z" w:initials="AK">
    <w:p w14:paraId="5699E999" w14:textId="5F5260E3" w:rsidR="00C408BD" w:rsidRDefault="00C408BD" w:rsidP="00C408BD">
      <w:pPr>
        <w:pStyle w:val="CommentText"/>
      </w:pPr>
      <w:r>
        <w:rPr>
          <w:rStyle w:val="CommentReference"/>
        </w:rPr>
        <w:annotationRef/>
      </w:r>
      <w:hyperlink r:id="rId1" w:history="1">
        <w:r w:rsidRPr="00845C82">
          <w:rPr>
            <w:rStyle w:val="Hyperlink"/>
          </w:rPr>
          <w:t>https://www.ropesgray.com/en/insights/alerts/2026/03/unpacking-the-eu-pharma-package</w:t>
        </w:r>
      </w:hyperlink>
    </w:p>
  </w:comment>
  <w:comment w:id="2" w:author="Knorn, Irene" w:date="2026-03-27T12:20:00Z" w:initials="IK">
    <w:p w14:paraId="23ED4119" w14:textId="77777777" w:rsidR="00A13CD1" w:rsidRDefault="00A13CD1" w:rsidP="00A13CD1">
      <w:pPr>
        <w:pStyle w:val="CommentText"/>
      </w:pPr>
      <w:r>
        <w:rPr>
          <w:rStyle w:val="CommentReference"/>
        </w:rPr>
        <w:annotationRef/>
      </w:r>
      <w:r>
        <w:t>Thank you Aaron! I left the estimated approval timing but took out the 46 days to leave it vague. Looks like the new regulation is not adopted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73303" w15:done="0"/>
  <w15:commentEx w15:paraId="5699E999" w15:paraIdParent="74873303" w15:done="0"/>
  <w15:commentEx w15:paraId="23ED4119" w15:paraIdParent="74873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046061" w16cex:dateUtc="2026-03-27T14:38:00Z"/>
  <w16cex:commentExtensible w16cex:durableId="2435E821" w16cex:dateUtc="2026-03-27T14:38:00Z"/>
  <w16cex:commentExtensible w16cex:durableId="070AFF05" w16cex:dateUtc="2026-03-27T1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73303" w16cid:durableId="3B046061"/>
  <w16cid:commentId w16cid:paraId="5699E999" w16cid:durableId="2435E821"/>
  <w16cid:commentId w16cid:paraId="23ED4119" w16cid:durableId="070AFF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1"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CC2D22"/>
    <w:multiLevelType w:val="hybridMultilevel"/>
    <w:tmpl w:val="7EAAE106"/>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4" w15:restartNumberingAfterBreak="0">
    <w:nsid w:val="7BDF7710"/>
    <w:multiLevelType w:val="hybridMultilevel"/>
    <w:tmpl w:val="4DC87CE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66764156">
    <w:abstractNumId w:val="1"/>
  </w:num>
  <w:num w:numId="2" w16cid:durableId="1425108719">
    <w:abstractNumId w:val="3"/>
  </w:num>
  <w:num w:numId="3" w16cid:durableId="1255942747">
    <w:abstractNumId w:val="0"/>
  </w:num>
  <w:num w:numId="4" w16cid:durableId="1333684077">
    <w:abstractNumId w:val="4"/>
  </w:num>
  <w:num w:numId="5" w16cid:durableId="1906521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norn, Irene">
    <w15:presenceInfo w15:providerId="AD" w15:userId="S::irene.knorn@abbvie.com::85e3709c-ebeb-470f-9a0a-cf174c594329"/>
  </w15:person>
  <w15:person w15:author="Aaron Kelly">
    <w15:presenceInfo w15:providerId="AD" w15:userId="S::aaronk@eradigm.com::7ce4494a-b0b9-41fe-b955-7da9a17370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0A83"/>
    <w:rsid w:val="00004E12"/>
    <w:rsid w:val="0001316C"/>
    <w:rsid w:val="0001479E"/>
    <w:rsid w:val="00014914"/>
    <w:rsid w:val="00014BD5"/>
    <w:rsid w:val="0001535F"/>
    <w:rsid w:val="00016DD8"/>
    <w:rsid w:val="00017A79"/>
    <w:rsid w:val="000211A9"/>
    <w:rsid w:val="00022223"/>
    <w:rsid w:val="0002495E"/>
    <w:rsid w:val="00024FC3"/>
    <w:rsid w:val="00026007"/>
    <w:rsid w:val="0003178B"/>
    <w:rsid w:val="00032311"/>
    <w:rsid w:val="0003690D"/>
    <w:rsid w:val="0004082D"/>
    <w:rsid w:val="00042014"/>
    <w:rsid w:val="0004285C"/>
    <w:rsid w:val="00045209"/>
    <w:rsid w:val="00045430"/>
    <w:rsid w:val="000522EC"/>
    <w:rsid w:val="0005272C"/>
    <w:rsid w:val="0005368C"/>
    <w:rsid w:val="000543DA"/>
    <w:rsid w:val="000549A7"/>
    <w:rsid w:val="00056017"/>
    <w:rsid w:val="000577F8"/>
    <w:rsid w:val="000616E5"/>
    <w:rsid w:val="00064969"/>
    <w:rsid w:val="0006582B"/>
    <w:rsid w:val="0006596C"/>
    <w:rsid w:val="00066DAC"/>
    <w:rsid w:val="00071D07"/>
    <w:rsid w:val="00073351"/>
    <w:rsid w:val="00076EED"/>
    <w:rsid w:val="0007751F"/>
    <w:rsid w:val="000800D4"/>
    <w:rsid w:val="00084D6E"/>
    <w:rsid w:val="00085C32"/>
    <w:rsid w:val="00091FB5"/>
    <w:rsid w:val="000922FD"/>
    <w:rsid w:val="00096CC7"/>
    <w:rsid w:val="000A2292"/>
    <w:rsid w:val="000A5BA4"/>
    <w:rsid w:val="000B12D6"/>
    <w:rsid w:val="000B4237"/>
    <w:rsid w:val="000B62D7"/>
    <w:rsid w:val="000C111C"/>
    <w:rsid w:val="000C2191"/>
    <w:rsid w:val="000C2E2C"/>
    <w:rsid w:val="000C32A1"/>
    <w:rsid w:val="000C471C"/>
    <w:rsid w:val="000C6831"/>
    <w:rsid w:val="000D0958"/>
    <w:rsid w:val="000D4626"/>
    <w:rsid w:val="000D69AF"/>
    <w:rsid w:val="000E3AF8"/>
    <w:rsid w:val="000E465B"/>
    <w:rsid w:val="000E54AA"/>
    <w:rsid w:val="000E714E"/>
    <w:rsid w:val="000F25EA"/>
    <w:rsid w:val="00100AB7"/>
    <w:rsid w:val="001047ED"/>
    <w:rsid w:val="00105672"/>
    <w:rsid w:val="0010644C"/>
    <w:rsid w:val="00106923"/>
    <w:rsid w:val="00111506"/>
    <w:rsid w:val="0011270F"/>
    <w:rsid w:val="00116001"/>
    <w:rsid w:val="00127A89"/>
    <w:rsid w:val="001312B8"/>
    <w:rsid w:val="0013373C"/>
    <w:rsid w:val="00134A40"/>
    <w:rsid w:val="00135759"/>
    <w:rsid w:val="00137C96"/>
    <w:rsid w:val="00150109"/>
    <w:rsid w:val="00153503"/>
    <w:rsid w:val="00153A2F"/>
    <w:rsid w:val="00153C54"/>
    <w:rsid w:val="0015560E"/>
    <w:rsid w:val="001568D0"/>
    <w:rsid w:val="001572B1"/>
    <w:rsid w:val="00160967"/>
    <w:rsid w:val="00163D4E"/>
    <w:rsid w:val="00171117"/>
    <w:rsid w:val="001711E5"/>
    <w:rsid w:val="00176F09"/>
    <w:rsid w:val="00177647"/>
    <w:rsid w:val="001801A8"/>
    <w:rsid w:val="0018070B"/>
    <w:rsid w:val="00181ACA"/>
    <w:rsid w:val="0018350C"/>
    <w:rsid w:val="00184E74"/>
    <w:rsid w:val="00185947"/>
    <w:rsid w:val="001927F8"/>
    <w:rsid w:val="001972A4"/>
    <w:rsid w:val="001B27F1"/>
    <w:rsid w:val="001B2AC6"/>
    <w:rsid w:val="001B34F5"/>
    <w:rsid w:val="001B5DED"/>
    <w:rsid w:val="001B65D7"/>
    <w:rsid w:val="001C0070"/>
    <w:rsid w:val="001C26C2"/>
    <w:rsid w:val="001C4671"/>
    <w:rsid w:val="001D4757"/>
    <w:rsid w:val="001E0816"/>
    <w:rsid w:val="001E6555"/>
    <w:rsid w:val="001F0550"/>
    <w:rsid w:val="001F11E8"/>
    <w:rsid w:val="001F128F"/>
    <w:rsid w:val="001F4285"/>
    <w:rsid w:val="001F6894"/>
    <w:rsid w:val="001F701F"/>
    <w:rsid w:val="001F7812"/>
    <w:rsid w:val="00211022"/>
    <w:rsid w:val="002158F1"/>
    <w:rsid w:val="00224ACE"/>
    <w:rsid w:val="00225F6D"/>
    <w:rsid w:val="00232055"/>
    <w:rsid w:val="0023272D"/>
    <w:rsid w:val="00245EB5"/>
    <w:rsid w:val="00250BAB"/>
    <w:rsid w:val="002517F5"/>
    <w:rsid w:val="00251B91"/>
    <w:rsid w:val="00261960"/>
    <w:rsid w:val="002625F1"/>
    <w:rsid w:val="00266F40"/>
    <w:rsid w:val="00276919"/>
    <w:rsid w:val="00282759"/>
    <w:rsid w:val="0028284A"/>
    <w:rsid w:val="00285EDD"/>
    <w:rsid w:val="0029068B"/>
    <w:rsid w:val="00291349"/>
    <w:rsid w:val="00292990"/>
    <w:rsid w:val="00292BBB"/>
    <w:rsid w:val="002939E1"/>
    <w:rsid w:val="00296710"/>
    <w:rsid w:val="00296DAA"/>
    <w:rsid w:val="0029769F"/>
    <w:rsid w:val="00297841"/>
    <w:rsid w:val="002A0645"/>
    <w:rsid w:val="002A4941"/>
    <w:rsid w:val="002A5175"/>
    <w:rsid w:val="002A7E5B"/>
    <w:rsid w:val="002B3157"/>
    <w:rsid w:val="002B347F"/>
    <w:rsid w:val="002B41EF"/>
    <w:rsid w:val="002B4335"/>
    <w:rsid w:val="002B5F0D"/>
    <w:rsid w:val="002C3CB6"/>
    <w:rsid w:val="002D3A1C"/>
    <w:rsid w:val="002D54A6"/>
    <w:rsid w:val="002D5992"/>
    <w:rsid w:val="002D5EB6"/>
    <w:rsid w:val="002D62D3"/>
    <w:rsid w:val="002E1076"/>
    <w:rsid w:val="002E27C3"/>
    <w:rsid w:val="002E3F10"/>
    <w:rsid w:val="002E6459"/>
    <w:rsid w:val="002E6873"/>
    <w:rsid w:val="002F1872"/>
    <w:rsid w:val="002F4B0C"/>
    <w:rsid w:val="002F5242"/>
    <w:rsid w:val="00300C99"/>
    <w:rsid w:val="0030586B"/>
    <w:rsid w:val="00306793"/>
    <w:rsid w:val="00311413"/>
    <w:rsid w:val="00321864"/>
    <w:rsid w:val="00321BC0"/>
    <w:rsid w:val="00322C89"/>
    <w:rsid w:val="00330177"/>
    <w:rsid w:val="00330C21"/>
    <w:rsid w:val="00331521"/>
    <w:rsid w:val="0033198B"/>
    <w:rsid w:val="00337BBB"/>
    <w:rsid w:val="003408C0"/>
    <w:rsid w:val="0034362B"/>
    <w:rsid w:val="0035051F"/>
    <w:rsid w:val="003539B0"/>
    <w:rsid w:val="003547B7"/>
    <w:rsid w:val="00354AF6"/>
    <w:rsid w:val="003609A5"/>
    <w:rsid w:val="0036234E"/>
    <w:rsid w:val="00364930"/>
    <w:rsid w:val="00364BAD"/>
    <w:rsid w:val="00370CC1"/>
    <w:rsid w:val="00370D95"/>
    <w:rsid w:val="00373CB5"/>
    <w:rsid w:val="00377322"/>
    <w:rsid w:val="00380199"/>
    <w:rsid w:val="00381490"/>
    <w:rsid w:val="00382EEC"/>
    <w:rsid w:val="00383D33"/>
    <w:rsid w:val="00384C37"/>
    <w:rsid w:val="003852D3"/>
    <w:rsid w:val="003857E5"/>
    <w:rsid w:val="00390B21"/>
    <w:rsid w:val="00392FF1"/>
    <w:rsid w:val="00393DEF"/>
    <w:rsid w:val="0039619A"/>
    <w:rsid w:val="003965D6"/>
    <w:rsid w:val="003976CE"/>
    <w:rsid w:val="003A019F"/>
    <w:rsid w:val="003A3E55"/>
    <w:rsid w:val="003B227F"/>
    <w:rsid w:val="003B2577"/>
    <w:rsid w:val="003B322E"/>
    <w:rsid w:val="003B350E"/>
    <w:rsid w:val="003B4B84"/>
    <w:rsid w:val="003B6454"/>
    <w:rsid w:val="003B7CAE"/>
    <w:rsid w:val="003C1CAB"/>
    <w:rsid w:val="003C3787"/>
    <w:rsid w:val="003C5970"/>
    <w:rsid w:val="003C6402"/>
    <w:rsid w:val="003D16BC"/>
    <w:rsid w:val="003E0539"/>
    <w:rsid w:val="003E1AED"/>
    <w:rsid w:val="003E1D56"/>
    <w:rsid w:val="003E65AD"/>
    <w:rsid w:val="003E706F"/>
    <w:rsid w:val="003F16A1"/>
    <w:rsid w:val="003F247B"/>
    <w:rsid w:val="003F3659"/>
    <w:rsid w:val="003F368A"/>
    <w:rsid w:val="003F59C7"/>
    <w:rsid w:val="003F7618"/>
    <w:rsid w:val="004035F2"/>
    <w:rsid w:val="00406ED3"/>
    <w:rsid w:val="00407856"/>
    <w:rsid w:val="00407D39"/>
    <w:rsid w:val="004122D7"/>
    <w:rsid w:val="00414ADB"/>
    <w:rsid w:val="00414DA5"/>
    <w:rsid w:val="00417B0A"/>
    <w:rsid w:val="00424CF5"/>
    <w:rsid w:val="004260EE"/>
    <w:rsid w:val="0042758B"/>
    <w:rsid w:val="0043533D"/>
    <w:rsid w:val="00443A28"/>
    <w:rsid w:val="004526BF"/>
    <w:rsid w:val="00454C65"/>
    <w:rsid w:val="004579EB"/>
    <w:rsid w:val="00462740"/>
    <w:rsid w:val="00465F6E"/>
    <w:rsid w:val="00466C1F"/>
    <w:rsid w:val="0047422B"/>
    <w:rsid w:val="004752D3"/>
    <w:rsid w:val="00477389"/>
    <w:rsid w:val="0048030C"/>
    <w:rsid w:val="0048347F"/>
    <w:rsid w:val="00483BA9"/>
    <w:rsid w:val="0048522F"/>
    <w:rsid w:val="00491B8C"/>
    <w:rsid w:val="00496C2F"/>
    <w:rsid w:val="004A4550"/>
    <w:rsid w:val="004A4FC8"/>
    <w:rsid w:val="004A5B3C"/>
    <w:rsid w:val="004A7381"/>
    <w:rsid w:val="004B4509"/>
    <w:rsid w:val="004B75B8"/>
    <w:rsid w:val="004B7A22"/>
    <w:rsid w:val="004C2524"/>
    <w:rsid w:val="004C360C"/>
    <w:rsid w:val="004C3980"/>
    <w:rsid w:val="004C7690"/>
    <w:rsid w:val="004C79E3"/>
    <w:rsid w:val="004D1C32"/>
    <w:rsid w:val="004D22B8"/>
    <w:rsid w:val="004D5329"/>
    <w:rsid w:val="004D7695"/>
    <w:rsid w:val="004E014F"/>
    <w:rsid w:val="004E1C6A"/>
    <w:rsid w:val="004E451B"/>
    <w:rsid w:val="004E4D70"/>
    <w:rsid w:val="004E5A91"/>
    <w:rsid w:val="004E5D91"/>
    <w:rsid w:val="004E68B0"/>
    <w:rsid w:val="004F19F0"/>
    <w:rsid w:val="004F6973"/>
    <w:rsid w:val="00502A19"/>
    <w:rsid w:val="005042B2"/>
    <w:rsid w:val="00515567"/>
    <w:rsid w:val="00517C88"/>
    <w:rsid w:val="00530CDF"/>
    <w:rsid w:val="00531B30"/>
    <w:rsid w:val="00534264"/>
    <w:rsid w:val="00534C16"/>
    <w:rsid w:val="005416D3"/>
    <w:rsid w:val="00553CF3"/>
    <w:rsid w:val="00553EC8"/>
    <w:rsid w:val="00555E03"/>
    <w:rsid w:val="005565E5"/>
    <w:rsid w:val="005576A3"/>
    <w:rsid w:val="00557E6B"/>
    <w:rsid w:val="0056100F"/>
    <w:rsid w:val="0056544E"/>
    <w:rsid w:val="0056625E"/>
    <w:rsid w:val="00576759"/>
    <w:rsid w:val="0058383D"/>
    <w:rsid w:val="00586BA1"/>
    <w:rsid w:val="00590E31"/>
    <w:rsid w:val="00594E4C"/>
    <w:rsid w:val="00596A51"/>
    <w:rsid w:val="005A3FBA"/>
    <w:rsid w:val="005A7A6F"/>
    <w:rsid w:val="005B05C9"/>
    <w:rsid w:val="005C0231"/>
    <w:rsid w:val="005C0ACC"/>
    <w:rsid w:val="005C79E7"/>
    <w:rsid w:val="005D2117"/>
    <w:rsid w:val="005D28DA"/>
    <w:rsid w:val="005D652A"/>
    <w:rsid w:val="005E0604"/>
    <w:rsid w:val="005E1A87"/>
    <w:rsid w:val="005E1EF6"/>
    <w:rsid w:val="005E703E"/>
    <w:rsid w:val="005F032B"/>
    <w:rsid w:val="005F0C5C"/>
    <w:rsid w:val="005F2160"/>
    <w:rsid w:val="005F6E54"/>
    <w:rsid w:val="006002CE"/>
    <w:rsid w:val="0060216B"/>
    <w:rsid w:val="006108A5"/>
    <w:rsid w:val="00617253"/>
    <w:rsid w:val="006175B7"/>
    <w:rsid w:val="0062002D"/>
    <w:rsid w:val="00620713"/>
    <w:rsid w:val="0062072B"/>
    <w:rsid w:val="00627EBF"/>
    <w:rsid w:val="0063077C"/>
    <w:rsid w:val="00630B08"/>
    <w:rsid w:val="0063510F"/>
    <w:rsid w:val="006354C2"/>
    <w:rsid w:val="00635AB3"/>
    <w:rsid w:val="0063792C"/>
    <w:rsid w:val="006406A6"/>
    <w:rsid w:val="006433A5"/>
    <w:rsid w:val="00650CCE"/>
    <w:rsid w:val="00652D1E"/>
    <w:rsid w:val="006564A1"/>
    <w:rsid w:val="00656A1E"/>
    <w:rsid w:val="00656E81"/>
    <w:rsid w:val="006574C6"/>
    <w:rsid w:val="00662282"/>
    <w:rsid w:val="0066420D"/>
    <w:rsid w:val="006654CE"/>
    <w:rsid w:val="0066716B"/>
    <w:rsid w:val="006709F2"/>
    <w:rsid w:val="0067324B"/>
    <w:rsid w:val="006838D5"/>
    <w:rsid w:val="0068712E"/>
    <w:rsid w:val="00687B97"/>
    <w:rsid w:val="006922A7"/>
    <w:rsid w:val="00697564"/>
    <w:rsid w:val="006A2794"/>
    <w:rsid w:val="006A415A"/>
    <w:rsid w:val="006A61D0"/>
    <w:rsid w:val="006A6CD3"/>
    <w:rsid w:val="006A7730"/>
    <w:rsid w:val="006B1215"/>
    <w:rsid w:val="006B6C49"/>
    <w:rsid w:val="006C054D"/>
    <w:rsid w:val="006C0D77"/>
    <w:rsid w:val="006C3EC3"/>
    <w:rsid w:val="006C5F36"/>
    <w:rsid w:val="006D0650"/>
    <w:rsid w:val="006D0C2A"/>
    <w:rsid w:val="006D439D"/>
    <w:rsid w:val="006D4440"/>
    <w:rsid w:val="006D5113"/>
    <w:rsid w:val="006E0721"/>
    <w:rsid w:val="006F4DDB"/>
    <w:rsid w:val="006F63B0"/>
    <w:rsid w:val="006F6623"/>
    <w:rsid w:val="007066EA"/>
    <w:rsid w:val="00706B81"/>
    <w:rsid w:val="007074F9"/>
    <w:rsid w:val="00711AB1"/>
    <w:rsid w:val="007160DB"/>
    <w:rsid w:val="00724A48"/>
    <w:rsid w:val="00725570"/>
    <w:rsid w:val="007261AB"/>
    <w:rsid w:val="007264CA"/>
    <w:rsid w:val="00736472"/>
    <w:rsid w:val="00736C7C"/>
    <w:rsid w:val="007370BA"/>
    <w:rsid w:val="007431EA"/>
    <w:rsid w:val="007444D9"/>
    <w:rsid w:val="00747ADB"/>
    <w:rsid w:val="00747FD2"/>
    <w:rsid w:val="00750C46"/>
    <w:rsid w:val="00751034"/>
    <w:rsid w:val="007564D4"/>
    <w:rsid w:val="00764783"/>
    <w:rsid w:val="007664D2"/>
    <w:rsid w:val="007715C4"/>
    <w:rsid w:val="00771A6B"/>
    <w:rsid w:val="00773688"/>
    <w:rsid w:val="00777696"/>
    <w:rsid w:val="00783267"/>
    <w:rsid w:val="00787835"/>
    <w:rsid w:val="0079182C"/>
    <w:rsid w:val="00794F1B"/>
    <w:rsid w:val="007A0545"/>
    <w:rsid w:val="007A1DB7"/>
    <w:rsid w:val="007A2C0F"/>
    <w:rsid w:val="007A3517"/>
    <w:rsid w:val="007A383E"/>
    <w:rsid w:val="007A4200"/>
    <w:rsid w:val="007A6474"/>
    <w:rsid w:val="007A71A1"/>
    <w:rsid w:val="007A72AB"/>
    <w:rsid w:val="007B7D7C"/>
    <w:rsid w:val="007C54D6"/>
    <w:rsid w:val="007C650A"/>
    <w:rsid w:val="007D35AE"/>
    <w:rsid w:val="007D7814"/>
    <w:rsid w:val="007E15E4"/>
    <w:rsid w:val="007E4D12"/>
    <w:rsid w:val="007F096E"/>
    <w:rsid w:val="007F337A"/>
    <w:rsid w:val="00802F7A"/>
    <w:rsid w:val="00806245"/>
    <w:rsid w:val="008074FE"/>
    <w:rsid w:val="0081543F"/>
    <w:rsid w:val="00816BCF"/>
    <w:rsid w:val="0082383F"/>
    <w:rsid w:val="008264BD"/>
    <w:rsid w:val="00827DCF"/>
    <w:rsid w:val="00836C2C"/>
    <w:rsid w:val="008409B7"/>
    <w:rsid w:val="00841A4B"/>
    <w:rsid w:val="00843F0C"/>
    <w:rsid w:val="00843F10"/>
    <w:rsid w:val="0084456A"/>
    <w:rsid w:val="0084757D"/>
    <w:rsid w:val="008562F6"/>
    <w:rsid w:val="008578E7"/>
    <w:rsid w:val="00866724"/>
    <w:rsid w:val="0086731E"/>
    <w:rsid w:val="00870BB8"/>
    <w:rsid w:val="00871555"/>
    <w:rsid w:val="008723DF"/>
    <w:rsid w:val="008746CD"/>
    <w:rsid w:val="00884073"/>
    <w:rsid w:val="00886C84"/>
    <w:rsid w:val="00894F26"/>
    <w:rsid w:val="00897315"/>
    <w:rsid w:val="00897D4E"/>
    <w:rsid w:val="008A6C00"/>
    <w:rsid w:val="008B0BF2"/>
    <w:rsid w:val="008B401D"/>
    <w:rsid w:val="008B41D3"/>
    <w:rsid w:val="008B7AA8"/>
    <w:rsid w:val="008C09A9"/>
    <w:rsid w:val="008C0BD0"/>
    <w:rsid w:val="008C1630"/>
    <w:rsid w:val="008C16AD"/>
    <w:rsid w:val="008C3D66"/>
    <w:rsid w:val="008C40BD"/>
    <w:rsid w:val="008C799C"/>
    <w:rsid w:val="008D4705"/>
    <w:rsid w:val="008D6614"/>
    <w:rsid w:val="008E429D"/>
    <w:rsid w:val="008F16C6"/>
    <w:rsid w:val="008F2C1F"/>
    <w:rsid w:val="008F6DE8"/>
    <w:rsid w:val="009009AC"/>
    <w:rsid w:val="0090122C"/>
    <w:rsid w:val="009071F8"/>
    <w:rsid w:val="009078AE"/>
    <w:rsid w:val="00913812"/>
    <w:rsid w:val="0091536F"/>
    <w:rsid w:val="00917AD7"/>
    <w:rsid w:val="00922260"/>
    <w:rsid w:val="00922E19"/>
    <w:rsid w:val="00931F21"/>
    <w:rsid w:val="00933BD4"/>
    <w:rsid w:val="009401DA"/>
    <w:rsid w:val="009418F6"/>
    <w:rsid w:val="00942C19"/>
    <w:rsid w:val="00945A77"/>
    <w:rsid w:val="009504BE"/>
    <w:rsid w:val="009533B0"/>
    <w:rsid w:val="00956873"/>
    <w:rsid w:val="00962EBA"/>
    <w:rsid w:val="009657FB"/>
    <w:rsid w:val="009704DF"/>
    <w:rsid w:val="00971FC9"/>
    <w:rsid w:val="00972439"/>
    <w:rsid w:val="009747D8"/>
    <w:rsid w:val="00975CC6"/>
    <w:rsid w:val="00976ED4"/>
    <w:rsid w:val="00987899"/>
    <w:rsid w:val="00987BF9"/>
    <w:rsid w:val="00994932"/>
    <w:rsid w:val="0099748C"/>
    <w:rsid w:val="009974EB"/>
    <w:rsid w:val="009A61FD"/>
    <w:rsid w:val="009B0F5F"/>
    <w:rsid w:val="009B2261"/>
    <w:rsid w:val="009B547A"/>
    <w:rsid w:val="009B6BFB"/>
    <w:rsid w:val="009C0C5B"/>
    <w:rsid w:val="009C598A"/>
    <w:rsid w:val="009D2E7D"/>
    <w:rsid w:val="009E4135"/>
    <w:rsid w:val="009E6BBB"/>
    <w:rsid w:val="009F46F3"/>
    <w:rsid w:val="009F4F94"/>
    <w:rsid w:val="009F518B"/>
    <w:rsid w:val="009F596C"/>
    <w:rsid w:val="009F67DC"/>
    <w:rsid w:val="009F6977"/>
    <w:rsid w:val="00A00966"/>
    <w:rsid w:val="00A02B4F"/>
    <w:rsid w:val="00A02EB4"/>
    <w:rsid w:val="00A05356"/>
    <w:rsid w:val="00A07E78"/>
    <w:rsid w:val="00A11B0E"/>
    <w:rsid w:val="00A122E5"/>
    <w:rsid w:val="00A13CD1"/>
    <w:rsid w:val="00A13DB5"/>
    <w:rsid w:val="00A1466B"/>
    <w:rsid w:val="00A153AD"/>
    <w:rsid w:val="00A2087E"/>
    <w:rsid w:val="00A218EC"/>
    <w:rsid w:val="00A22D99"/>
    <w:rsid w:val="00A310A1"/>
    <w:rsid w:val="00A3280E"/>
    <w:rsid w:val="00A32B3B"/>
    <w:rsid w:val="00A36C7B"/>
    <w:rsid w:val="00A4277C"/>
    <w:rsid w:val="00A42E07"/>
    <w:rsid w:val="00A43961"/>
    <w:rsid w:val="00A448BF"/>
    <w:rsid w:val="00A4687A"/>
    <w:rsid w:val="00A478D0"/>
    <w:rsid w:val="00A51CE8"/>
    <w:rsid w:val="00A535AD"/>
    <w:rsid w:val="00A5373D"/>
    <w:rsid w:val="00A548CB"/>
    <w:rsid w:val="00A54F4C"/>
    <w:rsid w:val="00A617B6"/>
    <w:rsid w:val="00A6244B"/>
    <w:rsid w:val="00A63C55"/>
    <w:rsid w:val="00A63D92"/>
    <w:rsid w:val="00A66E92"/>
    <w:rsid w:val="00A676C5"/>
    <w:rsid w:val="00A70993"/>
    <w:rsid w:val="00A73638"/>
    <w:rsid w:val="00A81C20"/>
    <w:rsid w:val="00A8269A"/>
    <w:rsid w:val="00A86137"/>
    <w:rsid w:val="00A867A7"/>
    <w:rsid w:val="00A9063C"/>
    <w:rsid w:val="00A91750"/>
    <w:rsid w:val="00A91DE1"/>
    <w:rsid w:val="00A91E74"/>
    <w:rsid w:val="00A959D4"/>
    <w:rsid w:val="00AA0B8D"/>
    <w:rsid w:val="00AA5958"/>
    <w:rsid w:val="00AB0328"/>
    <w:rsid w:val="00AB2421"/>
    <w:rsid w:val="00AB4B11"/>
    <w:rsid w:val="00AB7BDB"/>
    <w:rsid w:val="00AC27A4"/>
    <w:rsid w:val="00AC51DA"/>
    <w:rsid w:val="00AD6541"/>
    <w:rsid w:val="00AE020B"/>
    <w:rsid w:val="00AF1FA6"/>
    <w:rsid w:val="00AF5F4A"/>
    <w:rsid w:val="00AF61FA"/>
    <w:rsid w:val="00AF7F7F"/>
    <w:rsid w:val="00B01C1B"/>
    <w:rsid w:val="00B02356"/>
    <w:rsid w:val="00B030F7"/>
    <w:rsid w:val="00B0735C"/>
    <w:rsid w:val="00B109BD"/>
    <w:rsid w:val="00B1114F"/>
    <w:rsid w:val="00B135BC"/>
    <w:rsid w:val="00B1525C"/>
    <w:rsid w:val="00B173E0"/>
    <w:rsid w:val="00B25DE7"/>
    <w:rsid w:val="00B261AE"/>
    <w:rsid w:val="00B31834"/>
    <w:rsid w:val="00B31837"/>
    <w:rsid w:val="00B327A6"/>
    <w:rsid w:val="00B34412"/>
    <w:rsid w:val="00B35504"/>
    <w:rsid w:val="00B40693"/>
    <w:rsid w:val="00B42BDA"/>
    <w:rsid w:val="00B439D6"/>
    <w:rsid w:val="00B44EDC"/>
    <w:rsid w:val="00B44FCB"/>
    <w:rsid w:val="00B533F9"/>
    <w:rsid w:val="00B5793F"/>
    <w:rsid w:val="00B6237C"/>
    <w:rsid w:val="00B64536"/>
    <w:rsid w:val="00B66789"/>
    <w:rsid w:val="00B70C8B"/>
    <w:rsid w:val="00B74A2B"/>
    <w:rsid w:val="00B76B20"/>
    <w:rsid w:val="00B7781A"/>
    <w:rsid w:val="00B8124D"/>
    <w:rsid w:val="00B84A3D"/>
    <w:rsid w:val="00B860FB"/>
    <w:rsid w:val="00B8750C"/>
    <w:rsid w:val="00B87FDF"/>
    <w:rsid w:val="00B9367D"/>
    <w:rsid w:val="00B94F30"/>
    <w:rsid w:val="00BA1B7D"/>
    <w:rsid w:val="00BA1D73"/>
    <w:rsid w:val="00BA34B8"/>
    <w:rsid w:val="00BA5E56"/>
    <w:rsid w:val="00BA7190"/>
    <w:rsid w:val="00BB090B"/>
    <w:rsid w:val="00BB6A4E"/>
    <w:rsid w:val="00BC07F0"/>
    <w:rsid w:val="00BC12E0"/>
    <w:rsid w:val="00BC3AF4"/>
    <w:rsid w:val="00BD0188"/>
    <w:rsid w:val="00BD2462"/>
    <w:rsid w:val="00BD3260"/>
    <w:rsid w:val="00BD5D4B"/>
    <w:rsid w:val="00BE1CE5"/>
    <w:rsid w:val="00BE424F"/>
    <w:rsid w:val="00BF31B9"/>
    <w:rsid w:val="00BF3864"/>
    <w:rsid w:val="00BF552E"/>
    <w:rsid w:val="00BF7A44"/>
    <w:rsid w:val="00C010A6"/>
    <w:rsid w:val="00C119F4"/>
    <w:rsid w:val="00C12A6E"/>
    <w:rsid w:val="00C17FD0"/>
    <w:rsid w:val="00C20273"/>
    <w:rsid w:val="00C20C4F"/>
    <w:rsid w:val="00C21C36"/>
    <w:rsid w:val="00C408BD"/>
    <w:rsid w:val="00C414B5"/>
    <w:rsid w:val="00C501AF"/>
    <w:rsid w:val="00C50906"/>
    <w:rsid w:val="00C52041"/>
    <w:rsid w:val="00C52C51"/>
    <w:rsid w:val="00C52EB6"/>
    <w:rsid w:val="00C53586"/>
    <w:rsid w:val="00C6446A"/>
    <w:rsid w:val="00C66C8B"/>
    <w:rsid w:val="00C814B4"/>
    <w:rsid w:val="00C83D4E"/>
    <w:rsid w:val="00C87404"/>
    <w:rsid w:val="00C931C7"/>
    <w:rsid w:val="00C95AF7"/>
    <w:rsid w:val="00C9643A"/>
    <w:rsid w:val="00CA4CC7"/>
    <w:rsid w:val="00CA687D"/>
    <w:rsid w:val="00CA7DB3"/>
    <w:rsid w:val="00CB6368"/>
    <w:rsid w:val="00CB7FB2"/>
    <w:rsid w:val="00CC22CC"/>
    <w:rsid w:val="00CC253E"/>
    <w:rsid w:val="00CC3545"/>
    <w:rsid w:val="00CC4C16"/>
    <w:rsid w:val="00CD0127"/>
    <w:rsid w:val="00CD2F2A"/>
    <w:rsid w:val="00CD382F"/>
    <w:rsid w:val="00CD4B13"/>
    <w:rsid w:val="00CE14F8"/>
    <w:rsid w:val="00CE3629"/>
    <w:rsid w:val="00CE45C2"/>
    <w:rsid w:val="00CE4A82"/>
    <w:rsid w:val="00CE4D7B"/>
    <w:rsid w:val="00CE4F38"/>
    <w:rsid w:val="00CE59C1"/>
    <w:rsid w:val="00CE6A91"/>
    <w:rsid w:val="00CE7399"/>
    <w:rsid w:val="00CF56BF"/>
    <w:rsid w:val="00CF7822"/>
    <w:rsid w:val="00D01F74"/>
    <w:rsid w:val="00D1171B"/>
    <w:rsid w:val="00D121BD"/>
    <w:rsid w:val="00D136C9"/>
    <w:rsid w:val="00D139FB"/>
    <w:rsid w:val="00D254C3"/>
    <w:rsid w:val="00D2624C"/>
    <w:rsid w:val="00D32DB5"/>
    <w:rsid w:val="00D439C3"/>
    <w:rsid w:val="00D4705C"/>
    <w:rsid w:val="00D55160"/>
    <w:rsid w:val="00D565F6"/>
    <w:rsid w:val="00D572E4"/>
    <w:rsid w:val="00D6104C"/>
    <w:rsid w:val="00D6246B"/>
    <w:rsid w:val="00D709AA"/>
    <w:rsid w:val="00D714E6"/>
    <w:rsid w:val="00D71641"/>
    <w:rsid w:val="00D71E95"/>
    <w:rsid w:val="00D81BA2"/>
    <w:rsid w:val="00D85DB4"/>
    <w:rsid w:val="00D91FDD"/>
    <w:rsid w:val="00D933C7"/>
    <w:rsid w:val="00D9500F"/>
    <w:rsid w:val="00D95BFC"/>
    <w:rsid w:val="00D963E7"/>
    <w:rsid w:val="00DA04EE"/>
    <w:rsid w:val="00DA561F"/>
    <w:rsid w:val="00DA5CF2"/>
    <w:rsid w:val="00DB3DBF"/>
    <w:rsid w:val="00DB66E1"/>
    <w:rsid w:val="00DB6AB8"/>
    <w:rsid w:val="00DC0459"/>
    <w:rsid w:val="00DC4EAF"/>
    <w:rsid w:val="00DD07BF"/>
    <w:rsid w:val="00DD238F"/>
    <w:rsid w:val="00DD31AF"/>
    <w:rsid w:val="00DD43C3"/>
    <w:rsid w:val="00DD7DBD"/>
    <w:rsid w:val="00DE1AAF"/>
    <w:rsid w:val="00DE2778"/>
    <w:rsid w:val="00DE5636"/>
    <w:rsid w:val="00DE5ED4"/>
    <w:rsid w:val="00DF269A"/>
    <w:rsid w:val="00E00AFF"/>
    <w:rsid w:val="00E04663"/>
    <w:rsid w:val="00E06D3B"/>
    <w:rsid w:val="00E11BB2"/>
    <w:rsid w:val="00E15FA1"/>
    <w:rsid w:val="00E209BE"/>
    <w:rsid w:val="00E23784"/>
    <w:rsid w:val="00E25C07"/>
    <w:rsid w:val="00E25C44"/>
    <w:rsid w:val="00E45361"/>
    <w:rsid w:val="00E5072A"/>
    <w:rsid w:val="00E53694"/>
    <w:rsid w:val="00E552AC"/>
    <w:rsid w:val="00E626E2"/>
    <w:rsid w:val="00E67065"/>
    <w:rsid w:val="00E675CA"/>
    <w:rsid w:val="00E71148"/>
    <w:rsid w:val="00E725E9"/>
    <w:rsid w:val="00E73C0C"/>
    <w:rsid w:val="00E74078"/>
    <w:rsid w:val="00E75958"/>
    <w:rsid w:val="00E761D4"/>
    <w:rsid w:val="00E76886"/>
    <w:rsid w:val="00E96A24"/>
    <w:rsid w:val="00E97630"/>
    <w:rsid w:val="00EA1589"/>
    <w:rsid w:val="00EA4D40"/>
    <w:rsid w:val="00EA5F96"/>
    <w:rsid w:val="00EA60D6"/>
    <w:rsid w:val="00EA773E"/>
    <w:rsid w:val="00EB0B18"/>
    <w:rsid w:val="00EB34D6"/>
    <w:rsid w:val="00EB3FCA"/>
    <w:rsid w:val="00EB46F1"/>
    <w:rsid w:val="00EC103E"/>
    <w:rsid w:val="00EC1167"/>
    <w:rsid w:val="00EC4ED2"/>
    <w:rsid w:val="00EC6A5D"/>
    <w:rsid w:val="00ED0F10"/>
    <w:rsid w:val="00ED274D"/>
    <w:rsid w:val="00ED7D3E"/>
    <w:rsid w:val="00EE13DA"/>
    <w:rsid w:val="00EE1BA3"/>
    <w:rsid w:val="00EE43CA"/>
    <w:rsid w:val="00EF1536"/>
    <w:rsid w:val="00EF1555"/>
    <w:rsid w:val="00F00011"/>
    <w:rsid w:val="00F014E3"/>
    <w:rsid w:val="00F01DEE"/>
    <w:rsid w:val="00F06339"/>
    <w:rsid w:val="00F069E1"/>
    <w:rsid w:val="00F1076F"/>
    <w:rsid w:val="00F1163A"/>
    <w:rsid w:val="00F1318B"/>
    <w:rsid w:val="00F14DBC"/>
    <w:rsid w:val="00F30FE3"/>
    <w:rsid w:val="00F31CCD"/>
    <w:rsid w:val="00F34041"/>
    <w:rsid w:val="00F349AB"/>
    <w:rsid w:val="00F37B79"/>
    <w:rsid w:val="00F37F8E"/>
    <w:rsid w:val="00F43100"/>
    <w:rsid w:val="00F44460"/>
    <w:rsid w:val="00F44FDB"/>
    <w:rsid w:val="00F5290B"/>
    <w:rsid w:val="00F54DF4"/>
    <w:rsid w:val="00F60290"/>
    <w:rsid w:val="00F60ADE"/>
    <w:rsid w:val="00F611DC"/>
    <w:rsid w:val="00F61664"/>
    <w:rsid w:val="00F617D3"/>
    <w:rsid w:val="00F61938"/>
    <w:rsid w:val="00F61BF7"/>
    <w:rsid w:val="00F622EA"/>
    <w:rsid w:val="00F72479"/>
    <w:rsid w:val="00F741D4"/>
    <w:rsid w:val="00F75AD6"/>
    <w:rsid w:val="00F75D63"/>
    <w:rsid w:val="00F76AE3"/>
    <w:rsid w:val="00F76BCA"/>
    <w:rsid w:val="00F80BAD"/>
    <w:rsid w:val="00F824C4"/>
    <w:rsid w:val="00F92728"/>
    <w:rsid w:val="00F92F71"/>
    <w:rsid w:val="00F932A3"/>
    <w:rsid w:val="00F932D5"/>
    <w:rsid w:val="00F94C2D"/>
    <w:rsid w:val="00F9623A"/>
    <w:rsid w:val="00F97F10"/>
    <w:rsid w:val="00FA2534"/>
    <w:rsid w:val="00FA5D9D"/>
    <w:rsid w:val="00FA765B"/>
    <w:rsid w:val="00FB2C8E"/>
    <w:rsid w:val="00FB4173"/>
    <w:rsid w:val="00FB46C7"/>
    <w:rsid w:val="00FB62A7"/>
    <w:rsid w:val="00FB75D6"/>
    <w:rsid w:val="00FC1328"/>
    <w:rsid w:val="00FC2180"/>
    <w:rsid w:val="00FC30B3"/>
    <w:rsid w:val="00FC3B1D"/>
    <w:rsid w:val="00FC5E47"/>
    <w:rsid w:val="00FC7C80"/>
    <w:rsid w:val="00FC7F59"/>
    <w:rsid w:val="00FD64CA"/>
    <w:rsid w:val="00FD7358"/>
    <w:rsid w:val="00FD7B51"/>
    <w:rsid w:val="00FD7E6D"/>
    <w:rsid w:val="00FE073D"/>
    <w:rsid w:val="00FE1DA9"/>
    <w:rsid w:val="00FE5969"/>
    <w:rsid w:val="00FE73E5"/>
    <w:rsid w:val="00FF1039"/>
    <w:rsid w:val="00FF14F1"/>
    <w:rsid w:val="00FF4EE0"/>
    <w:rsid w:val="00FF6C7C"/>
    <w:rsid w:val="00FF7E18"/>
    <w:rsid w:val="15119807"/>
    <w:rsid w:val="37D8190F"/>
    <w:rsid w:val="37FA1C90"/>
    <w:rsid w:val="49B6F980"/>
    <w:rsid w:val="77979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6F06270B-57EE-4EF3-A711-543D8A28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character" w:styleId="Mention">
    <w:name w:val="Mention"/>
    <w:basedOn w:val="DefaultParagraphFont"/>
    <w:uiPriority w:val="99"/>
    <w:unhideWhenUsed/>
    <w:rsid w:val="004526BF"/>
    <w:rPr>
      <w:color w:val="2B579A"/>
      <w:shd w:val="clear" w:color="auto" w:fill="E1DFDD"/>
    </w:rPr>
  </w:style>
  <w:style w:type="paragraph" w:styleId="Revision">
    <w:name w:val="Revision"/>
    <w:hidden/>
    <w:uiPriority w:val="99"/>
    <w:semiHidden/>
    <w:rsid w:val="003857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opesgray.com/en/insights/alerts/2026/03/unpacking-the-eu-pharma-package"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clinicaltrials.gov/study/NCT06869551?intr=SOTYKTU%20OR%20Deucravacitinib" TargetMode="External"/><Relationship Id="rId26"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3" Type="http://schemas.openxmlformats.org/officeDocument/2006/relationships/customXml" Target="../customXml/item3.xml"/><Relationship Id="rId21" Type="http://schemas.openxmlformats.org/officeDocument/2006/relationships/hyperlink" Target="mailto:luke.versten@abbvie.com"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news.bms.com/news/details/2025/Bristol-Myers-Squibbs-Supplemental-New-Drug-Application-sNDA-for-Sotyktu-deucravacitinib-for-the-Treatment-of-Adults-with-Active-Psoriatic-Arthritis-Accepted-for-Review-Across-Four-Regions-Globally/default.aspx" TargetMode="External"/><Relationship Id="rId25"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2" Type="http://schemas.openxmlformats.org/officeDocument/2006/relationships/customXml" Target="../customXml/item2.xml"/><Relationship Id="rId16" Type="http://schemas.openxmlformats.org/officeDocument/2006/relationships/hyperlink" Target="https://clinicaltrials.gov/study/NCT04908189" TargetMode="External"/><Relationship Id="rId20" Type="http://schemas.openxmlformats.org/officeDocument/2006/relationships/hyperlink" Target="mailto:bethany.christmann@abbvie.com"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mailto:priti.anand@abbvie.com" TargetMode="External"/><Relationship Id="rId5" Type="http://schemas.openxmlformats.org/officeDocument/2006/relationships/styles" Target="styles.xml"/><Relationship Id="rId15" Type="http://schemas.openxmlformats.org/officeDocument/2006/relationships/hyperlink" Target="https://clinicaltrials.gov/study/NCT04908202" TargetMode="External"/><Relationship Id="rId23" Type="http://schemas.openxmlformats.org/officeDocument/2006/relationships/hyperlink" Target="mailto:irene.knorn@abbvie.com" TargetMode="Externa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mailto:chanda.bhat@abbvie.com" TargetMode="External"/><Relationship Id="rId4" Type="http://schemas.openxmlformats.org/officeDocument/2006/relationships/numbering" Target="numbering.xml"/><Relationship Id="rId9" Type="http://schemas.openxmlformats.org/officeDocument/2006/relationships/hyperlink" Target="https://www.ema.europa.eu/en/medicines/human/variation/sotyktu" TargetMode="External"/><Relationship Id="rId14" Type="http://schemas.openxmlformats.org/officeDocument/2006/relationships/hyperlink" Target="https://news.bms.com/news/details/2026/U-S--FDA-Approves-Bristol-Myers-Squibbs-Sotyktu-deucravacitinib-for-the-Treatment-of-Adults-with-Active-Psoriatic-Arthritis/default.aspx" TargetMode="External"/><Relationship Id="rId22" Type="http://schemas.openxmlformats.org/officeDocument/2006/relationships/hyperlink" Target="mailto:priti.anand@abbvie.com" TargetMode="External"/><Relationship Id="rId27"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D4B7F7AC-D26C-4539-A9DE-8BFF57B47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863</Words>
  <Characters>4925</Characters>
  <Application>Microsoft Office Word</Application>
  <DocSecurity>0</DocSecurity>
  <Lines>41</Lines>
  <Paragraphs>11</Paragraphs>
  <ScaleCrop>false</ScaleCrop>
  <Company>Abbvie</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Knorn, Irene</cp:lastModifiedBy>
  <cp:revision>26</cp:revision>
  <cp:lastPrinted>2026-03-10T07:34:00Z</cp:lastPrinted>
  <dcterms:created xsi:type="dcterms:W3CDTF">2026-03-27T14:47:00Z</dcterms:created>
  <dcterms:modified xsi:type="dcterms:W3CDTF">2026-03-27T17:13:00Z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0x010100563F1E92B093F14F8F48C5120BCB8BEA</vt:lpwstr>
  </property>
</Properties>
</file>