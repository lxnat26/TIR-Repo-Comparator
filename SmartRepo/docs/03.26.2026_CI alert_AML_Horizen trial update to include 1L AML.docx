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5" w:type="dxa"/>
        <w:tblCellMar>
          <w:left w:w="0" w:type="dxa"/>
          <w:right w:w="0" w:type="dxa"/>
        </w:tblCellMar>
        <w:tblLook w:val="04A0" w:firstRow="1" w:lastRow="0" w:firstColumn="1" w:lastColumn="0" w:noHBand="0" w:noVBand="1"/>
      </w:tblPr>
      <w:tblGrid>
        <w:gridCol w:w="9786"/>
      </w:tblGrid>
      <w:tr w:rsidR="00FA5623" w:rsidRPr="00007166" w14:paraId="79F343AD" w14:textId="77777777" w:rsidTr="7C9E0AF7">
        <w:trPr>
          <w:trHeight w:val="1296"/>
        </w:trPr>
        <w:tc>
          <w:tcPr>
            <w:tcW w:w="9715" w:type="dxa"/>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5F20F7C0" w14:textId="77777777" w:rsidR="00007166" w:rsidRPr="00007166" w:rsidRDefault="00007166" w:rsidP="00007166">
            <w:pPr>
              <w:spacing w:after="0" w:line="240" w:lineRule="auto"/>
              <w:rPr>
                <w:rFonts w:ascii="Calibri" w:eastAsia="Aptos" w:hAnsi="Calibri" w:cs="Calibri"/>
                <w:b/>
                <w:bCs/>
                <w:color w:val="015671"/>
                <w:kern w:val="0"/>
                <w:sz w:val="8"/>
                <w:szCs w:val="8"/>
                <w14:ligatures w14:val="none"/>
              </w:rPr>
            </w:pPr>
          </w:p>
          <w:p w14:paraId="0ECD6DA0" w14:textId="34CEB326" w:rsidR="00007166" w:rsidRPr="00007166" w:rsidRDefault="006677D6" w:rsidP="00007166">
            <w:pPr>
              <w:spacing w:after="0" w:line="240" w:lineRule="auto"/>
              <w:rPr>
                <w:rFonts w:ascii="Arial" w:eastAsia="Aptos" w:hAnsi="Arial" w:cs="Arial"/>
                <w:kern w:val="0"/>
                <w14:ligatures w14:val="none"/>
              </w:rPr>
            </w:pPr>
            <w:r>
              <w:rPr>
                <w:noProof/>
              </w:rPr>
              <w:drawing>
                <wp:inline distT="0" distB="0" distL="0" distR="0" wp14:anchorId="78BB7AAA" wp14:editId="1EA1AA29">
                  <wp:extent cx="6045200" cy="1029970"/>
                  <wp:effectExtent l="0" t="0" r="0" b="0"/>
                  <wp:docPr id="1387547553" name="drawing">
                    <a:extLst xmlns:a="http://schemas.openxmlformats.org/drawingml/2006/main">
                      <a:ext uri="{FF2B5EF4-FFF2-40B4-BE49-F238E27FC236}">
                        <a16:creationId xmlns:a16="http://schemas.microsoft.com/office/drawing/2014/main" id="{6B8F4647-6B0A-40D1-9932-3880B7350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7553" name="drawing">
                            <a:extLst>
                              <a:ext uri="{FF2B5EF4-FFF2-40B4-BE49-F238E27FC236}">
                                <a16:creationId xmlns:a16="http://schemas.microsoft.com/office/drawing/2014/main" id="{AA57DEE5-CB74-432B-B2CC-D4C3710CBB0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045200" cy="1029970"/>
                          </a:xfrm>
                          <a:prstGeom prst="rect">
                            <a:avLst/>
                          </a:prstGeom>
                        </pic:spPr>
                      </pic:pic>
                    </a:graphicData>
                  </a:graphic>
                </wp:inline>
              </w:drawing>
            </w:r>
          </w:p>
        </w:tc>
      </w:tr>
      <w:tr w:rsidR="00FA5623" w:rsidRPr="00007166" w14:paraId="13228C21" w14:textId="77777777" w:rsidTr="7C9E0AF7">
        <w:trPr>
          <w:trHeight w:val="495"/>
        </w:trPr>
        <w:tc>
          <w:tcPr>
            <w:tcW w:w="9715" w:type="dxa"/>
            <w:tcBorders>
              <w:top w:val="nil"/>
              <w:left w:val="single" w:sz="8" w:space="0" w:color="A6B5E0"/>
              <w:bottom w:val="nil"/>
              <w:right w:val="single" w:sz="8" w:space="0" w:color="A6B5E0"/>
            </w:tcBorders>
            <w:tcMar>
              <w:top w:w="0" w:type="dxa"/>
              <w:left w:w="108" w:type="dxa"/>
              <w:bottom w:w="0" w:type="dxa"/>
              <w:right w:w="108" w:type="dxa"/>
            </w:tcMar>
          </w:tcPr>
          <w:p w14:paraId="047838AA" w14:textId="77777777" w:rsidR="00007166" w:rsidRPr="00007166" w:rsidRDefault="00007166" w:rsidP="00007166">
            <w:pPr>
              <w:spacing w:after="0" w:line="240" w:lineRule="auto"/>
              <w:ind w:right="630"/>
              <w:rPr>
                <w:rFonts w:ascii="Calibri" w:eastAsia="Aptos" w:hAnsi="Calibri" w:cs="Calibri"/>
                <w:i/>
                <w:iCs/>
                <w:color w:val="0563C1"/>
                <w:kern w:val="0"/>
                <w:sz w:val="20"/>
                <w:szCs w:val="20"/>
                <w:u w:val="single"/>
                <w14:ligatures w14:val="none"/>
              </w:rPr>
            </w:pPr>
          </w:p>
        </w:tc>
      </w:tr>
      <w:tr w:rsidR="00FA5623" w:rsidRPr="00007166" w14:paraId="5B2F0467" w14:textId="77777777" w:rsidTr="7C9E0AF7">
        <w:trPr>
          <w:trHeight w:val="144"/>
        </w:trPr>
        <w:tc>
          <w:tcPr>
            <w:tcW w:w="9715" w:type="dxa"/>
            <w:tcBorders>
              <w:top w:val="nil"/>
              <w:left w:val="single" w:sz="8" w:space="0" w:color="A6B5E0"/>
              <w:bottom w:val="nil"/>
              <w:right w:val="single" w:sz="8" w:space="0" w:color="A6B5E0"/>
            </w:tcBorders>
            <w:tcMar>
              <w:top w:w="0" w:type="dxa"/>
              <w:left w:w="108" w:type="dxa"/>
              <w:bottom w:w="0" w:type="dxa"/>
              <w:right w:w="108" w:type="dxa"/>
            </w:tcMar>
            <w:vAlign w:val="bottom"/>
            <w:hideMark/>
          </w:tcPr>
          <w:tbl>
            <w:tblPr>
              <w:tblW w:w="9510" w:type="dxa"/>
              <w:tblCellMar>
                <w:left w:w="0" w:type="dxa"/>
                <w:right w:w="0" w:type="dxa"/>
              </w:tblCellMar>
              <w:tblLook w:val="04A0" w:firstRow="1" w:lastRow="0" w:firstColumn="1" w:lastColumn="0" w:noHBand="0" w:noVBand="1"/>
            </w:tblPr>
            <w:tblGrid>
              <w:gridCol w:w="4389"/>
              <w:gridCol w:w="5181"/>
            </w:tblGrid>
            <w:tr w:rsidR="00FA5623" w:rsidRPr="00007166" w14:paraId="7DD1886C" w14:textId="77777777" w:rsidTr="7C9E0AF7">
              <w:trPr>
                <w:trHeight w:val="720"/>
              </w:trPr>
              <w:tc>
                <w:tcPr>
                  <w:tcW w:w="9510" w:type="dxa"/>
                  <w:gridSpan w:val="2"/>
                  <w:tcBorders>
                    <w:top w:val="nil"/>
                    <w:left w:val="nil"/>
                    <w:bottom w:val="single" w:sz="12" w:space="0" w:color="071D49"/>
                    <w:right w:val="nil"/>
                  </w:tcBorders>
                </w:tcPr>
                <w:p w14:paraId="0D5E82ED" w14:textId="702B4018" w:rsidR="00007166" w:rsidRPr="00007166" w:rsidRDefault="00D27C99" w:rsidP="00007166">
                  <w:pPr>
                    <w:spacing w:after="0" w:line="240" w:lineRule="auto"/>
                    <w:jc w:val="center"/>
                    <w:rPr>
                      <w:rFonts w:ascii="Calibri" w:eastAsia="Aptos" w:hAnsi="Calibri" w:cs="Calibri"/>
                      <w:b/>
                      <w:bCs/>
                      <w:kern w:val="0"/>
                      <w:lang w:eastAsia="ja-JP"/>
                      <w14:ligatures w14:val="none"/>
                    </w:rPr>
                  </w:pPr>
                  <w:r w:rsidRPr="00D27C99">
                    <w:rPr>
                      <w:rFonts w:ascii="Aptos" w:eastAsia="Aptos" w:hAnsi="Aptos" w:cs="Aptos"/>
                      <w:b/>
                      <w:bCs/>
                      <w:color w:val="002060"/>
                      <w:sz w:val="32"/>
                      <w:szCs w:val="32"/>
                      <w:lang w:eastAsia="ja-JP"/>
                    </w:rPr>
                    <w:t>Ph 1/2 Horizen</w:t>
                  </w:r>
                  <w:r w:rsidR="001F4916">
                    <w:rPr>
                      <w:rFonts w:ascii="Aptos" w:eastAsia="Aptos" w:hAnsi="Aptos" w:cs="Aptos"/>
                      <w:b/>
                      <w:bCs/>
                      <w:color w:val="002060"/>
                      <w:sz w:val="32"/>
                      <w:szCs w:val="32"/>
                      <w:lang w:eastAsia="ja-JP"/>
                    </w:rPr>
                    <w:t>-1</w:t>
                  </w:r>
                  <w:r w:rsidRPr="00D27C99">
                    <w:rPr>
                      <w:rFonts w:ascii="Aptos" w:eastAsia="Aptos" w:hAnsi="Aptos" w:cs="Aptos"/>
                      <w:b/>
                      <w:bCs/>
                      <w:color w:val="002060"/>
                      <w:sz w:val="32"/>
                      <w:szCs w:val="32"/>
                      <w:lang w:eastAsia="ja-JP"/>
                    </w:rPr>
                    <w:t xml:space="preserve"> trial update to </w:t>
                  </w:r>
                  <w:r w:rsidRPr="00EF20E2">
                    <w:rPr>
                      <w:rFonts w:ascii="Aptos" w:eastAsia="Aptos" w:hAnsi="Aptos" w:cs="Aptos"/>
                      <w:b/>
                      <w:bCs/>
                      <w:color w:val="002060"/>
                      <w:sz w:val="32"/>
                      <w:szCs w:val="32"/>
                      <w:lang w:eastAsia="ja-JP"/>
                    </w:rPr>
                    <w:t>include 1L</w:t>
                  </w:r>
                  <w:r w:rsidR="001222E4" w:rsidRPr="00EF20E2">
                    <w:rPr>
                      <w:rFonts w:ascii="Aptos" w:eastAsia="Aptos" w:hAnsi="Aptos" w:cs="Aptos"/>
                      <w:b/>
                      <w:bCs/>
                      <w:color w:val="002060"/>
                      <w:sz w:val="32"/>
                      <w:szCs w:val="32"/>
                      <w:lang w:eastAsia="ja-JP"/>
                    </w:rPr>
                    <w:t xml:space="preserve"> AML</w:t>
                  </w:r>
                  <w:r w:rsidRPr="00EF20E2">
                    <w:rPr>
                      <w:rFonts w:ascii="Aptos" w:eastAsia="Aptos" w:hAnsi="Aptos" w:cs="Aptos"/>
                      <w:b/>
                      <w:bCs/>
                      <w:color w:val="002060"/>
                      <w:sz w:val="32"/>
                      <w:szCs w:val="32"/>
                      <w:lang w:eastAsia="ja-JP"/>
                    </w:rPr>
                    <w:t xml:space="preserve"> </w:t>
                  </w:r>
                  <w:r w:rsidR="001222E4" w:rsidRPr="00EF20E2">
                    <w:rPr>
                      <w:rFonts w:ascii="Aptos" w:eastAsia="Aptos" w:hAnsi="Aptos" w:cs="Aptos"/>
                      <w:b/>
                      <w:bCs/>
                      <w:color w:val="002060"/>
                      <w:sz w:val="32"/>
                      <w:szCs w:val="32"/>
                      <w:lang w:eastAsia="ja-JP"/>
                    </w:rPr>
                    <w:t>(</w:t>
                  </w:r>
                  <w:r w:rsidRPr="00EF20E2">
                    <w:rPr>
                      <w:rFonts w:ascii="Aptos" w:eastAsia="Aptos" w:hAnsi="Aptos" w:cs="Aptos"/>
                      <w:b/>
                      <w:bCs/>
                      <w:color w:val="002060"/>
                      <w:sz w:val="32"/>
                      <w:szCs w:val="32"/>
                      <w:lang w:eastAsia="ja-JP"/>
                    </w:rPr>
                    <w:t>fit and unfit</w:t>
                  </w:r>
                  <w:r w:rsidR="001222E4" w:rsidRPr="00EF20E2">
                    <w:rPr>
                      <w:rFonts w:ascii="Aptos" w:eastAsia="Aptos" w:hAnsi="Aptos" w:cs="Aptos"/>
                      <w:b/>
                      <w:bCs/>
                      <w:color w:val="002060"/>
                      <w:sz w:val="32"/>
                      <w:szCs w:val="32"/>
                      <w:lang w:eastAsia="ja-JP"/>
                    </w:rPr>
                    <w:t>)</w:t>
                  </w:r>
                  <w:r w:rsidR="00592BD0">
                    <w:rPr>
                      <w:rFonts w:ascii="Aptos" w:eastAsia="Aptos" w:hAnsi="Aptos" w:cs="Aptos"/>
                      <w:b/>
                      <w:bCs/>
                      <w:color w:val="002060"/>
                      <w:sz w:val="32"/>
                      <w:szCs w:val="32"/>
                      <w:lang w:eastAsia="ja-JP"/>
                    </w:rPr>
                    <w:t xml:space="preserve"> </w:t>
                  </w:r>
                  <w:r w:rsidR="001222E4">
                    <w:rPr>
                      <w:rFonts w:ascii="Aptos" w:eastAsia="Aptos" w:hAnsi="Aptos" w:cs="Aptos"/>
                      <w:b/>
                      <w:bCs/>
                      <w:color w:val="002060"/>
                      <w:sz w:val="32"/>
                      <w:szCs w:val="32"/>
                      <w:lang w:eastAsia="ja-JP"/>
                    </w:rPr>
                    <w:t xml:space="preserve">and </w:t>
                  </w:r>
                  <w:r w:rsidR="00592BD0">
                    <w:rPr>
                      <w:rFonts w:ascii="Aptos" w:eastAsia="Aptos" w:hAnsi="Aptos" w:cs="Aptos"/>
                      <w:b/>
                      <w:bCs/>
                      <w:color w:val="002060"/>
                      <w:sz w:val="32"/>
                      <w:szCs w:val="32"/>
                      <w:lang w:eastAsia="ja-JP"/>
                    </w:rPr>
                    <w:t>potentially regi</w:t>
                  </w:r>
                  <w:r w:rsidR="0024423D">
                    <w:rPr>
                      <w:rFonts w:ascii="Aptos" w:eastAsia="Aptos" w:hAnsi="Aptos" w:cs="Aptos"/>
                      <w:b/>
                      <w:bCs/>
                      <w:color w:val="002060"/>
                      <w:sz w:val="32"/>
                      <w:szCs w:val="32"/>
                      <w:lang w:eastAsia="ja-JP"/>
                    </w:rPr>
                    <w:t>strational R/R cohorts</w:t>
                  </w:r>
                  <w:bookmarkStart w:id="0" w:name="_Hlk212119245"/>
                </w:p>
              </w:tc>
            </w:tr>
            <w:tr w:rsidR="00F4565D" w:rsidRPr="00007166" w14:paraId="71B614C2" w14:textId="77777777" w:rsidTr="7C9E0AF7">
              <w:trPr>
                <w:trHeight w:val="420"/>
              </w:trPr>
              <w:tc>
                <w:tcPr>
                  <w:tcW w:w="4557" w:type="dxa"/>
                  <w:tcBorders>
                    <w:top w:val="nil"/>
                    <w:left w:val="nil"/>
                    <w:bottom w:val="single" w:sz="12" w:space="0" w:color="071D49"/>
                    <w:right w:val="nil"/>
                  </w:tcBorders>
                  <w:vAlign w:val="center"/>
                  <w:hideMark/>
                </w:tcPr>
                <w:p w14:paraId="5F81623F" w14:textId="48859A73" w:rsidR="00F12C1E" w:rsidRPr="00007166" w:rsidRDefault="00F12C1E" w:rsidP="00F12C1E">
                  <w:pPr>
                    <w:spacing w:after="0" w:line="240" w:lineRule="auto"/>
                    <w:jc w:val="center"/>
                    <w:rPr>
                      <w:rFonts w:ascii="Aptos" w:eastAsia="Aptos" w:hAnsi="Aptos" w:cs="Aptos"/>
                      <w:kern w:val="0"/>
                      <w:sz w:val="16"/>
                      <w:szCs w:val="16"/>
                      <w:lang w:val="es-ES"/>
                    </w:rPr>
                  </w:pPr>
                  <w:r w:rsidRPr="00007166">
                    <w:rPr>
                      <w:rFonts w:ascii="Aptos" w:eastAsia="Aptos" w:hAnsi="Aptos" w:cs="Aptos"/>
                      <w:b/>
                      <w:bCs/>
                      <w:kern w:val="0"/>
                      <w:sz w:val="16"/>
                      <w:szCs w:val="16"/>
                      <w:lang w:val="es-ES"/>
                      <w14:ligatures w14:val="none"/>
                    </w:rPr>
                    <w:t>Company:</w:t>
                  </w:r>
                  <w:r w:rsidRPr="00007166">
                    <w:rPr>
                      <w:rFonts w:ascii="Aptos" w:eastAsia="Aptos" w:hAnsi="Aptos" w:cs="Aptos"/>
                      <w:kern w:val="0"/>
                      <w:sz w:val="16"/>
                      <w:szCs w:val="16"/>
                      <w:lang w:val="es-ES"/>
                      <w14:ligatures w14:val="none"/>
                    </w:rPr>
                    <w:t xml:space="preserve"> </w:t>
                  </w:r>
                  <w:r w:rsidR="00D27C99">
                    <w:rPr>
                      <w:rFonts w:ascii="Aptos" w:eastAsia="Aptos" w:hAnsi="Aptos" w:cs="Aptos"/>
                      <w:kern w:val="0"/>
                      <w:sz w:val="16"/>
                      <w:szCs w:val="16"/>
                      <w:lang w:val="es-ES"/>
                      <w14:ligatures w14:val="none"/>
                    </w:rPr>
                    <w:t>Sumito</w:t>
                  </w:r>
                  <w:r w:rsidR="00C12BE1">
                    <w:rPr>
                      <w:rFonts w:ascii="Aptos" w:eastAsia="Aptos" w:hAnsi="Aptos" w:cs="Aptos"/>
                      <w:kern w:val="0"/>
                      <w:sz w:val="16"/>
                      <w:szCs w:val="16"/>
                      <w:lang w:val="es-ES"/>
                      <w14:ligatures w14:val="none"/>
                    </w:rPr>
                    <w:t>mo Pharma</w:t>
                  </w:r>
                </w:p>
                <w:p w14:paraId="3DB16905" w14:textId="79D777CB" w:rsidR="00F12C1E" w:rsidRPr="004C3415" w:rsidRDefault="00F12C1E" w:rsidP="00F12C1E">
                  <w:pPr>
                    <w:spacing w:after="0" w:line="240" w:lineRule="auto"/>
                    <w:jc w:val="center"/>
                    <w:rPr>
                      <w:rFonts w:ascii="Aptos" w:eastAsia="Aptos" w:hAnsi="Aptos" w:cs="Aptos"/>
                      <w:kern w:val="0"/>
                      <w:sz w:val="16"/>
                      <w:szCs w:val="16"/>
                      <w14:ligatures w14:val="none"/>
                    </w:rPr>
                  </w:pPr>
                  <w:r w:rsidRPr="6DA6A3A6">
                    <w:rPr>
                      <w:rFonts w:ascii="Aptos" w:eastAsia="Aptos" w:hAnsi="Aptos" w:cs="Aptos"/>
                      <w:b/>
                      <w:kern w:val="0"/>
                      <w:sz w:val="16"/>
                      <w:szCs w:val="16"/>
                      <w14:ligatures w14:val="none"/>
                    </w:rPr>
                    <w:t>Drug:</w:t>
                  </w:r>
                  <w:r w:rsidRPr="6DA6A3A6">
                    <w:rPr>
                      <w:rFonts w:ascii="Aptos" w:eastAsia="Aptos" w:hAnsi="Aptos" w:cs="Aptos"/>
                      <w:kern w:val="0"/>
                      <w:sz w:val="16"/>
                      <w:szCs w:val="16"/>
                      <w14:ligatures w14:val="none"/>
                    </w:rPr>
                    <w:t xml:space="preserve"> </w:t>
                  </w:r>
                  <w:r w:rsidR="00C65909">
                    <w:rPr>
                      <w:rFonts w:ascii="Aptos" w:eastAsia="Aptos" w:hAnsi="Aptos" w:cs="Aptos"/>
                      <w:kern w:val="0"/>
                      <w:sz w:val="16"/>
                      <w:szCs w:val="16"/>
                      <w14:ligatures w14:val="none"/>
                    </w:rPr>
                    <w:t>E</w:t>
                  </w:r>
                  <w:r w:rsidR="00F02499">
                    <w:rPr>
                      <w:rFonts w:ascii="Aptos" w:eastAsia="Aptos" w:hAnsi="Aptos" w:cs="Aptos"/>
                      <w:kern w:val="0"/>
                      <w:sz w:val="16"/>
                      <w:szCs w:val="16"/>
                      <w14:ligatures w14:val="none"/>
                    </w:rPr>
                    <w:t>nzomenib</w:t>
                  </w:r>
                  <w:r w:rsidR="00627A49">
                    <w:rPr>
                      <w:rFonts w:ascii="Aptos" w:eastAsia="Aptos" w:hAnsi="Aptos" w:cs="Aptos"/>
                      <w:kern w:val="0"/>
                      <w:sz w:val="16"/>
                      <w:szCs w:val="16"/>
                      <w14:ligatures w14:val="none"/>
                    </w:rPr>
                    <w:t xml:space="preserve"> (</w:t>
                  </w:r>
                  <w:r w:rsidR="000E45B6">
                    <w:rPr>
                      <w:rFonts w:ascii="Aptos" w:eastAsia="Aptos" w:hAnsi="Aptos" w:cs="Aptos"/>
                      <w:kern w:val="0"/>
                      <w:sz w:val="16"/>
                      <w:szCs w:val="16"/>
                      <w14:ligatures w14:val="none"/>
                    </w:rPr>
                    <w:t>Menin inhibitor</w:t>
                  </w:r>
                  <w:r w:rsidR="00806837">
                    <w:rPr>
                      <w:rFonts w:ascii="Aptos" w:eastAsia="Aptos" w:hAnsi="Aptos" w:cs="Aptos"/>
                      <w:kern w:val="0"/>
                      <w:sz w:val="16"/>
                      <w:szCs w:val="16"/>
                      <w14:ligatures w14:val="none"/>
                    </w:rPr>
                    <w:t>)</w:t>
                  </w:r>
                </w:p>
              </w:tc>
              <w:tc>
                <w:tcPr>
                  <w:tcW w:w="4953" w:type="dxa"/>
                  <w:tcBorders>
                    <w:top w:val="nil"/>
                    <w:left w:val="nil"/>
                    <w:bottom w:val="single" w:sz="12" w:space="0" w:color="071D49"/>
                    <w:right w:val="nil"/>
                  </w:tcBorders>
                  <w:tcMar>
                    <w:top w:w="0" w:type="dxa"/>
                    <w:left w:w="108" w:type="dxa"/>
                    <w:bottom w:w="0" w:type="dxa"/>
                    <w:right w:w="108" w:type="dxa"/>
                  </w:tcMar>
                  <w:vAlign w:val="center"/>
                  <w:hideMark/>
                </w:tcPr>
                <w:p w14:paraId="32AF8B7E" w14:textId="4DF35A5E" w:rsidR="00F12C1E" w:rsidRPr="001222E4" w:rsidRDefault="00F12C1E" w:rsidP="00F12C1E">
                  <w:pPr>
                    <w:spacing w:after="0" w:line="240" w:lineRule="auto"/>
                    <w:jc w:val="center"/>
                    <w:rPr>
                      <w:rFonts w:ascii="Aptos" w:eastAsia="Aptos" w:hAnsi="Aptos" w:cs="Aptos"/>
                      <w:kern w:val="0"/>
                      <w:sz w:val="16"/>
                      <w:szCs w:val="16"/>
                      <w14:ligatures w14:val="none"/>
                    </w:rPr>
                  </w:pPr>
                  <w:r w:rsidRPr="007968FF">
                    <w:rPr>
                      <w:rFonts w:ascii="Aptos" w:eastAsia="Aptos" w:hAnsi="Aptos" w:cs="Aptos"/>
                      <w:b/>
                      <w:bCs/>
                      <w:kern w:val="0"/>
                      <w:sz w:val="16"/>
                      <w:szCs w:val="16"/>
                      <w14:ligatures w14:val="none"/>
                    </w:rPr>
                    <w:t>Date:</w:t>
                  </w:r>
                  <w:r w:rsidRPr="007968FF">
                    <w:rPr>
                      <w:rFonts w:ascii="Aptos" w:eastAsia="Aptos" w:hAnsi="Aptos" w:cs="Aptos"/>
                      <w:kern w:val="0"/>
                      <w:sz w:val="16"/>
                      <w:szCs w:val="16"/>
                      <w14:ligatures w14:val="none"/>
                    </w:rPr>
                    <w:t xml:space="preserve"> </w:t>
                  </w:r>
                  <w:r w:rsidR="00806837">
                    <w:rPr>
                      <w:rFonts w:ascii="Aptos" w:eastAsia="Aptos" w:hAnsi="Aptos" w:cs="Aptos"/>
                      <w:kern w:val="0"/>
                      <w:sz w:val="16"/>
                      <w:szCs w:val="16"/>
                      <w14:ligatures w14:val="none"/>
                    </w:rPr>
                    <w:t>Mar</w:t>
                  </w:r>
                  <w:r>
                    <w:rPr>
                      <w:rFonts w:ascii="Aptos" w:eastAsia="Aptos" w:hAnsi="Aptos" w:cs="Aptos"/>
                      <w:kern w:val="0"/>
                      <w:sz w:val="16"/>
                      <w:szCs w:val="16"/>
                      <w14:ligatures w14:val="none"/>
                    </w:rPr>
                    <w:t xml:space="preserve"> </w:t>
                  </w:r>
                  <w:r w:rsidR="000E45B6">
                    <w:rPr>
                      <w:rFonts w:ascii="Aptos" w:eastAsia="Aptos" w:hAnsi="Aptos" w:cs="Aptos"/>
                      <w:kern w:val="0"/>
                      <w:sz w:val="16"/>
                      <w:szCs w:val="16"/>
                      <w14:ligatures w14:val="none"/>
                    </w:rPr>
                    <w:t>2</w:t>
                  </w:r>
                  <w:r w:rsidR="00A13892">
                    <w:rPr>
                      <w:rFonts w:ascii="Aptos" w:eastAsia="Aptos" w:hAnsi="Aptos" w:cs="Aptos"/>
                      <w:kern w:val="0"/>
                      <w:sz w:val="16"/>
                      <w:szCs w:val="16"/>
                      <w14:ligatures w14:val="none"/>
                    </w:rPr>
                    <w:t>5</w:t>
                  </w:r>
                  <w:r>
                    <w:rPr>
                      <w:rFonts w:ascii="Aptos" w:eastAsia="Aptos" w:hAnsi="Aptos" w:cs="Aptos"/>
                      <w:kern w:val="0"/>
                      <w:sz w:val="16"/>
                      <w:szCs w:val="16"/>
                      <w14:ligatures w14:val="none"/>
                    </w:rPr>
                    <w:t>, 2026</w:t>
                  </w:r>
                </w:p>
                <w:p w14:paraId="34CB2E25" w14:textId="4F2B79DA" w:rsidR="00F12C1E" w:rsidRPr="00007166" w:rsidRDefault="00F12C1E" w:rsidP="00F12C1E">
                  <w:pPr>
                    <w:spacing w:after="0" w:line="240" w:lineRule="auto"/>
                    <w:jc w:val="center"/>
                    <w:rPr>
                      <w:rFonts w:ascii="Aptos" w:eastAsia="Aptos" w:hAnsi="Aptos" w:cs="Aptos"/>
                      <w:color w:val="000000"/>
                      <w:kern w:val="0"/>
                      <w:sz w:val="16"/>
                      <w:szCs w:val="16"/>
                      <w14:ligatures w14:val="none"/>
                    </w:rPr>
                  </w:pPr>
                  <w:r w:rsidRPr="007968FF">
                    <w:rPr>
                      <w:rFonts w:ascii="Aptos" w:eastAsia="Aptos" w:hAnsi="Aptos" w:cs="Aptos"/>
                      <w:b/>
                      <w:bCs/>
                      <w:kern w:val="0"/>
                      <w:sz w:val="16"/>
                      <w:szCs w:val="16"/>
                      <w14:ligatures w14:val="none"/>
                    </w:rPr>
                    <w:t xml:space="preserve">Source: </w:t>
                  </w:r>
                  <w:hyperlink r:id="rId9" w:history="1">
                    <w:r w:rsidR="000E45B6" w:rsidRPr="0024423D">
                      <w:rPr>
                        <w:rStyle w:val="Hyperlink"/>
                        <w:sz w:val="16"/>
                        <w:szCs w:val="16"/>
                      </w:rPr>
                      <w:t>clinicaltrials.gov</w:t>
                    </w:r>
                  </w:hyperlink>
                </w:p>
              </w:tc>
            </w:tr>
            <w:tr w:rsidR="00FA5623" w:rsidRPr="00007166" w14:paraId="02D38D83" w14:textId="77777777" w:rsidTr="7C9E0AF7">
              <w:trPr>
                <w:trHeight w:val="7530"/>
              </w:trPr>
              <w:tc>
                <w:tcPr>
                  <w:tcW w:w="9510" w:type="dxa"/>
                  <w:gridSpan w:val="2"/>
                </w:tcPr>
                <w:p w14:paraId="202D9662" w14:textId="77777777" w:rsidR="00DB3F43" w:rsidRDefault="00DB3F43" w:rsidP="00007166">
                  <w:pPr>
                    <w:keepNext/>
                    <w:spacing w:after="0" w:line="240" w:lineRule="auto"/>
                    <w:rPr>
                      <w:rFonts w:ascii="Aptos" w:eastAsia="Aptos" w:hAnsi="Aptos" w:cs="Aptos"/>
                      <w:b/>
                      <w:bCs/>
                      <w:color w:val="071D49"/>
                      <w:kern w:val="0"/>
                      <w:sz w:val="28"/>
                      <w:szCs w:val="28"/>
                      <w14:ligatures w14:val="none"/>
                    </w:rPr>
                  </w:pPr>
                  <w:bookmarkStart w:id="1" w:name="_Hlk96516995"/>
                </w:p>
                <w:p w14:paraId="58BE23FE" w14:textId="4F483532" w:rsidR="00007166" w:rsidRPr="00007166" w:rsidRDefault="00007166" w:rsidP="00007166">
                  <w:pPr>
                    <w:keepNext/>
                    <w:spacing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 xml:space="preserve">What happened: </w:t>
                  </w:r>
                </w:p>
                <w:p w14:paraId="6F24A211" w14:textId="7572F1B3" w:rsidR="007D0D5B" w:rsidRPr="00EF20E2" w:rsidRDefault="0044299C" w:rsidP="0024423D">
                  <w:pPr>
                    <w:pStyle w:val="ListParagraph"/>
                    <w:keepNext/>
                    <w:numPr>
                      <w:ilvl w:val="0"/>
                      <w:numId w:val="9"/>
                    </w:numPr>
                    <w:spacing w:after="0" w:line="240" w:lineRule="auto"/>
                    <w:ind w:left="1080"/>
                    <w:rPr>
                      <w:rFonts w:eastAsia="Aptos Display" w:cs="Aptos Display"/>
                      <w:iCs/>
                    </w:rPr>
                  </w:pPr>
                  <w:r w:rsidRPr="00EF20E2">
                    <w:rPr>
                      <w:rFonts w:ascii="Aptos" w:hAnsi="Aptos" w:cs="Calibri"/>
                      <w:lang w:eastAsia="ja-JP"/>
                    </w:rPr>
                    <w:t>In line with intel from ASH 2025</w:t>
                  </w:r>
                  <w:r w:rsidR="00ED10DB" w:rsidRPr="00EF20E2">
                    <w:rPr>
                      <w:rFonts w:ascii="Aptos" w:hAnsi="Aptos" w:cs="Calibri"/>
                      <w:lang w:eastAsia="ja-JP"/>
                    </w:rPr>
                    <w:t xml:space="preserve"> and </w:t>
                  </w:r>
                  <w:hyperlink r:id="rId10" w:history="1">
                    <w:r w:rsidR="00ED10DB" w:rsidRPr="00EF20E2">
                      <w:rPr>
                        <w:rStyle w:val="Hyperlink"/>
                        <w:rFonts w:ascii="Aptos" w:hAnsi="Aptos" w:cs="Calibri"/>
                        <w:lang w:eastAsia="ja-JP"/>
                      </w:rPr>
                      <w:t>company</w:t>
                    </w:r>
                  </w:hyperlink>
                  <w:r w:rsidR="00ED10DB" w:rsidRPr="00EF20E2">
                    <w:rPr>
                      <w:rFonts w:ascii="Aptos" w:hAnsi="Aptos" w:cs="Calibri"/>
                      <w:lang w:eastAsia="ja-JP"/>
                    </w:rPr>
                    <w:t xml:space="preserve"> guidance</w:t>
                  </w:r>
                  <w:r w:rsidRPr="00EF20E2">
                    <w:rPr>
                      <w:rFonts w:ascii="Aptos" w:hAnsi="Aptos" w:cs="Calibri"/>
                      <w:lang w:eastAsia="ja-JP"/>
                    </w:rPr>
                    <w:t xml:space="preserve">, </w:t>
                  </w:r>
                  <w:r w:rsidR="00841ED1" w:rsidRPr="00EF20E2">
                    <w:rPr>
                      <w:rFonts w:ascii="Aptos" w:hAnsi="Aptos" w:cs="Calibri"/>
                      <w:lang w:eastAsia="ja-JP"/>
                    </w:rPr>
                    <w:t>Sumitomo Pharma has updated the Ph 1/2 </w:t>
                  </w:r>
                  <w:hyperlink r:id="rId11" w:tgtFrame="_blank" w:history="1">
                    <w:r w:rsidR="00841ED1" w:rsidRPr="00EF20E2">
                      <w:rPr>
                        <w:rStyle w:val="Hyperlink"/>
                        <w:rFonts w:ascii="Aptos" w:hAnsi="Aptos" w:cs="Calibri"/>
                        <w:lang w:eastAsia="ja-JP"/>
                      </w:rPr>
                      <w:t>Horizen-1</w:t>
                    </w:r>
                  </w:hyperlink>
                  <w:r w:rsidR="00841ED1" w:rsidRPr="00EF20E2">
                    <w:rPr>
                      <w:rFonts w:ascii="Aptos" w:hAnsi="Aptos" w:cs="Calibri"/>
                      <w:lang w:eastAsia="ja-JP"/>
                    </w:rPr>
                    <w:t xml:space="preserve"> (R/R KMT2Ar or NPM1m or FLT3m or MLLr AML, 1L unfit KMT2A or NPM1m, 1L fit KMT2Ar AML, enzomenib ± Ven ± Aza, enzomenib ± gilteritinib, N=606) to </w:t>
                  </w:r>
                  <w:r w:rsidR="00291055" w:rsidRPr="00EF20E2">
                    <w:rPr>
                      <w:rFonts w:ascii="Aptos" w:hAnsi="Aptos" w:cs="Calibri"/>
                      <w:lang w:eastAsia="ja-JP"/>
                    </w:rPr>
                    <w:t>a multi-coh</w:t>
                  </w:r>
                  <w:r w:rsidR="00495783" w:rsidRPr="00EF20E2">
                    <w:rPr>
                      <w:rFonts w:ascii="Aptos" w:hAnsi="Aptos" w:cs="Calibri"/>
                      <w:lang w:eastAsia="ja-JP"/>
                    </w:rPr>
                    <w:t xml:space="preserve">ort study across R/R and 1L, with R/R cohorts potentially </w:t>
                  </w:r>
                  <w:r w:rsidR="00EF20E2" w:rsidRPr="00EF20E2">
                    <w:rPr>
                      <w:rFonts w:ascii="Aptos" w:hAnsi="Aptos" w:cs="Calibri"/>
                      <w:lang w:eastAsia="ja-JP"/>
                    </w:rPr>
                    <w:t>registrational</w:t>
                  </w:r>
                </w:p>
                <w:p w14:paraId="795F959B" w14:textId="77777777" w:rsidR="009A41A3" w:rsidRDefault="009A41A3" w:rsidP="005268F1">
                  <w:pPr>
                    <w:pStyle w:val="ListParagraph"/>
                    <w:keepNext/>
                    <w:spacing w:after="0" w:line="240" w:lineRule="auto"/>
                    <w:rPr>
                      <w:rFonts w:eastAsia="Times New Roman" w:cs="Calibri"/>
                      <w:kern w:val="0"/>
                      <w14:ligatures w14:val="none"/>
                    </w:rPr>
                  </w:pPr>
                </w:p>
                <w:p w14:paraId="6397DB4E" w14:textId="2D98AD49" w:rsidR="00063A09" w:rsidRDefault="00063A09" w:rsidP="00F937CF">
                  <w:pPr>
                    <w:spacing w:after="0" w:line="240" w:lineRule="auto"/>
                    <w:rPr>
                      <w:rFonts w:eastAsia="Times New Roman" w:cs="Calibri"/>
                      <w:kern w:val="0"/>
                      <w14:ligatures w14:val="none"/>
                    </w:rPr>
                  </w:pPr>
                  <w:r>
                    <w:rPr>
                      <w:rFonts w:eastAsia="Times New Roman" w:cs="Calibri"/>
                      <w:kern w:val="0"/>
                      <w14:ligatures w14:val="none"/>
                    </w:rPr>
                    <w:t>Key Approval Timelines:</w:t>
                  </w:r>
                </w:p>
                <w:tbl>
                  <w:tblPr>
                    <w:tblW w:w="93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58"/>
                    <w:gridCol w:w="3114"/>
                    <w:gridCol w:w="3118"/>
                  </w:tblGrid>
                  <w:tr w:rsidR="00BA4001" w:rsidRPr="00BA4001" w14:paraId="75D7BAEA" w14:textId="77777777" w:rsidTr="7C9E0AF7">
                    <w:trPr>
                      <w:trHeight w:val="495"/>
                    </w:trPr>
                    <w:tc>
                      <w:tcPr>
                        <w:tcW w:w="3158" w:type="dxa"/>
                        <w:tcBorders>
                          <w:top w:val="single" w:sz="6" w:space="0" w:color="auto"/>
                          <w:left w:val="single" w:sz="6" w:space="0" w:color="auto"/>
                          <w:bottom w:val="single" w:sz="6" w:space="0" w:color="auto"/>
                          <w:right w:val="single" w:sz="6" w:space="0" w:color="auto"/>
                        </w:tcBorders>
                        <w:shd w:val="clear" w:color="auto" w:fill="1F3864"/>
                        <w:vAlign w:val="center"/>
                        <w:hideMark/>
                      </w:tcPr>
                      <w:p w14:paraId="7EAC3893" w14:textId="77777777" w:rsidR="00BA4001" w:rsidRPr="00BA4001" w:rsidRDefault="00BA4001" w:rsidP="00BA4001">
                        <w:pPr>
                          <w:spacing w:after="0" w:line="240" w:lineRule="auto"/>
                          <w:jc w:val="center"/>
                          <w:textAlignment w:val="baseline"/>
                          <w:rPr>
                            <w:rFonts w:ascii="Segoe UI" w:eastAsia="Times New Roman" w:hAnsi="Segoe UI" w:cs="Segoe UI"/>
                            <w:color w:val="F5F5F5"/>
                            <w:kern w:val="0"/>
                            <w:sz w:val="18"/>
                            <w:szCs w:val="18"/>
                            <w:lang w:val="en-GB" w:eastAsia="en-GB"/>
                            <w14:ligatures w14:val="none"/>
                          </w:rPr>
                        </w:pPr>
                        <w:r w:rsidRPr="00BA4001">
                          <w:rPr>
                            <w:rFonts w:ascii="Aptos Display" w:eastAsia="Times New Roman" w:hAnsi="Aptos Display" w:cs="Segoe UI"/>
                            <w:color w:val="FFFFFF"/>
                            <w:kern w:val="0"/>
                            <w:lang w:val="en-GB" w:eastAsia="en-GB"/>
                            <w14:ligatures w14:val="none"/>
                          </w:rPr>
                          <w:t> </w:t>
                        </w:r>
                      </w:p>
                    </w:tc>
                    <w:tc>
                      <w:tcPr>
                        <w:tcW w:w="3114" w:type="dxa"/>
                        <w:tcBorders>
                          <w:top w:val="single" w:sz="6" w:space="0" w:color="auto"/>
                          <w:left w:val="nil"/>
                          <w:bottom w:val="single" w:sz="6" w:space="0" w:color="auto"/>
                          <w:right w:val="single" w:sz="6" w:space="0" w:color="auto"/>
                        </w:tcBorders>
                        <w:shd w:val="clear" w:color="auto" w:fill="1F3864"/>
                        <w:vAlign w:val="center"/>
                        <w:hideMark/>
                      </w:tcPr>
                      <w:p w14:paraId="30034EBF" w14:textId="77777777" w:rsidR="00BA4001" w:rsidRPr="00BA4001" w:rsidRDefault="00BA4001" w:rsidP="00BA4001">
                        <w:pPr>
                          <w:spacing w:after="0" w:line="240" w:lineRule="auto"/>
                          <w:jc w:val="center"/>
                          <w:textAlignment w:val="baseline"/>
                          <w:rPr>
                            <w:rFonts w:ascii="Segoe UI" w:eastAsia="Times New Roman" w:hAnsi="Segoe UI" w:cs="Segoe UI"/>
                            <w:color w:val="F5F5F5"/>
                            <w:kern w:val="0"/>
                            <w:sz w:val="18"/>
                            <w:szCs w:val="18"/>
                            <w:lang w:val="en-GB" w:eastAsia="en-GB"/>
                            <w14:ligatures w14:val="none"/>
                          </w:rPr>
                        </w:pPr>
                        <w:r w:rsidRPr="00BA4001">
                          <w:rPr>
                            <w:rFonts w:ascii="Aptos Display" w:eastAsia="Times New Roman" w:hAnsi="Aptos Display" w:cs="Segoe UI"/>
                            <w:b/>
                            <w:bCs/>
                            <w:color w:val="FFFFFF"/>
                            <w:kern w:val="0"/>
                            <w:lang w:val="en-GB" w:eastAsia="en-GB"/>
                            <w14:ligatures w14:val="none"/>
                          </w:rPr>
                          <w:t>US</w:t>
                        </w:r>
                        <w:r w:rsidRPr="00BA4001">
                          <w:rPr>
                            <w:rFonts w:ascii="Aptos Display" w:eastAsia="Times New Roman" w:hAnsi="Aptos Display" w:cs="Segoe UI"/>
                            <w:color w:val="FFFFFF"/>
                            <w:kern w:val="0"/>
                            <w:lang w:val="en-GB" w:eastAsia="en-GB"/>
                            <w14:ligatures w14:val="none"/>
                          </w:rPr>
                          <w:t> </w:t>
                        </w:r>
                      </w:p>
                    </w:tc>
                    <w:tc>
                      <w:tcPr>
                        <w:tcW w:w="3118" w:type="dxa"/>
                        <w:tcBorders>
                          <w:top w:val="single" w:sz="6" w:space="0" w:color="auto"/>
                          <w:left w:val="nil"/>
                          <w:bottom w:val="single" w:sz="6" w:space="0" w:color="auto"/>
                          <w:right w:val="single" w:sz="6" w:space="0" w:color="auto"/>
                        </w:tcBorders>
                        <w:shd w:val="clear" w:color="auto" w:fill="1F3864"/>
                        <w:vAlign w:val="center"/>
                        <w:hideMark/>
                      </w:tcPr>
                      <w:p w14:paraId="09F0CC3B" w14:textId="77777777" w:rsidR="00BA4001" w:rsidRPr="00BA4001" w:rsidRDefault="00BA4001" w:rsidP="00BA4001">
                        <w:pPr>
                          <w:spacing w:after="0" w:line="240" w:lineRule="auto"/>
                          <w:jc w:val="center"/>
                          <w:textAlignment w:val="baseline"/>
                          <w:rPr>
                            <w:rFonts w:ascii="Segoe UI" w:eastAsia="Times New Roman" w:hAnsi="Segoe UI" w:cs="Segoe UI"/>
                            <w:color w:val="F5F5F5"/>
                            <w:kern w:val="0"/>
                            <w:sz w:val="18"/>
                            <w:szCs w:val="18"/>
                            <w:lang w:val="en-GB" w:eastAsia="en-GB"/>
                            <w14:ligatures w14:val="none"/>
                          </w:rPr>
                        </w:pPr>
                        <w:r w:rsidRPr="00BA4001">
                          <w:rPr>
                            <w:rFonts w:ascii="Aptos Display" w:eastAsia="Times New Roman" w:hAnsi="Aptos Display" w:cs="Segoe UI"/>
                            <w:b/>
                            <w:bCs/>
                            <w:color w:val="FFFFFF"/>
                            <w:kern w:val="0"/>
                            <w:lang w:val="en-GB" w:eastAsia="en-GB"/>
                            <w14:ligatures w14:val="none"/>
                          </w:rPr>
                          <w:t>EU</w:t>
                        </w:r>
                        <w:r w:rsidRPr="00BA4001">
                          <w:rPr>
                            <w:rFonts w:ascii="Aptos Display" w:eastAsia="Times New Roman" w:hAnsi="Aptos Display" w:cs="Segoe UI"/>
                            <w:color w:val="FFFFFF"/>
                            <w:kern w:val="0"/>
                            <w:lang w:val="en-GB" w:eastAsia="en-GB"/>
                            <w14:ligatures w14:val="none"/>
                          </w:rPr>
                          <w:t> </w:t>
                        </w:r>
                      </w:p>
                    </w:tc>
                  </w:tr>
                  <w:tr w:rsidR="00BA4001" w:rsidRPr="00BA4001" w14:paraId="6F033A43" w14:textId="77777777" w:rsidTr="7C9E0AF7">
                    <w:trPr>
                      <w:trHeight w:val="495"/>
                    </w:trPr>
                    <w:tc>
                      <w:tcPr>
                        <w:tcW w:w="3158" w:type="dxa"/>
                        <w:tcBorders>
                          <w:top w:val="single" w:sz="6" w:space="0" w:color="auto"/>
                          <w:left w:val="single" w:sz="6" w:space="0" w:color="auto"/>
                          <w:bottom w:val="single" w:sz="6" w:space="0" w:color="auto"/>
                          <w:right w:val="single" w:sz="6" w:space="0" w:color="auto"/>
                        </w:tcBorders>
                        <w:vAlign w:val="center"/>
                      </w:tcPr>
                      <w:p w14:paraId="2AA80FB3" w14:textId="3A844D5B" w:rsidR="00BA4001" w:rsidRPr="005268F1" w:rsidRDefault="00283831" w:rsidP="00BA4001">
                        <w:pPr>
                          <w:spacing w:after="0" w:line="240" w:lineRule="auto"/>
                          <w:jc w:val="center"/>
                          <w:textAlignment w:val="baseline"/>
                          <w:rPr>
                            <w:rFonts w:eastAsia="Times New Roman" w:cs="Segoe UI"/>
                            <w:b/>
                            <w:bCs/>
                            <w:kern w:val="0"/>
                            <w:lang w:val="en-GB" w:eastAsia="en-GB"/>
                            <w14:ligatures w14:val="none"/>
                          </w:rPr>
                        </w:pPr>
                        <w:r w:rsidRPr="005268F1">
                          <w:rPr>
                            <w:rFonts w:eastAsia="Times New Roman" w:cs="Segoe UI"/>
                            <w:b/>
                            <w:bCs/>
                            <w:kern w:val="0"/>
                            <w:lang w:val="en-GB" w:eastAsia="en-GB"/>
                            <w14:ligatures w14:val="none"/>
                          </w:rPr>
                          <w:t xml:space="preserve">1L </w:t>
                        </w:r>
                        <w:r w:rsidR="0045753C">
                          <w:rPr>
                            <w:rFonts w:eastAsia="Times New Roman" w:cs="Segoe UI"/>
                            <w:b/>
                            <w:bCs/>
                            <w:kern w:val="0"/>
                            <w:lang w:val="en-GB" w:eastAsia="en-GB"/>
                            <w14:ligatures w14:val="none"/>
                          </w:rPr>
                          <w:t>un</w:t>
                        </w:r>
                        <w:r w:rsidRPr="005268F1">
                          <w:rPr>
                            <w:rFonts w:eastAsia="Times New Roman" w:cs="Segoe UI"/>
                            <w:b/>
                            <w:bCs/>
                            <w:kern w:val="0"/>
                            <w:lang w:val="en-GB" w:eastAsia="en-GB"/>
                            <w14:ligatures w14:val="none"/>
                          </w:rPr>
                          <w:t>fit AML</w:t>
                        </w:r>
                        <w:r w:rsidR="0005044E">
                          <w:rPr>
                            <w:rFonts w:eastAsia="Times New Roman" w:cs="Segoe UI"/>
                            <w:b/>
                            <w:bCs/>
                            <w:kern w:val="0"/>
                            <w:lang w:val="en-GB" w:eastAsia="en-GB"/>
                            <w14:ligatures w14:val="none"/>
                          </w:rPr>
                          <w:t xml:space="preserve"> (Planned registrational; </w:t>
                        </w:r>
                        <w:r w:rsidR="0005044E" w:rsidRPr="0005044E">
                          <w:rPr>
                            <w:rFonts w:eastAsia="Times New Roman" w:cs="Segoe UI"/>
                            <w:b/>
                            <w:bCs/>
                            <w:kern w:val="0"/>
                            <w:lang w:val="en-GB" w:eastAsia="en-GB"/>
                            <w14:ligatures w14:val="none"/>
                          </w:rPr>
                          <w:t>Enzomenib + Ven + Aza</w:t>
                        </w:r>
                        <w:r w:rsidR="0005044E">
                          <w:rPr>
                            <w:rFonts w:eastAsia="Times New Roman" w:cs="Segoe UI"/>
                            <w:b/>
                            <w:bCs/>
                            <w:kern w:val="0"/>
                            <w:lang w:val="en-GB" w:eastAsia="en-GB"/>
                            <w14:ligatures w14:val="none"/>
                          </w:rPr>
                          <w:t>)</w:t>
                        </w:r>
                      </w:p>
                    </w:tc>
                    <w:tc>
                      <w:tcPr>
                        <w:tcW w:w="3114" w:type="dxa"/>
                        <w:tcBorders>
                          <w:top w:val="single" w:sz="6" w:space="0" w:color="auto"/>
                          <w:left w:val="nil"/>
                          <w:bottom w:val="single" w:sz="6" w:space="0" w:color="auto"/>
                          <w:right w:val="single" w:sz="6" w:space="0" w:color="auto"/>
                        </w:tcBorders>
                        <w:vAlign w:val="center"/>
                      </w:tcPr>
                      <w:p w14:paraId="3BFF48EE" w14:textId="3A0DEC6A" w:rsidR="00AD1A2E" w:rsidRDefault="007E7458" w:rsidP="00AD1A2E">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b/>
                            <w:bCs/>
                            <w:lang w:val="en-US"/>
                          </w:rPr>
                          <w:t>4</w:t>
                        </w:r>
                        <w:r w:rsidR="00AD1A2E">
                          <w:rPr>
                            <w:rStyle w:val="normaltextrun"/>
                            <w:rFonts w:ascii="Aptos" w:hAnsi="Aptos" w:cs="Segoe UI"/>
                            <w:b/>
                            <w:bCs/>
                            <w:lang w:val="en-US"/>
                          </w:rPr>
                          <w:t>Q 202</w:t>
                        </w:r>
                        <w:r>
                          <w:rPr>
                            <w:rStyle w:val="normaltextrun"/>
                            <w:rFonts w:ascii="Aptos" w:hAnsi="Aptos" w:cs="Segoe UI"/>
                            <w:b/>
                            <w:bCs/>
                            <w:lang w:val="en-US"/>
                          </w:rPr>
                          <w:t>9</w:t>
                        </w:r>
                        <w:r w:rsidR="00AD1A2E">
                          <w:rPr>
                            <w:rStyle w:val="normaltextrun"/>
                            <w:rFonts w:ascii="Aptos" w:hAnsi="Aptos" w:cs="Segoe UI"/>
                            <w:b/>
                            <w:bCs/>
                            <w:lang w:val="en-US"/>
                          </w:rPr>
                          <w:t> </w:t>
                        </w:r>
                        <w:r w:rsidR="00AD1A2E">
                          <w:rPr>
                            <w:rStyle w:val="eop"/>
                            <w:rFonts w:ascii="Aptos" w:hAnsi="Aptos" w:cs="Segoe UI"/>
                          </w:rPr>
                          <w:t> </w:t>
                        </w:r>
                      </w:p>
                      <w:p w14:paraId="1B353B35" w14:textId="52FEE064" w:rsidR="00BA4001" w:rsidRPr="00BA4001" w:rsidRDefault="00AD1A2E" w:rsidP="005268F1">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color w:val="0070C0"/>
                            <w:lang w:val="en-US"/>
                          </w:rPr>
                          <w:t>(</w:t>
                        </w:r>
                        <w:r w:rsidR="007E7458" w:rsidRPr="007E7458">
                          <w:rPr>
                            <w:rFonts w:ascii="Aptos" w:hAnsi="Aptos" w:cs="Segoe UI"/>
                            <w:i/>
                            <w:iCs/>
                            <w:color w:val="0070C0"/>
                            <w:lang w:val="en-US"/>
                          </w:rPr>
                          <w:t>sNDA + 6 mo, assuming enzomenib first approval in R/R AML</w:t>
                        </w:r>
                        <w:r>
                          <w:rPr>
                            <w:rStyle w:val="normaltextrun"/>
                            <w:rFonts w:ascii="Aptos" w:hAnsi="Aptos" w:cs="Segoe UI"/>
                            <w:i/>
                            <w:iCs/>
                            <w:color w:val="0070C0"/>
                            <w:lang w:val="en-US"/>
                          </w:rPr>
                          <w:t>; </w:t>
                        </w:r>
                        <w:r>
                          <w:rPr>
                            <w:rStyle w:val="normaltextrun"/>
                            <w:rFonts w:ascii="Aptos" w:hAnsi="Aptos" w:cs="Segoe UI"/>
                            <w:b/>
                            <w:bCs/>
                            <w:i/>
                            <w:iCs/>
                            <w:color w:val="0070C0"/>
                            <w:lang w:val="en-US"/>
                          </w:rPr>
                          <w:t>no changes to timelines</w:t>
                        </w:r>
                        <w:r>
                          <w:rPr>
                            <w:rStyle w:val="normaltextrun"/>
                            <w:rFonts w:ascii="Aptos" w:hAnsi="Aptos" w:cs="Segoe UI"/>
                            <w:color w:val="0070C0"/>
                            <w:lang w:val="en-US"/>
                          </w:rPr>
                          <w:t>)</w:t>
                        </w:r>
                        <w:r>
                          <w:rPr>
                            <w:rStyle w:val="eop"/>
                            <w:rFonts w:ascii="Aptos" w:hAnsi="Aptos" w:cs="Segoe UI"/>
                            <w:color w:val="0070C0"/>
                          </w:rPr>
                          <w:t> </w:t>
                        </w:r>
                      </w:p>
                    </w:tc>
                    <w:tc>
                      <w:tcPr>
                        <w:tcW w:w="3118" w:type="dxa"/>
                        <w:tcBorders>
                          <w:top w:val="single" w:sz="6" w:space="0" w:color="auto"/>
                          <w:left w:val="nil"/>
                          <w:bottom w:val="single" w:sz="6" w:space="0" w:color="auto"/>
                          <w:right w:val="single" w:sz="6" w:space="0" w:color="auto"/>
                        </w:tcBorders>
                        <w:vAlign w:val="center"/>
                      </w:tcPr>
                      <w:p w14:paraId="201252BD" w14:textId="6B34D1C5" w:rsidR="007E7458" w:rsidRDefault="00BC6B68" w:rsidP="007E7458">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b/>
                            <w:bCs/>
                            <w:lang w:val="en-US"/>
                          </w:rPr>
                          <w:t>NA</w:t>
                        </w:r>
                        <w:r w:rsidR="007E7458">
                          <w:rPr>
                            <w:rStyle w:val="normaltextrun"/>
                            <w:rFonts w:ascii="Aptos" w:hAnsi="Aptos" w:cs="Segoe UI"/>
                            <w:b/>
                            <w:bCs/>
                            <w:lang w:val="en-US"/>
                          </w:rPr>
                          <w:t> </w:t>
                        </w:r>
                        <w:r w:rsidR="007E7458">
                          <w:rPr>
                            <w:rStyle w:val="eop"/>
                            <w:rFonts w:ascii="Aptos" w:hAnsi="Aptos" w:cs="Segoe UI"/>
                          </w:rPr>
                          <w:t> </w:t>
                        </w:r>
                      </w:p>
                      <w:p w14:paraId="311E35D0" w14:textId="1109889D" w:rsidR="00BA4001" w:rsidRPr="00BA4001" w:rsidRDefault="007E7458" w:rsidP="007E7458">
                        <w:pPr>
                          <w:spacing w:after="0" w:line="240" w:lineRule="auto"/>
                          <w:jc w:val="center"/>
                          <w:textAlignment w:val="baseline"/>
                          <w:rPr>
                            <w:rFonts w:ascii="Segoe UI" w:eastAsia="Times New Roman" w:hAnsi="Segoe UI" w:cs="Segoe UI"/>
                            <w:kern w:val="0"/>
                            <w:sz w:val="18"/>
                            <w:szCs w:val="18"/>
                            <w:lang w:val="en-GB" w:eastAsia="en-GB"/>
                            <w14:ligatures w14:val="none"/>
                          </w:rPr>
                        </w:pPr>
                        <w:r w:rsidRPr="7C9E0AF7">
                          <w:rPr>
                            <w:rStyle w:val="normaltextrun"/>
                            <w:rFonts w:ascii="Aptos" w:hAnsi="Aptos" w:cs="Segoe UI"/>
                            <w:color w:val="0070C0"/>
                          </w:rPr>
                          <w:t>(</w:t>
                        </w:r>
                        <w:r w:rsidR="00BC6B68" w:rsidRPr="7C9E0AF7">
                          <w:rPr>
                            <w:rFonts w:ascii="Aptos" w:hAnsi="Aptos" w:cs="Segoe UI"/>
                            <w:i/>
                            <w:iCs/>
                            <w:color w:val="0070C0"/>
                          </w:rPr>
                          <w:t>The current plans in the EU remain unclear and largely hinge on partnerships. As a result, it is premature to include EU timelines at this stage</w:t>
                        </w:r>
                        <w:r w:rsidRPr="7C9E0AF7">
                          <w:rPr>
                            <w:rStyle w:val="normaltextrun"/>
                            <w:rFonts w:ascii="Aptos" w:hAnsi="Aptos" w:cs="Segoe UI"/>
                            <w:i/>
                            <w:iCs/>
                            <w:color w:val="0070C0"/>
                          </w:rPr>
                          <w:t>; </w:t>
                        </w:r>
                        <w:r w:rsidRPr="7C9E0AF7">
                          <w:rPr>
                            <w:rStyle w:val="normaltextrun"/>
                            <w:rFonts w:ascii="Aptos" w:hAnsi="Aptos" w:cs="Segoe UI"/>
                            <w:b/>
                            <w:bCs/>
                            <w:i/>
                            <w:iCs/>
                            <w:color w:val="0070C0"/>
                          </w:rPr>
                          <w:t>no changes to timelines</w:t>
                        </w:r>
                        <w:r w:rsidRPr="7C9E0AF7">
                          <w:rPr>
                            <w:rStyle w:val="normaltextrun"/>
                            <w:rFonts w:ascii="Aptos" w:hAnsi="Aptos" w:cs="Segoe UI"/>
                            <w:color w:val="0070C0"/>
                          </w:rPr>
                          <w:t>)</w:t>
                        </w:r>
                        <w:r w:rsidRPr="7C9E0AF7">
                          <w:rPr>
                            <w:rStyle w:val="eop"/>
                            <w:rFonts w:ascii="Aptos" w:hAnsi="Aptos" w:cs="Segoe UI"/>
                            <w:color w:val="0070C0"/>
                          </w:rPr>
                          <w:t> </w:t>
                        </w:r>
                      </w:p>
                    </w:tc>
                  </w:tr>
                  <w:tr w:rsidR="001776D7" w:rsidRPr="00BA4001" w14:paraId="32132C19" w14:textId="77777777" w:rsidTr="7C9E0AF7">
                    <w:trPr>
                      <w:trHeight w:val="495"/>
                    </w:trPr>
                    <w:tc>
                      <w:tcPr>
                        <w:tcW w:w="3158" w:type="dxa"/>
                        <w:tcBorders>
                          <w:top w:val="single" w:sz="6" w:space="0" w:color="auto"/>
                          <w:left w:val="single" w:sz="6" w:space="0" w:color="auto"/>
                          <w:bottom w:val="single" w:sz="6" w:space="0" w:color="auto"/>
                          <w:right w:val="single" w:sz="6" w:space="0" w:color="auto"/>
                        </w:tcBorders>
                        <w:vAlign w:val="center"/>
                      </w:tcPr>
                      <w:p w14:paraId="662037B1" w14:textId="3D193B34" w:rsidR="001776D7" w:rsidRPr="00BA4001" w:rsidRDefault="001776D7" w:rsidP="001776D7">
                        <w:pPr>
                          <w:spacing w:after="0" w:line="240" w:lineRule="auto"/>
                          <w:jc w:val="center"/>
                          <w:textAlignment w:val="baseline"/>
                          <w:rPr>
                            <w:rFonts w:ascii="Segoe UI" w:eastAsia="Times New Roman" w:hAnsi="Segoe UI" w:cs="Segoe UI"/>
                            <w:kern w:val="0"/>
                            <w:sz w:val="18"/>
                            <w:szCs w:val="18"/>
                            <w:lang w:val="en-GB" w:eastAsia="en-GB"/>
                            <w14:ligatures w14:val="none"/>
                          </w:rPr>
                        </w:pPr>
                        <w:r>
                          <w:rPr>
                            <w:rFonts w:eastAsia="Times New Roman" w:cs="Segoe UI"/>
                            <w:b/>
                            <w:bCs/>
                            <w:kern w:val="0"/>
                            <w:lang w:val="en-GB" w:eastAsia="en-GB"/>
                            <w14:ligatures w14:val="none"/>
                          </w:rPr>
                          <w:t>R/R</w:t>
                        </w:r>
                        <w:r w:rsidRPr="00DA092B">
                          <w:rPr>
                            <w:rFonts w:eastAsia="Times New Roman" w:cs="Segoe UI"/>
                            <w:b/>
                            <w:bCs/>
                            <w:kern w:val="0"/>
                            <w:lang w:val="en-GB" w:eastAsia="en-GB"/>
                            <w14:ligatures w14:val="none"/>
                          </w:rPr>
                          <w:t xml:space="preserve"> AML</w:t>
                        </w:r>
                        <w:r>
                          <w:rPr>
                            <w:rFonts w:eastAsia="Times New Roman" w:cs="Segoe UI"/>
                            <w:b/>
                            <w:bCs/>
                            <w:kern w:val="0"/>
                            <w:lang w:val="en-GB" w:eastAsia="en-GB"/>
                            <w14:ligatures w14:val="none"/>
                          </w:rPr>
                          <w:t xml:space="preserve"> (</w:t>
                        </w:r>
                        <w:r w:rsidR="001B6C60" w:rsidRPr="005268F1">
                          <w:rPr>
                            <w:rFonts w:ascii="Aptos" w:hAnsi="Aptos" w:cs="Calibri"/>
                            <w:b/>
                            <w:bCs/>
                            <w:lang w:eastAsia="ja-JP"/>
                          </w:rPr>
                          <w:t>Ph 1/2 </w:t>
                        </w:r>
                        <w:hyperlink r:id="rId12" w:tgtFrame="_blank" w:history="1">
                          <w:r w:rsidR="001B6C60" w:rsidRPr="005268F1">
                            <w:rPr>
                              <w:rStyle w:val="Hyperlink"/>
                              <w:rFonts w:ascii="Aptos" w:hAnsi="Aptos" w:cs="Calibri"/>
                              <w:b/>
                              <w:bCs/>
                              <w:lang w:eastAsia="ja-JP"/>
                            </w:rPr>
                            <w:t>Horizen-1</w:t>
                          </w:r>
                        </w:hyperlink>
                        <w:r>
                          <w:rPr>
                            <w:rFonts w:eastAsia="Times New Roman" w:cs="Segoe UI"/>
                            <w:b/>
                            <w:bCs/>
                            <w:kern w:val="0"/>
                            <w:lang w:val="en-GB" w:eastAsia="en-GB"/>
                            <w14:ligatures w14:val="none"/>
                          </w:rPr>
                          <w:t xml:space="preserve">; </w:t>
                        </w:r>
                        <w:r w:rsidR="001B6C60" w:rsidRPr="005268F1">
                          <w:rPr>
                            <w:rFonts w:ascii="Aptos" w:hAnsi="Aptos" w:cs="Calibri"/>
                            <w:b/>
                            <w:bCs/>
                            <w:lang w:eastAsia="ja-JP"/>
                          </w:rPr>
                          <w:t>enzomenib ± Ven ± Aza, enzomenib ± gilteritinib</w:t>
                        </w:r>
                        <w:r>
                          <w:rPr>
                            <w:rFonts w:eastAsia="Times New Roman" w:cs="Segoe UI"/>
                            <w:b/>
                            <w:bCs/>
                            <w:kern w:val="0"/>
                            <w:lang w:val="en-GB" w:eastAsia="en-GB"/>
                            <w14:ligatures w14:val="none"/>
                          </w:rPr>
                          <w:t>)</w:t>
                        </w:r>
                      </w:p>
                    </w:tc>
                    <w:tc>
                      <w:tcPr>
                        <w:tcW w:w="3114" w:type="dxa"/>
                        <w:tcBorders>
                          <w:top w:val="single" w:sz="6" w:space="0" w:color="auto"/>
                          <w:left w:val="nil"/>
                          <w:bottom w:val="single" w:sz="6" w:space="0" w:color="auto"/>
                          <w:right w:val="single" w:sz="6" w:space="0" w:color="auto"/>
                        </w:tcBorders>
                        <w:vAlign w:val="center"/>
                      </w:tcPr>
                      <w:p w14:paraId="49F96611" w14:textId="63D8DCE6" w:rsidR="001776D7" w:rsidRDefault="001E52B9" w:rsidP="001776D7">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b/>
                            <w:bCs/>
                            <w:lang w:val="en-US"/>
                          </w:rPr>
                          <w:t>1</w:t>
                        </w:r>
                        <w:r w:rsidR="001776D7">
                          <w:rPr>
                            <w:rStyle w:val="normaltextrun"/>
                            <w:rFonts w:ascii="Aptos" w:hAnsi="Aptos" w:cs="Segoe UI"/>
                            <w:b/>
                            <w:bCs/>
                            <w:lang w:val="en-US"/>
                          </w:rPr>
                          <w:t>Q 202</w:t>
                        </w:r>
                        <w:r>
                          <w:rPr>
                            <w:rStyle w:val="normaltextrun"/>
                            <w:rFonts w:ascii="Aptos" w:hAnsi="Aptos" w:cs="Segoe UI"/>
                            <w:b/>
                            <w:bCs/>
                            <w:lang w:val="en-US"/>
                          </w:rPr>
                          <w:t>8</w:t>
                        </w:r>
                        <w:r w:rsidR="001776D7">
                          <w:rPr>
                            <w:rStyle w:val="normaltextrun"/>
                            <w:rFonts w:ascii="Aptos" w:hAnsi="Aptos" w:cs="Segoe UI"/>
                            <w:b/>
                            <w:bCs/>
                            <w:lang w:val="en-US"/>
                          </w:rPr>
                          <w:t> </w:t>
                        </w:r>
                        <w:r w:rsidR="001776D7">
                          <w:rPr>
                            <w:rStyle w:val="eop"/>
                            <w:rFonts w:ascii="Aptos" w:hAnsi="Aptos" w:cs="Segoe UI"/>
                          </w:rPr>
                          <w:t> </w:t>
                        </w:r>
                      </w:p>
                      <w:p w14:paraId="54C7E03F" w14:textId="00D8E74C" w:rsidR="001776D7" w:rsidRPr="00BA4001" w:rsidRDefault="001776D7" w:rsidP="001776D7">
                        <w:pPr>
                          <w:spacing w:after="0" w:line="240" w:lineRule="auto"/>
                          <w:jc w:val="center"/>
                          <w:textAlignment w:val="baseline"/>
                          <w:rPr>
                            <w:rFonts w:ascii="Segoe UI" w:eastAsia="Times New Roman" w:hAnsi="Segoe UI" w:cs="Segoe UI"/>
                            <w:kern w:val="0"/>
                            <w:sz w:val="18"/>
                            <w:szCs w:val="18"/>
                            <w:lang w:val="en-GB" w:eastAsia="en-GB"/>
                            <w14:ligatures w14:val="none"/>
                          </w:rPr>
                        </w:pPr>
                        <w:r>
                          <w:rPr>
                            <w:rStyle w:val="normaltextrun"/>
                            <w:rFonts w:ascii="Aptos" w:hAnsi="Aptos" w:cs="Segoe UI"/>
                            <w:color w:val="0070C0"/>
                          </w:rPr>
                          <w:t>(</w:t>
                        </w:r>
                        <w:r w:rsidR="00442AB7" w:rsidRPr="00442AB7">
                          <w:rPr>
                            <w:rFonts w:ascii="Aptos" w:hAnsi="Aptos" w:cs="Segoe UI"/>
                            <w:i/>
                            <w:iCs/>
                            <w:color w:val="0070C0"/>
                          </w:rPr>
                          <w:t>NDA + 8 mo</w:t>
                        </w:r>
                        <w:r>
                          <w:rPr>
                            <w:rStyle w:val="normaltextrun"/>
                            <w:rFonts w:ascii="Aptos" w:hAnsi="Aptos" w:cs="Segoe UI"/>
                            <w:i/>
                            <w:iCs/>
                            <w:color w:val="0070C0"/>
                          </w:rPr>
                          <w:t>; </w:t>
                        </w:r>
                        <w:r>
                          <w:rPr>
                            <w:rStyle w:val="normaltextrun"/>
                            <w:rFonts w:ascii="Aptos" w:hAnsi="Aptos" w:cs="Segoe UI"/>
                            <w:b/>
                            <w:bCs/>
                            <w:i/>
                            <w:iCs/>
                            <w:color w:val="0070C0"/>
                          </w:rPr>
                          <w:t>no changes to timelines</w:t>
                        </w:r>
                        <w:r>
                          <w:rPr>
                            <w:rStyle w:val="normaltextrun"/>
                            <w:rFonts w:ascii="Aptos" w:hAnsi="Aptos" w:cs="Segoe UI"/>
                            <w:color w:val="0070C0"/>
                          </w:rPr>
                          <w:t>)</w:t>
                        </w:r>
                        <w:r>
                          <w:rPr>
                            <w:rStyle w:val="eop"/>
                            <w:rFonts w:ascii="Aptos" w:hAnsi="Aptos" w:cs="Segoe UI"/>
                            <w:color w:val="0070C0"/>
                          </w:rPr>
                          <w:t> </w:t>
                        </w:r>
                      </w:p>
                    </w:tc>
                    <w:tc>
                      <w:tcPr>
                        <w:tcW w:w="3118" w:type="dxa"/>
                        <w:tcBorders>
                          <w:top w:val="single" w:sz="6" w:space="0" w:color="auto"/>
                          <w:left w:val="nil"/>
                          <w:bottom w:val="single" w:sz="6" w:space="0" w:color="auto"/>
                          <w:right w:val="single" w:sz="6" w:space="0" w:color="auto"/>
                        </w:tcBorders>
                        <w:vAlign w:val="center"/>
                      </w:tcPr>
                      <w:p w14:paraId="089AC71C" w14:textId="77777777" w:rsidR="001776D7" w:rsidRDefault="001776D7" w:rsidP="001776D7">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b/>
                            <w:bCs/>
                            <w:lang w:val="en-US"/>
                          </w:rPr>
                          <w:t>NA </w:t>
                        </w:r>
                        <w:r>
                          <w:rPr>
                            <w:rStyle w:val="eop"/>
                            <w:rFonts w:ascii="Aptos" w:hAnsi="Aptos" w:cs="Segoe UI"/>
                          </w:rPr>
                          <w:t> </w:t>
                        </w:r>
                      </w:p>
                      <w:p w14:paraId="019AFE1C" w14:textId="5DC7C10C" w:rsidR="001776D7" w:rsidRPr="00BA4001" w:rsidRDefault="001776D7" w:rsidP="001776D7">
                        <w:pPr>
                          <w:spacing w:after="0" w:line="240" w:lineRule="auto"/>
                          <w:jc w:val="center"/>
                          <w:textAlignment w:val="baseline"/>
                          <w:rPr>
                            <w:rFonts w:ascii="Segoe UI" w:eastAsia="Times New Roman" w:hAnsi="Segoe UI" w:cs="Segoe UI"/>
                            <w:kern w:val="0"/>
                            <w:sz w:val="18"/>
                            <w:szCs w:val="18"/>
                            <w:lang w:val="en-GB" w:eastAsia="en-GB"/>
                            <w14:ligatures w14:val="none"/>
                          </w:rPr>
                        </w:pPr>
                        <w:r w:rsidRPr="7C9E0AF7">
                          <w:rPr>
                            <w:rStyle w:val="normaltextrun"/>
                            <w:rFonts w:ascii="Aptos" w:hAnsi="Aptos" w:cs="Segoe UI"/>
                            <w:color w:val="0070C0"/>
                          </w:rPr>
                          <w:t>(</w:t>
                        </w:r>
                        <w:r w:rsidR="00442AB7" w:rsidRPr="7C9E0AF7">
                          <w:rPr>
                            <w:rFonts w:ascii="Aptos" w:hAnsi="Aptos" w:cs="Segoe UI"/>
                            <w:i/>
                            <w:iCs/>
                            <w:color w:val="0070C0"/>
                          </w:rPr>
                          <w:t>Of note, the current plans in the EU remain unclear and largely hinge on partnerships. Additionally, the EMA may require a randomized trial</w:t>
                        </w:r>
                        <w:r w:rsidRPr="7C9E0AF7">
                          <w:rPr>
                            <w:rStyle w:val="normaltextrun"/>
                            <w:rFonts w:ascii="Aptos" w:hAnsi="Aptos" w:cs="Segoe UI"/>
                            <w:i/>
                            <w:iCs/>
                            <w:color w:val="0070C0"/>
                          </w:rPr>
                          <w:t>; </w:t>
                        </w:r>
                        <w:r w:rsidRPr="7C9E0AF7">
                          <w:rPr>
                            <w:rStyle w:val="normaltextrun"/>
                            <w:rFonts w:ascii="Aptos" w:hAnsi="Aptos" w:cs="Segoe UI"/>
                            <w:b/>
                            <w:bCs/>
                            <w:i/>
                            <w:iCs/>
                            <w:color w:val="0070C0"/>
                          </w:rPr>
                          <w:t>no changes to timelines</w:t>
                        </w:r>
                        <w:r w:rsidRPr="7C9E0AF7">
                          <w:rPr>
                            <w:rStyle w:val="normaltextrun"/>
                            <w:rFonts w:ascii="Aptos" w:hAnsi="Aptos" w:cs="Segoe UI"/>
                            <w:color w:val="0070C0"/>
                          </w:rPr>
                          <w:t>)</w:t>
                        </w:r>
                        <w:r w:rsidRPr="7C9E0AF7">
                          <w:rPr>
                            <w:rStyle w:val="eop"/>
                            <w:rFonts w:ascii="Aptos" w:hAnsi="Aptos" w:cs="Segoe UI"/>
                            <w:color w:val="0070C0"/>
                          </w:rPr>
                          <w:t> </w:t>
                        </w:r>
                      </w:p>
                    </w:tc>
                  </w:tr>
                </w:tbl>
                <w:p w14:paraId="7E6F1C84" w14:textId="77777777" w:rsidR="00063A09" w:rsidRPr="00A510B8" w:rsidRDefault="00063A09" w:rsidP="00F937CF">
                  <w:pPr>
                    <w:spacing w:after="0" w:line="240" w:lineRule="auto"/>
                    <w:rPr>
                      <w:rFonts w:eastAsia="Times New Roman" w:cs="Calibri"/>
                      <w:kern w:val="0"/>
                      <w14:ligatures w14:val="none"/>
                    </w:rPr>
                  </w:pPr>
                </w:p>
                <w:p w14:paraId="14197028" w14:textId="1826286D" w:rsidR="004737CA" w:rsidRPr="00007166" w:rsidRDefault="004737CA" w:rsidP="00F937CF">
                  <w:pPr>
                    <w:keepNext/>
                    <w:spacing w:before="160" w:after="0" w:line="240" w:lineRule="auto"/>
                    <w:rPr>
                      <w:rFonts w:ascii="Aptos" w:eastAsia="Aptos" w:hAnsi="Aptos" w:cs="Aptos"/>
                      <w:b/>
                      <w:bCs/>
                      <w:color w:val="071D49"/>
                      <w:kern w:val="0"/>
                      <w:sz w:val="28"/>
                      <w:szCs w:val="28"/>
                      <w14:ligatures w14:val="none"/>
                    </w:rPr>
                  </w:pPr>
                  <w:r w:rsidRPr="00007166">
                    <w:rPr>
                      <w:rFonts w:ascii="Aptos" w:eastAsia="Aptos" w:hAnsi="Aptos" w:cs="Aptos"/>
                      <w:b/>
                      <w:bCs/>
                      <w:color w:val="071D49"/>
                      <w:kern w:val="0"/>
                      <w:sz w:val="28"/>
                      <w:szCs w:val="28"/>
                      <w14:ligatures w14:val="none"/>
                    </w:rPr>
                    <w:t xml:space="preserve">Impact (CI PoV): </w:t>
                  </w:r>
                  <w:commentRangeStart w:id="2"/>
                  <w:r w:rsidR="00422D6D" w:rsidRPr="005268F1">
                    <w:rPr>
                      <w:rFonts w:ascii="Aptos" w:eastAsia="Aptos" w:hAnsi="Aptos" w:cs="Aptos"/>
                      <w:b/>
                      <w:color w:val="EE0000"/>
                      <w:kern w:val="0"/>
                      <w:sz w:val="28"/>
                      <w:szCs w:val="28"/>
                      <w14:ligatures w14:val="none"/>
                    </w:rPr>
                    <w:t>High</w:t>
                  </w:r>
                  <w:commentRangeEnd w:id="2"/>
                  <w:r w:rsidR="00810B53" w:rsidRPr="00007166">
                    <w:rPr>
                      <w:rStyle w:val="CommentReference"/>
                      <w:rFonts w:ascii="Aptos" w:eastAsia="Aptos" w:hAnsi="Aptos" w:cs="Aptos"/>
                      <w:b/>
                      <w:bCs/>
                      <w:color w:val="071D49"/>
                      <w:kern w:val="0"/>
                      <w:sz w:val="28"/>
                      <w:szCs w:val="28"/>
                      <w14:ligatures w14:val="none"/>
                    </w:rPr>
                    <w:commentReference w:id="2"/>
                  </w:r>
                </w:p>
                <w:p w14:paraId="0AA946F2" w14:textId="73358AF8" w:rsidR="002A091E" w:rsidRPr="00215384" w:rsidRDefault="004B1337" w:rsidP="00F937CF">
                  <w:pPr>
                    <w:numPr>
                      <w:ilvl w:val="0"/>
                      <w:numId w:val="10"/>
                    </w:numPr>
                    <w:spacing w:after="0" w:line="240" w:lineRule="auto"/>
                    <w:rPr>
                      <w:rFonts w:eastAsia="Times New Roman" w:cs="Calibri"/>
                      <w:kern w:val="0"/>
                      <w14:ligatures w14:val="none"/>
                    </w:rPr>
                  </w:pPr>
                  <w:r>
                    <w:rPr>
                      <w:rFonts w:ascii="Aptos" w:eastAsia="Times New Roman" w:hAnsi="Aptos" w:cs="Aptos"/>
                      <w:kern w:val="0"/>
                      <w14:ligatures w14:val="none"/>
                    </w:rPr>
                    <w:t xml:space="preserve">This </w:t>
                  </w:r>
                  <w:r w:rsidR="00404618">
                    <w:rPr>
                      <w:rFonts w:ascii="Aptos" w:eastAsia="Times New Roman" w:hAnsi="Aptos" w:cs="Aptos"/>
                      <w:kern w:val="0"/>
                      <w14:ligatures w14:val="none"/>
                    </w:rPr>
                    <w:t>update</w:t>
                  </w:r>
                  <w:r w:rsidR="00E11127">
                    <w:rPr>
                      <w:rFonts w:ascii="Aptos" w:eastAsia="Times New Roman" w:hAnsi="Aptos" w:cs="Aptos"/>
                      <w:kern w:val="0"/>
                      <w14:ligatures w14:val="none"/>
                    </w:rPr>
                    <w:t xml:space="preserve"> signals that Sumitomo is </w:t>
                  </w:r>
                  <w:r w:rsidR="00EF20E2">
                    <w:rPr>
                      <w:rFonts w:ascii="Aptos" w:eastAsia="Times New Roman" w:hAnsi="Aptos" w:cs="Aptos"/>
                      <w:kern w:val="0"/>
                      <w14:ligatures w14:val="none"/>
                    </w:rPr>
                    <w:t>strategically expanding</w:t>
                  </w:r>
                  <w:r w:rsidR="00EF20E2" w:rsidRPr="00C97ADA">
                    <w:rPr>
                      <w:rFonts w:ascii="Aptos" w:eastAsia="Times New Roman" w:hAnsi="Aptos" w:cs="Aptos"/>
                      <w:kern w:val="0"/>
                      <w14:ligatures w14:val="none"/>
                    </w:rPr>
                    <w:t xml:space="preserve"> </w:t>
                  </w:r>
                  <w:r w:rsidR="00C97ADA" w:rsidRPr="00C97ADA">
                    <w:rPr>
                      <w:rFonts w:ascii="Aptos" w:eastAsia="Times New Roman" w:hAnsi="Aptos" w:cs="Aptos"/>
                      <w:kern w:val="0"/>
                      <w14:ligatures w14:val="none"/>
                    </w:rPr>
                    <w:t>beyond relapsed/refractory into</w:t>
                  </w:r>
                  <w:r w:rsidR="00C97ADA">
                    <w:rPr>
                      <w:rFonts w:ascii="Aptos" w:eastAsia="Times New Roman" w:hAnsi="Aptos" w:cs="Aptos"/>
                      <w:b/>
                      <w:bCs/>
                      <w:kern w:val="0"/>
                      <w14:ligatures w14:val="none"/>
                    </w:rPr>
                    <w:t xml:space="preserve"> 1L fit and unfit AML</w:t>
                  </w:r>
                  <w:r w:rsidR="00C97ADA" w:rsidDel="00597D7F">
                    <w:rPr>
                      <w:rFonts w:ascii="Aptos" w:eastAsia="Times New Roman" w:hAnsi="Aptos" w:cs="Aptos"/>
                      <w:kern w:val="0"/>
                      <w14:ligatures w14:val="none"/>
                    </w:rPr>
                    <w:t xml:space="preserve"> </w:t>
                  </w:r>
                </w:p>
                <w:p w14:paraId="4A895E6B" w14:textId="1EC5FF79" w:rsidR="009F46B0" w:rsidRPr="00D07151" w:rsidRDefault="00007166" w:rsidP="00F937CF">
                  <w:pPr>
                    <w:keepNext/>
                    <w:spacing w:before="160" w:after="0" w:line="240" w:lineRule="auto"/>
                    <w:rPr>
                      <w:rFonts w:ascii="Aptos" w:eastAsia="Times New Roman" w:hAnsi="Aptos" w:cs="Aptos"/>
                      <w:bCs/>
                      <w:i/>
                      <w:iCs/>
                      <w:color w:val="00B0F0"/>
                      <w:kern w:val="0"/>
                      <w14:ligatures w14:val="none"/>
                    </w:rPr>
                  </w:pPr>
                  <w:r w:rsidRPr="00007166">
                    <w:rPr>
                      <w:rFonts w:ascii="Aptos" w:eastAsia="Aptos" w:hAnsi="Aptos" w:cs="Aptos"/>
                      <w:b/>
                      <w:bCs/>
                      <w:color w:val="071D49"/>
                      <w:kern w:val="0"/>
                      <w:sz w:val="28"/>
                      <w:szCs w:val="28"/>
                      <w14:ligatures w14:val="none"/>
                    </w:rPr>
                    <w:lastRenderedPageBreak/>
                    <w:t>Why it matters:</w:t>
                  </w:r>
                  <w:r w:rsidR="00297157">
                    <w:rPr>
                      <w:rFonts w:ascii="Aptos" w:eastAsia="Aptos" w:hAnsi="Aptos" w:cs="Aptos"/>
                      <w:b/>
                      <w:bCs/>
                      <w:color w:val="071D49"/>
                      <w:kern w:val="0"/>
                      <w:sz w:val="28"/>
                      <w:szCs w:val="28"/>
                      <w14:ligatures w14:val="none"/>
                    </w:rPr>
                    <w:t xml:space="preserve"> </w:t>
                  </w:r>
                  <w:r w:rsidR="00297157" w:rsidRPr="00297157">
                    <w:rPr>
                      <w:rFonts w:ascii="Aptos" w:eastAsia="Aptos" w:hAnsi="Aptos" w:cs="Aptos"/>
                      <w:i/>
                      <w:iCs/>
                      <w:color w:val="0070C0"/>
                      <w:kern w:val="0"/>
                      <w:sz w:val="28"/>
                      <w:szCs w:val="28"/>
                      <w14:ligatures w14:val="none"/>
                    </w:rPr>
                    <w:t>(CI comments in blue)</w:t>
                  </w:r>
                </w:p>
                <w:p w14:paraId="40082B5C" w14:textId="77777777" w:rsidR="00395357" w:rsidRPr="005268F1" w:rsidRDefault="00395357" w:rsidP="00395357">
                  <w:pPr>
                    <w:pStyle w:val="ListParagraph"/>
                    <w:keepNext/>
                    <w:numPr>
                      <w:ilvl w:val="0"/>
                      <w:numId w:val="7"/>
                    </w:numPr>
                    <w:spacing w:after="0" w:line="240" w:lineRule="auto"/>
                    <w:rPr>
                      <w:rFonts w:eastAsia="Aptos Display" w:cs="Aptos Display"/>
                      <w:b/>
                      <w:bCs/>
                      <w:i/>
                      <w:iCs/>
                      <w:color w:val="0070C0"/>
                    </w:rPr>
                  </w:pPr>
                  <w:r w:rsidRPr="005268F1">
                    <w:rPr>
                      <w:rFonts w:eastAsia="Aptos Display" w:cs="Aptos Display"/>
                      <w:b/>
                      <w:bCs/>
                      <w:i/>
                      <w:iCs/>
                      <w:color w:val="0070C0"/>
                    </w:rPr>
                    <w:t>Pivot to Registrational Intent in R/R AML</w:t>
                  </w:r>
                </w:p>
                <w:p w14:paraId="14744A35" w14:textId="0E76E8C8" w:rsidR="00395357" w:rsidRDefault="00395357" w:rsidP="00395357">
                  <w:pPr>
                    <w:pStyle w:val="ListParagraph"/>
                    <w:keepNext/>
                    <w:numPr>
                      <w:ilvl w:val="1"/>
                      <w:numId w:val="7"/>
                    </w:numPr>
                    <w:spacing w:after="0" w:line="240" w:lineRule="auto"/>
                    <w:rPr>
                      <w:rFonts w:eastAsia="Aptos Display" w:cs="Aptos Display"/>
                      <w:i/>
                      <w:iCs/>
                      <w:color w:val="0070C0"/>
                    </w:rPr>
                  </w:pPr>
                  <w:r w:rsidRPr="00395357">
                    <w:rPr>
                      <w:rFonts w:eastAsia="Aptos Display" w:cs="Aptos Display"/>
                      <w:i/>
                      <w:iCs/>
                      <w:color w:val="0070C0"/>
                    </w:rPr>
                    <w:t xml:space="preserve">The trial has evolved from </w:t>
                  </w:r>
                  <w:r w:rsidRPr="000955E6">
                    <w:rPr>
                      <w:rFonts w:eastAsia="Aptos Display" w:cs="Aptos Display"/>
                      <w:i/>
                      <w:iCs/>
                      <w:color w:val="0070C0"/>
                    </w:rPr>
                    <w:t>dose-escalation</w:t>
                  </w:r>
                  <w:r w:rsidR="000955E6" w:rsidRPr="000955E6">
                    <w:rPr>
                      <w:rFonts w:eastAsia="Aptos Display" w:cs="Aptos Display"/>
                      <w:i/>
                      <w:iCs/>
                      <w:color w:val="0070C0"/>
                    </w:rPr>
                    <w:t>/expansion</w:t>
                  </w:r>
                  <w:r w:rsidR="000955E6">
                    <w:rPr>
                      <w:rFonts w:eastAsia="Aptos Display" w:cs="Aptos Display"/>
                      <w:i/>
                      <w:iCs/>
                      <w:color w:val="0070C0"/>
                    </w:rPr>
                    <w:t xml:space="preserve"> AML study</w:t>
                  </w:r>
                  <w:r w:rsidRPr="00395357">
                    <w:rPr>
                      <w:rFonts w:eastAsia="Aptos Display" w:cs="Aptos Display"/>
                      <w:i/>
                      <w:iCs/>
                      <w:color w:val="0070C0"/>
                    </w:rPr>
                    <w:t xml:space="preserve"> to biomarker-enriched expansion (NPM1m/KMT2Ar), </w:t>
                  </w:r>
                  <w:r w:rsidRPr="005268F1">
                    <w:rPr>
                      <w:rFonts w:eastAsia="Aptos Display" w:cs="Aptos Display"/>
                      <w:b/>
                      <w:bCs/>
                      <w:i/>
                      <w:iCs/>
                      <w:color w:val="0070C0"/>
                    </w:rPr>
                    <w:t xml:space="preserve">with Ph 2 cohorts designed to support a </w:t>
                  </w:r>
                  <w:commentRangeStart w:id="3"/>
                  <w:r w:rsidRPr="005268F1">
                    <w:rPr>
                      <w:rFonts w:eastAsia="Aptos Display" w:cs="Aptos Display"/>
                      <w:b/>
                      <w:bCs/>
                      <w:i/>
                      <w:iCs/>
                      <w:color w:val="0070C0"/>
                    </w:rPr>
                    <w:t>potential accelerated approval in R/R AML</w:t>
                  </w:r>
                  <w:r w:rsidRPr="00395357">
                    <w:rPr>
                      <w:rFonts w:eastAsia="Aptos Display" w:cs="Aptos Display"/>
                      <w:i/>
                      <w:iCs/>
                      <w:color w:val="0070C0"/>
                    </w:rPr>
                    <w:t xml:space="preserve"> (similar to in-class competition) </w:t>
                  </w:r>
                </w:p>
                <w:p w14:paraId="4C4F884D" w14:textId="05BBCD5A" w:rsidR="00395357" w:rsidRPr="005268F1" w:rsidRDefault="00395357" w:rsidP="00395357">
                  <w:pPr>
                    <w:pStyle w:val="ListParagraph"/>
                    <w:keepNext/>
                    <w:numPr>
                      <w:ilvl w:val="1"/>
                      <w:numId w:val="7"/>
                    </w:numPr>
                    <w:spacing w:after="0" w:line="240" w:lineRule="auto"/>
                    <w:rPr>
                      <w:rFonts w:eastAsia="Aptos Display" w:cs="Aptos Display"/>
                    </w:rPr>
                  </w:pPr>
                  <w:r w:rsidRPr="005268F1">
                    <w:rPr>
                      <w:rFonts w:eastAsia="Aptos Display" w:cs="Aptos Display"/>
                    </w:rPr>
                    <w:t xml:space="preserve">Of note, partnership with Foundation Medicine to </w:t>
                  </w:r>
                  <w:hyperlink r:id="rId17" w:history="1">
                    <w:r w:rsidRPr="005268F1">
                      <w:rPr>
                        <w:rStyle w:val="Hyperlink"/>
                        <w:rFonts w:eastAsia="Aptos Display" w:cs="Aptos Display"/>
                      </w:rPr>
                      <w:t>develop</w:t>
                    </w:r>
                  </w:hyperlink>
                  <w:r w:rsidRPr="005268F1">
                    <w:rPr>
                      <w:rFonts w:eastAsia="Aptos Display" w:cs="Aptos Display"/>
                    </w:rPr>
                    <w:t xml:space="preserve"> FoundationOne Heme as a companion diagnostic supports biomarker-led regulatory strategy</w:t>
                  </w:r>
                  <w:commentRangeEnd w:id="3"/>
                  <w:r w:rsidR="00810B53" w:rsidRPr="005268F1">
                    <w:rPr>
                      <w:rStyle w:val="CommentReference"/>
                      <w:rFonts w:eastAsia="Aptos Display" w:cs="Aptos Display"/>
                      <w:sz w:val="24"/>
                      <w:szCs w:val="24"/>
                    </w:rPr>
                    <w:commentReference w:id="3"/>
                  </w:r>
                </w:p>
                <w:p w14:paraId="0F004CED" w14:textId="0623CF77" w:rsidR="000955E6" w:rsidRPr="005268F1" w:rsidRDefault="000955E6" w:rsidP="000955E6">
                  <w:pPr>
                    <w:pStyle w:val="ListParagraph"/>
                    <w:keepNext/>
                    <w:numPr>
                      <w:ilvl w:val="1"/>
                      <w:numId w:val="7"/>
                    </w:numPr>
                    <w:spacing w:after="0" w:line="240" w:lineRule="auto"/>
                    <w:rPr>
                      <w:rFonts w:eastAsia="Aptos Display" w:cs="Aptos Display"/>
                      <w:i/>
                      <w:iCs/>
                      <w:color w:val="0070C0"/>
                    </w:rPr>
                  </w:pPr>
                  <w:r w:rsidRPr="00E04B57">
                    <w:rPr>
                      <w:rFonts w:eastAsia="Aptos Display" w:cs="Aptos Display"/>
                      <w:i/>
                      <w:iCs/>
                      <w:color w:val="0070C0"/>
                    </w:rPr>
                    <w:t>CI assumes US</w:t>
                  </w:r>
                  <w:r w:rsidR="001D0DEE" w:rsidRPr="005268F1">
                    <w:rPr>
                      <w:rFonts w:eastAsia="Aptos Display" w:cs="Aptos Display"/>
                      <w:i/>
                      <w:iCs/>
                      <w:color w:val="0070C0"/>
                    </w:rPr>
                    <w:t xml:space="preserve"> approval in 1Q 2028</w:t>
                  </w:r>
                  <w:r w:rsidR="00A91C2F">
                    <w:rPr>
                      <w:rFonts w:eastAsia="Aptos Display" w:cs="Aptos Display"/>
                      <w:i/>
                      <w:iCs/>
                      <w:color w:val="0070C0"/>
                    </w:rPr>
                    <w:t xml:space="preserve">, </w:t>
                  </w:r>
                  <w:r w:rsidR="008178AD">
                    <w:rPr>
                      <w:rFonts w:eastAsia="Aptos Display" w:cs="Aptos Display"/>
                      <w:i/>
                      <w:iCs/>
                      <w:color w:val="0070C0"/>
                    </w:rPr>
                    <w:t xml:space="preserve">Sumitomo highlighted </w:t>
                  </w:r>
                  <w:r w:rsidR="00A91C2F">
                    <w:rPr>
                      <w:rFonts w:eastAsia="Aptos Display" w:cs="Aptos Display"/>
                      <w:i/>
                      <w:iCs/>
                      <w:color w:val="0070C0"/>
                    </w:rPr>
                    <w:t>launch in R/R AML expected in FY 2027 (</w:t>
                  </w:r>
                  <w:r w:rsidR="00185435">
                    <w:rPr>
                      <w:rFonts w:eastAsia="Aptos Display" w:cs="Aptos Display"/>
                      <w:i/>
                      <w:iCs/>
                      <w:color w:val="0070C0"/>
                    </w:rPr>
                    <w:t>April 2027-March 2028)</w:t>
                  </w:r>
                </w:p>
                <w:p w14:paraId="1FF995BA" w14:textId="26DAAE72" w:rsidR="00000CEB" w:rsidRPr="00E04B57" w:rsidRDefault="002B2CFE" w:rsidP="002B7F4A">
                  <w:pPr>
                    <w:pStyle w:val="ListParagraph"/>
                    <w:keepNext/>
                    <w:numPr>
                      <w:ilvl w:val="2"/>
                      <w:numId w:val="7"/>
                    </w:numPr>
                    <w:spacing w:after="0" w:line="240" w:lineRule="auto"/>
                    <w:rPr>
                      <w:rFonts w:eastAsia="Aptos Display" w:cs="Aptos Display"/>
                      <w:i/>
                      <w:iCs/>
                      <w:color w:val="0070C0"/>
                    </w:rPr>
                  </w:pPr>
                  <w:r>
                    <w:rPr>
                      <w:rFonts w:eastAsia="Aptos Display" w:cs="Aptos Display"/>
                      <w:i/>
                      <w:iCs/>
                      <w:color w:val="0070C0"/>
                    </w:rPr>
                    <w:t>Assuming regulatory submission in 3Q 2027</w:t>
                  </w:r>
                  <w:r w:rsidR="00A91C2F">
                    <w:rPr>
                      <w:rFonts w:eastAsia="Aptos Display" w:cs="Aptos Display"/>
                      <w:i/>
                      <w:iCs/>
                      <w:color w:val="0070C0"/>
                    </w:rPr>
                    <w:t xml:space="preserve"> (PCD June 2027), approval is expected by 1Q 2028</w:t>
                  </w:r>
                  <w:del w:id="4" w:author="Bajwa, Harjit" w:date="2026-03-26T16:44:00Z" w16du:dateUtc="2026-03-26T21:44:00Z">
                    <w:r w:rsidR="00A91C2F" w:rsidDel="00882D15">
                      <w:rPr>
                        <w:rFonts w:eastAsia="Aptos Display" w:cs="Aptos Display"/>
                        <w:i/>
                        <w:iCs/>
                        <w:color w:val="0070C0"/>
                      </w:rPr>
                      <w:delText>. S</w:delText>
                    </w:r>
                  </w:del>
                </w:p>
                <w:p w14:paraId="72D9502C" w14:textId="77777777" w:rsidR="00A238D2" w:rsidRPr="005268F1" w:rsidRDefault="00A238D2" w:rsidP="00A238D2">
                  <w:pPr>
                    <w:pStyle w:val="ListParagraph"/>
                    <w:keepNext/>
                    <w:numPr>
                      <w:ilvl w:val="0"/>
                      <w:numId w:val="7"/>
                    </w:numPr>
                    <w:spacing w:after="0" w:line="240" w:lineRule="auto"/>
                    <w:rPr>
                      <w:rFonts w:eastAsia="Aptos Display" w:cs="Aptos Display"/>
                      <w:b/>
                      <w:bCs/>
                      <w:i/>
                      <w:iCs/>
                      <w:color w:val="0070C0"/>
                    </w:rPr>
                  </w:pPr>
                  <w:r w:rsidRPr="005268F1">
                    <w:rPr>
                      <w:rFonts w:eastAsia="Aptos Display" w:cs="Aptos Display"/>
                      <w:b/>
                      <w:bCs/>
                      <w:i/>
                      <w:iCs/>
                      <w:color w:val="0070C0"/>
                    </w:rPr>
                    <w:t>Encouraging Early Signal Supports 1L Combination Expansion</w:t>
                  </w:r>
                </w:p>
                <w:p w14:paraId="07F79E25" w14:textId="40D606BE" w:rsidR="00395357" w:rsidRPr="005268F1" w:rsidRDefault="00A238D2" w:rsidP="005268F1">
                  <w:pPr>
                    <w:pStyle w:val="ListParagraph"/>
                    <w:keepNext/>
                    <w:numPr>
                      <w:ilvl w:val="1"/>
                      <w:numId w:val="7"/>
                    </w:numPr>
                    <w:spacing w:after="0" w:line="240" w:lineRule="auto"/>
                    <w:rPr>
                      <w:rFonts w:eastAsia="Aptos Display" w:cs="Aptos Display"/>
                      <w:b/>
                      <w:bCs/>
                      <w:i/>
                      <w:iCs/>
                      <w:color w:val="0070C0"/>
                    </w:rPr>
                  </w:pPr>
                  <w:r w:rsidRPr="00A238D2">
                    <w:rPr>
                      <w:rFonts w:eastAsia="Aptos Display" w:cs="Aptos Display"/>
                      <w:i/>
                      <w:iCs/>
                      <w:color w:val="0070C0"/>
                    </w:rPr>
                    <w:t xml:space="preserve">Trial </w:t>
                  </w:r>
                  <w:r>
                    <w:rPr>
                      <w:rFonts w:eastAsia="Aptos Display" w:cs="Aptos Display"/>
                      <w:i/>
                      <w:iCs/>
                      <w:color w:val="0070C0"/>
                    </w:rPr>
                    <w:t>update</w:t>
                  </w:r>
                  <w:r w:rsidRPr="00A238D2">
                    <w:rPr>
                      <w:rFonts w:eastAsia="Aptos Display" w:cs="Aptos Display"/>
                      <w:i/>
                      <w:iCs/>
                      <w:color w:val="0070C0"/>
                    </w:rPr>
                    <w:t xml:space="preserve"> to include combination cohorts alongside monotherapy reflects a parallel development strategy, </w:t>
                  </w:r>
                  <w:r w:rsidRPr="005268F1">
                    <w:rPr>
                      <w:rFonts w:eastAsia="Aptos Display" w:cs="Aptos Display"/>
                      <w:b/>
                      <w:bCs/>
                      <w:i/>
                      <w:iCs/>
                      <w:color w:val="0070C0"/>
                    </w:rPr>
                    <w:t>accelerating potential expansion into frontline settings rather than a sequential path</w:t>
                  </w:r>
                </w:p>
                <w:p w14:paraId="698F0A3C" w14:textId="56013914" w:rsidR="00422D6D" w:rsidRDefault="003D2E45" w:rsidP="00247A8A">
                  <w:pPr>
                    <w:pStyle w:val="ListParagraph"/>
                    <w:keepNext/>
                    <w:numPr>
                      <w:ilvl w:val="1"/>
                      <w:numId w:val="7"/>
                    </w:numPr>
                    <w:spacing w:after="0" w:line="240" w:lineRule="auto"/>
                    <w:rPr>
                      <w:rFonts w:eastAsia="Aptos Display" w:cs="Aptos Display"/>
                      <w:i/>
                      <w:iCs/>
                      <w:color w:val="0070C0"/>
                    </w:rPr>
                  </w:pPr>
                  <w:r w:rsidRPr="005268F1">
                    <w:rPr>
                      <w:rFonts w:eastAsia="Aptos Display" w:cs="Aptos Display"/>
                      <w:i/>
                      <w:iCs/>
                      <w:color w:val="0070C0"/>
                    </w:rPr>
                    <w:t xml:space="preserve">This update </w:t>
                  </w:r>
                  <w:r w:rsidR="005A0C42">
                    <w:rPr>
                      <w:rFonts w:eastAsia="Aptos Display" w:cs="Aptos Display"/>
                      <w:i/>
                      <w:iCs/>
                      <w:color w:val="0070C0"/>
                    </w:rPr>
                    <w:t xml:space="preserve">is in line with CI </w:t>
                  </w:r>
                  <w:r w:rsidR="00443420">
                    <w:rPr>
                      <w:rFonts w:eastAsia="Aptos Display" w:cs="Aptos Display"/>
                      <w:i/>
                      <w:iCs/>
                      <w:color w:val="0070C0"/>
                    </w:rPr>
                    <w:t xml:space="preserve">intel </w:t>
                  </w:r>
                  <w:r w:rsidR="00AB7076">
                    <w:rPr>
                      <w:rFonts w:eastAsia="Aptos Display" w:cs="Aptos Display"/>
                      <w:i/>
                      <w:iCs/>
                      <w:color w:val="0070C0"/>
                    </w:rPr>
                    <w:t>gathered</w:t>
                  </w:r>
                  <w:r w:rsidR="005A0C42">
                    <w:rPr>
                      <w:rFonts w:eastAsia="Aptos Display" w:cs="Aptos Display"/>
                      <w:i/>
                      <w:iCs/>
                      <w:color w:val="0070C0"/>
                    </w:rPr>
                    <w:t xml:space="preserve"> as ASH 2025</w:t>
                  </w:r>
                  <w:r w:rsidR="00131405">
                    <w:rPr>
                      <w:rFonts w:eastAsia="Aptos Display" w:cs="Aptos Display"/>
                      <w:i/>
                      <w:iCs/>
                      <w:color w:val="0070C0"/>
                    </w:rPr>
                    <w:t xml:space="preserve"> where i</w:t>
                  </w:r>
                  <w:r w:rsidR="00201417">
                    <w:rPr>
                      <w:rFonts w:eastAsia="Aptos Display" w:cs="Aptos Display"/>
                      <w:i/>
                      <w:iCs/>
                      <w:color w:val="0070C0"/>
                    </w:rPr>
                    <w:t>t</w:t>
                  </w:r>
                  <w:r w:rsidR="00131405">
                    <w:rPr>
                      <w:rFonts w:eastAsia="Aptos Display" w:cs="Aptos Display"/>
                      <w:i/>
                      <w:iCs/>
                      <w:color w:val="0070C0"/>
                    </w:rPr>
                    <w:t xml:space="preserve"> was suggested that enzomenib triplet is now opening its 1L cohort, with the clinicaltrials.gov update </w:t>
                  </w:r>
                  <w:r w:rsidR="00443420">
                    <w:rPr>
                      <w:rFonts w:eastAsia="Aptos Display" w:cs="Aptos Display"/>
                      <w:i/>
                      <w:iCs/>
                      <w:color w:val="0070C0"/>
                    </w:rPr>
                    <w:t xml:space="preserve">now </w:t>
                  </w:r>
                  <w:r w:rsidR="00131405">
                    <w:rPr>
                      <w:rFonts w:eastAsia="Aptos Display" w:cs="Aptos Display"/>
                      <w:i/>
                      <w:iCs/>
                      <w:color w:val="0070C0"/>
                    </w:rPr>
                    <w:t>reflecting this</w:t>
                  </w:r>
                </w:p>
                <w:p w14:paraId="76D3B23D" w14:textId="7C30CE52" w:rsidR="00DB5EF0" w:rsidRPr="005268F1" w:rsidRDefault="00DB5EF0" w:rsidP="00DB5EF0">
                  <w:pPr>
                    <w:pStyle w:val="ListParagraph"/>
                    <w:keepNext/>
                    <w:numPr>
                      <w:ilvl w:val="2"/>
                      <w:numId w:val="7"/>
                    </w:numPr>
                    <w:spacing w:after="0" w:line="240" w:lineRule="auto"/>
                    <w:rPr>
                      <w:rFonts w:eastAsia="Aptos Display" w:cs="Aptos Display"/>
                      <w:i/>
                      <w:iCs/>
                      <w:color w:val="0070C0"/>
                      <w:lang w:val="en-GB"/>
                    </w:rPr>
                  </w:pPr>
                  <w:r w:rsidRPr="005268F1">
                    <w:rPr>
                      <w:rFonts w:eastAsia="Aptos Display" w:cs="Aptos Display"/>
                      <w:i/>
                      <w:iCs/>
                      <w:color w:val="0070C0"/>
                    </w:rPr>
                    <w:t>“</w:t>
                  </w:r>
                  <w:r w:rsidRPr="005268F1">
                    <w:rPr>
                      <w:rFonts w:eastAsia="Aptos Display" w:cs="Aptos Display"/>
                      <w:b/>
                      <w:bCs/>
                      <w:i/>
                      <w:iCs/>
                      <w:color w:val="0070C0"/>
                    </w:rPr>
                    <w:t>The frontline arm of the study just started; we didn’t even start enrollment</w:t>
                  </w:r>
                  <w:r w:rsidRPr="005268F1">
                    <w:rPr>
                      <w:rFonts w:eastAsia="Aptos Display" w:cs="Aptos Display"/>
                      <w:i/>
                      <w:iCs/>
                      <w:color w:val="0070C0"/>
                    </w:rPr>
                    <w:t xml:space="preserve">. […] Yes, it is </w:t>
                  </w:r>
                  <w:r w:rsidRPr="005268F1">
                    <w:rPr>
                      <w:rFonts w:eastAsia="Aptos Display" w:cs="Aptos Display"/>
                      <w:b/>
                      <w:bCs/>
                      <w:i/>
                      <w:iCs/>
                      <w:color w:val="0070C0"/>
                    </w:rPr>
                    <w:t xml:space="preserve">the same study but with the addition of this new cohort in frontline. </w:t>
                  </w:r>
                  <w:r w:rsidRPr="005268F1">
                    <w:rPr>
                      <w:rFonts w:eastAsia="Aptos Display" w:cs="Aptos Display"/>
                      <w:i/>
                      <w:iCs/>
                      <w:color w:val="0070C0"/>
                    </w:rPr>
                    <w:t xml:space="preserve">[…] </w:t>
                  </w:r>
                  <w:r w:rsidRPr="005268F1">
                    <w:rPr>
                      <w:rFonts w:eastAsia="Aptos Display" w:cs="Aptos Display"/>
                      <w:b/>
                      <w:bCs/>
                      <w:i/>
                      <w:iCs/>
                      <w:color w:val="0070C0"/>
                    </w:rPr>
                    <w:t xml:space="preserve">It should open in like January, </w:t>
                  </w:r>
                  <w:r w:rsidRPr="005268F1">
                    <w:rPr>
                      <w:rFonts w:eastAsia="Aptos Display" w:cs="Aptos Display"/>
                      <w:i/>
                      <w:iCs/>
                      <w:color w:val="0070C0"/>
                    </w:rPr>
                    <w:t xml:space="preserve">we just finalized the amendment. […] It is correct, we don’t have other data in 1L setting, this is going to be the first. </w:t>
                  </w:r>
                  <w:r w:rsidRPr="005268F1">
                    <w:rPr>
                      <w:rFonts w:eastAsia="Aptos Display" w:cs="Aptos Display"/>
                      <w:b/>
                      <w:bCs/>
                      <w:i/>
                      <w:iCs/>
                      <w:color w:val="0070C0"/>
                    </w:rPr>
                    <w:t xml:space="preserve">I am not biased because we enrolled patients for all the menins at MD Anderson, but I actually think enzo is the best, no DS or QTcP. </w:t>
                  </w:r>
                  <w:r w:rsidRPr="005268F1">
                    <w:rPr>
                      <w:rFonts w:eastAsia="Aptos Display" w:cs="Aptos Display"/>
                      <w:i/>
                      <w:iCs/>
                      <w:color w:val="0070C0"/>
                    </w:rPr>
                    <w:t xml:space="preserve">[…] Given the good safety profile, the short PK, the limited to no interaction with azole, the efficacy, </w:t>
                  </w:r>
                  <w:r w:rsidRPr="005268F1">
                    <w:rPr>
                      <w:rFonts w:eastAsia="Aptos Display" w:cs="Aptos Display"/>
                      <w:b/>
                      <w:bCs/>
                      <w:i/>
                      <w:iCs/>
                      <w:color w:val="0070C0"/>
                    </w:rPr>
                    <w:t>I would be surprised if it does not show the best activity in frontline as well</w:t>
                  </w:r>
                  <w:r w:rsidRPr="005268F1">
                    <w:rPr>
                      <w:rFonts w:eastAsia="Aptos Display" w:cs="Aptos Display"/>
                      <w:i/>
                      <w:iCs/>
                      <w:color w:val="0070C0"/>
                    </w:rPr>
                    <w:t xml:space="preserve">.” </w:t>
                  </w:r>
                  <w:r w:rsidRPr="005268F1">
                    <w:rPr>
                      <w:rFonts w:eastAsia="Aptos Display" w:cs="Aptos Display"/>
                      <w:b/>
                      <w:bCs/>
                      <w:i/>
                      <w:iCs/>
                      <w:color w:val="0070C0"/>
                    </w:rPr>
                    <w:t>– KOL, US</w:t>
                  </w:r>
                </w:p>
                <w:p w14:paraId="4D0E1669" w14:textId="6583DA3E" w:rsidR="00D4129B" w:rsidRPr="005268F1" w:rsidRDefault="00D4129B" w:rsidP="005268F1">
                  <w:pPr>
                    <w:pStyle w:val="ListParagraph"/>
                    <w:keepNext/>
                    <w:spacing w:after="0" w:line="240" w:lineRule="auto"/>
                    <w:ind w:left="2160"/>
                    <w:rPr>
                      <w:rFonts w:eastAsia="Aptos Display" w:cs="Aptos Display"/>
                      <w:i/>
                      <w:iCs/>
                      <w:color w:val="0070C0"/>
                      <w:highlight w:val="yellow"/>
                    </w:rPr>
                  </w:pPr>
                </w:p>
                <w:p w14:paraId="062BF4EE" w14:textId="20DCA7FE" w:rsidR="00F228A9" w:rsidRPr="005268F1" w:rsidRDefault="00F228A9" w:rsidP="005268F1">
                  <w:pPr>
                    <w:pStyle w:val="ListParagraph"/>
                    <w:keepNext/>
                    <w:numPr>
                      <w:ilvl w:val="1"/>
                      <w:numId w:val="7"/>
                    </w:numPr>
                    <w:spacing w:after="0" w:line="240" w:lineRule="auto"/>
                    <w:rPr>
                      <w:rFonts w:eastAsia="Aptos Display" w:cs="Aptos Display"/>
                      <w:b/>
                      <w:bCs/>
                      <w:i/>
                      <w:iCs/>
                      <w:color w:val="0070C0"/>
                    </w:rPr>
                  </w:pPr>
                  <w:commentRangeStart w:id="5"/>
                  <w:commentRangeStart w:id="6"/>
                  <w:r w:rsidRPr="005268F1">
                    <w:rPr>
                      <w:rFonts w:eastAsia="Aptos Display" w:cs="Aptos Display"/>
                      <w:b/>
                      <w:bCs/>
                      <w:i/>
                      <w:iCs/>
                      <w:color w:val="0070C0"/>
                    </w:rPr>
                    <w:t>Approval in 1L unfit AML expected in…</w:t>
                  </w:r>
                  <w:commentRangeEnd w:id="6"/>
                  <w:r w:rsidR="00810B53" w:rsidRPr="005268F1">
                    <w:rPr>
                      <w:rStyle w:val="CommentReference"/>
                      <w:rFonts w:eastAsia="Aptos Display" w:cs="Aptos Display"/>
                      <w:b/>
                      <w:bCs/>
                      <w:i/>
                      <w:iCs/>
                      <w:color w:val="0070C0"/>
                      <w:sz w:val="24"/>
                      <w:szCs w:val="24"/>
                    </w:rPr>
                    <w:commentReference w:id="6"/>
                  </w:r>
                </w:p>
                <w:p w14:paraId="01EFC44F" w14:textId="7B77DEDC" w:rsidR="009F3F2F" w:rsidRPr="005268F1" w:rsidRDefault="009F3F2F" w:rsidP="00F228A9">
                  <w:pPr>
                    <w:pStyle w:val="ListParagraph"/>
                    <w:keepNext/>
                    <w:numPr>
                      <w:ilvl w:val="2"/>
                      <w:numId w:val="7"/>
                    </w:numPr>
                    <w:spacing w:after="0" w:line="240" w:lineRule="auto"/>
                    <w:rPr>
                      <w:rFonts w:eastAsia="Aptos Display" w:cs="Aptos Display"/>
                      <w:i/>
                      <w:iCs/>
                      <w:color w:val="0070C0"/>
                    </w:rPr>
                  </w:pPr>
                  <w:r w:rsidRPr="00F25471">
                    <w:rPr>
                      <w:rFonts w:eastAsia="Aptos Display" w:cs="Aptos Display"/>
                      <w:i/>
                      <w:iCs/>
                      <w:color w:val="0070C0"/>
                    </w:rPr>
                    <w:t>Based on CI intel, the first data from 1L c</w:t>
                  </w:r>
                  <w:r w:rsidR="00443420" w:rsidRPr="00F25471">
                    <w:rPr>
                      <w:rFonts w:eastAsia="Aptos Display" w:cs="Aptos Display"/>
                      <w:i/>
                      <w:iCs/>
                      <w:color w:val="0070C0"/>
                    </w:rPr>
                    <w:t>ohorts</w:t>
                  </w:r>
                  <w:r w:rsidRPr="00F25471">
                    <w:rPr>
                      <w:rFonts w:eastAsia="Aptos Display" w:cs="Aptos Display"/>
                      <w:i/>
                      <w:iCs/>
                      <w:color w:val="0070C0"/>
                    </w:rPr>
                    <w:t xml:space="preserve"> is expected at ASH 2026</w:t>
                  </w:r>
                </w:p>
                <w:p w14:paraId="03D2C039" w14:textId="3AFD1B5D" w:rsidR="00F25471" w:rsidRPr="005268F1" w:rsidRDefault="00F25471" w:rsidP="00F25471">
                  <w:pPr>
                    <w:pStyle w:val="ListParagraph"/>
                    <w:keepNext/>
                    <w:numPr>
                      <w:ilvl w:val="3"/>
                      <w:numId w:val="7"/>
                    </w:numPr>
                    <w:spacing w:after="0" w:line="240" w:lineRule="auto"/>
                    <w:rPr>
                      <w:rFonts w:eastAsia="Aptos Display" w:cs="Aptos Display"/>
                      <w:i/>
                      <w:iCs/>
                      <w:color w:val="0070C0"/>
                      <w:lang w:val="en-GB"/>
                    </w:rPr>
                  </w:pPr>
                  <w:r w:rsidRPr="005268F1">
                    <w:rPr>
                      <w:rFonts w:eastAsia="Aptos Display" w:cs="Aptos Display"/>
                      <w:i/>
                      <w:iCs/>
                      <w:color w:val="0070C0"/>
                    </w:rPr>
                    <w:t>“</w:t>
                  </w:r>
                  <w:r w:rsidRPr="005268F1">
                    <w:rPr>
                      <w:rFonts w:eastAsia="Aptos Display" w:cs="Aptos Display"/>
                      <w:b/>
                      <w:bCs/>
                      <w:i/>
                      <w:iCs/>
                      <w:color w:val="0070C0"/>
                    </w:rPr>
                    <w:t xml:space="preserve">I hope first data [referring to the triplet in 1L unfit AML] will be at ASH next year [2026]. </w:t>
                  </w:r>
                  <w:r w:rsidRPr="005268F1">
                    <w:rPr>
                      <w:rFonts w:eastAsia="Aptos Display" w:cs="Aptos Display"/>
                      <w:i/>
                      <w:iCs/>
                      <w:color w:val="0070C0"/>
                    </w:rPr>
                    <w:t xml:space="preserve">We hope to have at least kind of a pilot and then the phase three's and all are already being discussed, so we’ll see” </w:t>
                  </w:r>
                  <w:r w:rsidRPr="005268F1">
                    <w:rPr>
                      <w:rFonts w:eastAsia="Aptos Display" w:cs="Aptos Display"/>
                      <w:b/>
                      <w:bCs/>
                      <w:i/>
                      <w:iCs/>
                      <w:color w:val="0070C0"/>
                    </w:rPr>
                    <w:t>– KOL, US</w:t>
                  </w:r>
                </w:p>
                <w:p w14:paraId="2A1F367C" w14:textId="47250753" w:rsidR="00A15F61" w:rsidRPr="00F25471" w:rsidRDefault="00A15F61" w:rsidP="005268F1">
                  <w:pPr>
                    <w:pStyle w:val="ListParagraph"/>
                    <w:keepNext/>
                    <w:spacing w:after="0" w:line="240" w:lineRule="auto"/>
                    <w:ind w:left="2880"/>
                    <w:rPr>
                      <w:rFonts w:eastAsia="Aptos Display" w:cs="Aptos Display"/>
                      <w:i/>
                      <w:iCs/>
                      <w:color w:val="0070C0"/>
                    </w:rPr>
                  </w:pPr>
                </w:p>
                <w:p w14:paraId="383F2455" w14:textId="40ADA70A" w:rsidR="007877E2" w:rsidRPr="00F25471" w:rsidRDefault="007877E2" w:rsidP="005268F1">
                  <w:pPr>
                    <w:pStyle w:val="ListParagraph"/>
                    <w:keepNext/>
                    <w:numPr>
                      <w:ilvl w:val="2"/>
                      <w:numId w:val="7"/>
                    </w:numPr>
                    <w:spacing w:after="0" w:line="240" w:lineRule="auto"/>
                    <w:rPr>
                      <w:rFonts w:eastAsia="Aptos Display" w:cs="Aptos Display"/>
                      <w:i/>
                      <w:iCs/>
                      <w:color w:val="0070C0"/>
                    </w:rPr>
                  </w:pPr>
                  <w:r w:rsidRPr="00F25471">
                    <w:rPr>
                      <w:rFonts w:eastAsia="Aptos Display" w:cs="Aptos Display"/>
                      <w:i/>
                      <w:iCs/>
                      <w:color w:val="0070C0"/>
                    </w:rPr>
                    <w:t>Assuming the initiation of the planned Ph 3 study aggressively in 1Q 2027, it could lead to an aggressive submission in 2Q 2029</w:t>
                  </w:r>
                  <w:commentRangeEnd w:id="5"/>
                  <w:r w:rsidR="00781959" w:rsidRPr="00F25471">
                    <w:rPr>
                      <w:rStyle w:val="CommentReference"/>
                      <w:rFonts w:eastAsia="Aptos Display" w:cs="Aptos Display"/>
                      <w:i/>
                      <w:iCs/>
                      <w:color w:val="0070C0"/>
                      <w:sz w:val="24"/>
                      <w:szCs w:val="24"/>
                    </w:rPr>
                    <w:commentReference w:id="5"/>
                  </w:r>
                </w:p>
                <w:p w14:paraId="2F3BC043" w14:textId="22D0F4DA" w:rsidR="00007166" w:rsidRPr="007110F0" w:rsidRDefault="00007166" w:rsidP="007110F0">
                  <w:pPr>
                    <w:keepNext/>
                    <w:spacing w:after="0" w:line="240" w:lineRule="auto"/>
                    <w:rPr>
                      <w:rFonts w:ascii="Calibri" w:eastAsia="Aptos" w:hAnsi="Calibri" w:cs="Calibri"/>
                      <w:b/>
                      <w:bCs/>
                      <w:color w:val="071D49"/>
                      <w:kern w:val="0"/>
                      <w:sz w:val="28"/>
                      <w:szCs w:val="28"/>
                      <w14:ligatures w14:val="none"/>
                    </w:rPr>
                  </w:pPr>
                  <w:r w:rsidRPr="00007166">
                    <w:rPr>
                      <w:rFonts w:ascii="Aptos" w:eastAsia="Aptos" w:hAnsi="Aptos" w:cs="Aptos"/>
                      <w:b/>
                      <w:bCs/>
                      <w:color w:val="071D49"/>
                      <w:kern w:val="0"/>
                      <w:sz w:val="28"/>
                      <w:szCs w:val="28"/>
                      <w14:ligatures w14:val="none"/>
                    </w:rPr>
                    <w:t>Tell me more:</w:t>
                  </w:r>
                  <w:r w:rsidRPr="00007166">
                    <w:rPr>
                      <w:rFonts w:ascii="Calibri" w:eastAsia="Aptos" w:hAnsi="Calibri" w:cs="Calibri"/>
                      <w:b/>
                      <w:bCs/>
                      <w:color w:val="071D49"/>
                      <w:kern w:val="0"/>
                      <w:sz w:val="28"/>
                      <w:szCs w:val="28"/>
                      <w14:ligatures w14:val="none"/>
                    </w:rPr>
                    <w:t xml:space="preserve"> </w:t>
                  </w:r>
                </w:p>
                <w:p w14:paraId="5BE8FD81" w14:textId="569E38D4" w:rsidR="005936D5" w:rsidRDefault="00E866F6" w:rsidP="005268F1">
                  <w:pPr>
                    <w:pStyle w:val="ListParagraph"/>
                    <w:keepNext/>
                    <w:spacing w:before="240" w:after="120" w:line="240" w:lineRule="auto"/>
                    <w:ind w:left="0"/>
                    <w:contextualSpacing w:val="0"/>
                    <w:rPr>
                      <w:rFonts w:eastAsia="Aptos Display" w:cs="Aptos Display"/>
                    </w:rPr>
                  </w:pPr>
                  <w:r>
                    <w:rPr>
                      <w:rFonts w:eastAsia="Aptos Display" w:cs="Aptos Display"/>
                    </w:rPr>
                    <w:t>Key changes in the trial design</w:t>
                  </w:r>
                  <w:r w:rsidR="005936D5">
                    <w:rPr>
                      <w:rFonts w:eastAsia="Aptos Display" w:cs="Aptos Display"/>
                    </w:rPr>
                    <w:t>:</w:t>
                  </w:r>
                </w:p>
                <w:tbl>
                  <w:tblPr>
                    <w:tblW w:w="91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
                    <w:gridCol w:w="3074"/>
                    <w:gridCol w:w="16"/>
                    <w:gridCol w:w="5978"/>
                    <w:gridCol w:w="16"/>
                  </w:tblGrid>
                  <w:tr w:rsidR="00965037" w:rsidRPr="00BA4001" w14:paraId="122A89AB" w14:textId="77777777" w:rsidTr="7C9E0AF7">
                    <w:trPr>
                      <w:gridBefore w:val="1"/>
                      <w:wBefore w:w="16" w:type="dxa"/>
                      <w:trHeight w:val="495"/>
                    </w:trPr>
                    <w:tc>
                      <w:tcPr>
                        <w:tcW w:w="3095" w:type="dxa"/>
                        <w:gridSpan w:val="2"/>
                        <w:tcBorders>
                          <w:top w:val="single" w:sz="6" w:space="0" w:color="auto"/>
                          <w:left w:val="single" w:sz="6" w:space="0" w:color="auto"/>
                          <w:bottom w:val="single" w:sz="6" w:space="0" w:color="auto"/>
                          <w:right w:val="single" w:sz="6" w:space="0" w:color="auto"/>
                        </w:tcBorders>
                        <w:shd w:val="clear" w:color="auto" w:fill="1F3864"/>
                        <w:vAlign w:val="center"/>
                        <w:hideMark/>
                      </w:tcPr>
                      <w:p w14:paraId="4377FF47" w14:textId="30EE5B1F" w:rsidR="00965037" w:rsidRPr="005268F1" w:rsidRDefault="00965037" w:rsidP="002A6D11">
                        <w:pPr>
                          <w:spacing w:after="0" w:line="240" w:lineRule="auto"/>
                          <w:jc w:val="center"/>
                          <w:textAlignment w:val="baseline"/>
                          <w:rPr>
                            <w:rFonts w:eastAsia="Times New Roman" w:cs="Segoe UI"/>
                            <w:b/>
                            <w:bCs/>
                            <w:color w:val="F6F6F6"/>
                            <w:kern w:val="0"/>
                            <w:lang w:val="en-GB" w:eastAsia="en-GB"/>
                            <w14:ligatures w14:val="none"/>
                          </w:rPr>
                        </w:pPr>
                        <w:r w:rsidRPr="005268F1">
                          <w:rPr>
                            <w:rFonts w:eastAsia="Times New Roman" w:cs="Segoe UI"/>
                            <w:b/>
                            <w:bCs/>
                            <w:color w:val="F6F6F6"/>
                            <w:kern w:val="0"/>
                            <w:lang w:val="en-GB" w:eastAsia="en-GB"/>
                            <w14:ligatures w14:val="none"/>
                          </w:rPr>
                          <w:t>Param</w:t>
                        </w:r>
                        <w:r w:rsidR="00E141D2">
                          <w:rPr>
                            <w:rFonts w:eastAsia="Times New Roman" w:cs="Segoe UI"/>
                            <w:b/>
                            <w:bCs/>
                            <w:color w:val="F6F6F6"/>
                            <w:kern w:val="0"/>
                            <w:lang w:val="en-GB" w:eastAsia="en-GB"/>
                            <w14:ligatures w14:val="none"/>
                          </w:rPr>
                          <w:t>eters</w:t>
                        </w:r>
                      </w:p>
                    </w:tc>
                    <w:tc>
                      <w:tcPr>
                        <w:tcW w:w="6005" w:type="dxa"/>
                        <w:gridSpan w:val="2"/>
                        <w:tcBorders>
                          <w:top w:val="single" w:sz="6" w:space="0" w:color="auto"/>
                          <w:left w:val="nil"/>
                          <w:bottom w:val="single" w:sz="6" w:space="0" w:color="auto"/>
                          <w:right w:val="single" w:sz="6" w:space="0" w:color="auto"/>
                        </w:tcBorders>
                        <w:shd w:val="clear" w:color="auto" w:fill="1F3864"/>
                        <w:vAlign w:val="center"/>
                        <w:hideMark/>
                      </w:tcPr>
                      <w:p w14:paraId="6D892EB7" w14:textId="7C61E390" w:rsidR="00965037" w:rsidRPr="005268F1" w:rsidRDefault="00965037" w:rsidP="002A6D11">
                        <w:pPr>
                          <w:spacing w:after="0" w:line="240" w:lineRule="auto"/>
                          <w:jc w:val="center"/>
                          <w:textAlignment w:val="baseline"/>
                          <w:rPr>
                            <w:rFonts w:eastAsia="Times New Roman" w:cs="Segoe UI"/>
                            <w:b/>
                            <w:bCs/>
                            <w:color w:val="F6F6F6"/>
                            <w:kern w:val="0"/>
                            <w:lang w:val="en-GB" w:eastAsia="en-GB"/>
                            <w14:ligatures w14:val="none"/>
                          </w:rPr>
                        </w:pPr>
                        <w:r w:rsidRPr="00965037">
                          <w:rPr>
                            <w:rFonts w:eastAsia="Times New Roman" w:cs="Segoe UI"/>
                            <w:b/>
                            <w:bCs/>
                            <w:color w:val="F6F6F6"/>
                            <w:kern w:val="0"/>
                            <w:lang w:val="en-GB" w:eastAsia="en-GB"/>
                            <w14:ligatures w14:val="none"/>
                          </w:rPr>
                          <w:t>Updates</w:t>
                        </w:r>
                      </w:p>
                    </w:tc>
                  </w:tr>
                  <w:tr w:rsidR="005936D5" w:rsidRPr="00BA4001" w14:paraId="4563A3D8" w14:textId="77777777" w:rsidTr="7C9E0AF7">
                    <w:trPr>
                      <w:gridAfter w:val="1"/>
                      <w:wAfter w:w="16" w:type="dxa"/>
                      <w:trHeight w:val="495"/>
                    </w:trPr>
                    <w:tc>
                      <w:tcPr>
                        <w:tcW w:w="3095" w:type="dxa"/>
                        <w:gridSpan w:val="2"/>
                        <w:tcBorders>
                          <w:top w:val="single" w:sz="6" w:space="0" w:color="auto"/>
                          <w:left w:val="single" w:sz="6" w:space="0" w:color="auto"/>
                          <w:bottom w:val="single" w:sz="6" w:space="0" w:color="auto"/>
                          <w:right w:val="single" w:sz="6" w:space="0" w:color="auto"/>
                        </w:tcBorders>
                        <w:vAlign w:val="center"/>
                      </w:tcPr>
                      <w:p w14:paraId="04F014A1" w14:textId="58BF8726" w:rsidR="005936D5" w:rsidRPr="005268F1" w:rsidRDefault="00965037" w:rsidP="005268F1">
                        <w:pPr>
                          <w:spacing w:after="0" w:line="240" w:lineRule="auto"/>
                          <w:ind w:left="170"/>
                          <w:textAlignment w:val="baseline"/>
                          <w:rPr>
                            <w:rFonts w:eastAsia="Times New Roman" w:cs="Segoe UI"/>
                            <w:kern w:val="0"/>
                            <w:lang w:val="en-GB" w:eastAsia="en-GB"/>
                            <w14:ligatures w14:val="none"/>
                          </w:rPr>
                        </w:pPr>
                        <w:r w:rsidRPr="005268F1">
                          <w:rPr>
                            <w:rFonts w:eastAsia="Times New Roman" w:cs="Segoe UI"/>
                            <w:kern w:val="0"/>
                            <w:lang w:val="en-GB" w:eastAsia="en-GB"/>
                            <w14:ligatures w14:val="none"/>
                          </w:rPr>
                          <w:lastRenderedPageBreak/>
                          <w:t>PCD</w:t>
                        </w:r>
                      </w:p>
                    </w:tc>
                    <w:tc>
                      <w:tcPr>
                        <w:tcW w:w="6005" w:type="dxa"/>
                        <w:gridSpan w:val="2"/>
                        <w:tcBorders>
                          <w:top w:val="single" w:sz="6" w:space="0" w:color="auto"/>
                          <w:left w:val="nil"/>
                          <w:bottom w:val="single" w:sz="6" w:space="0" w:color="auto"/>
                          <w:right w:val="single" w:sz="6" w:space="0" w:color="auto"/>
                        </w:tcBorders>
                        <w:vAlign w:val="center"/>
                      </w:tcPr>
                      <w:p w14:paraId="09541E1D" w14:textId="1B69B9DA" w:rsidR="005936D5" w:rsidRPr="005268F1" w:rsidRDefault="004922B0" w:rsidP="005268F1">
                        <w:pPr>
                          <w:spacing w:after="0" w:line="240" w:lineRule="auto"/>
                          <w:ind w:left="170"/>
                          <w:textAlignment w:val="baseline"/>
                          <w:rPr>
                            <w:rFonts w:eastAsia="Times New Roman" w:cs="Segoe UI"/>
                            <w:kern w:val="0"/>
                            <w:lang w:val="en-GB" w:eastAsia="en-GB"/>
                            <w14:ligatures w14:val="none"/>
                          </w:rPr>
                        </w:pPr>
                        <w:r w:rsidRPr="004922B0">
                          <w:rPr>
                            <w:rFonts w:eastAsia="Times New Roman" w:cs="Segoe UI"/>
                            <w:kern w:val="0"/>
                            <w:lang w:eastAsia="en-GB"/>
                            <w14:ligatures w14:val="none"/>
                          </w:rPr>
                          <w:t>Jun 2027 </w:t>
                        </w:r>
                        <w:r w:rsidRPr="004922B0">
                          <w:rPr>
                            <w:rFonts w:eastAsia="Times New Roman" w:cs="Segoe UI"/>
                            <w:b/>
                            <w:bCs/>
                            <w:i/>
                            <w:iCs/>
                            <w:kern w:val="0"/>
                            <w:lang w:eastAsia="en-GB"/>
                            <w14:ligatures w14:val="none"/>
                          </w:rPr>
                          <w:t>(previously Apr 2027)</w:t>
                        </w:r>
                      </w:p>
                    </w:tc>
                  </w:tr>
                  <w:tr w:rsidR="005936D5" w:rsidRPr="00BA4001" w14:paraId="1FC6EC3D" w14:textId="77777777" w:rsidTr="7C9E0AF7">
                    <w:trPr>
                      <w:gridAfter w:val="1"/>
                      <w:wAfter w:w="16" w:type="dxa"/>
                      <w:trHeight w:val="495"/>
                    </w:trPr>
                    <w:tc>
                      <w:tcPr>
                        <w:tcW w:w="3095" w:type="dxa"/>
                        <w:gridSpan w:val="2"/>
                        <w:tcBorders>
                          <w:top w:val="single" w:sz="6" w:space="0" w:color="auto"/>
                          <w:left w:val="single" w:sz="6" w:space="0" w:color="auto"/>
                          <w:bottom w:val="single" w:sz="6" w:space="0" w:color="auto"/>
                          <w:right w:val="single" w:sz="6" w:space="0" w:color="auto"/>
                        </w:tcBorders>
                        <w:vAlign w:val="center"/>
                      </w:tcPr>
                      <w:p w14:paraId="1A915C21" w14:textId="1C5F3FAF" w:rsidR="005936D5" w:rsidRPr="005268F1" w:rsidRDefault="00146531" w:rsidP="005268F1">
                        <w:pPr>
                          <w:spacing w:after="0" w:line="240" w:lineRule="auto"/>
                          <w:ind w:left="170"/>
                          <w:textAlignment w:val="baseline"/>
                          <w:rPr>
                            <w:rFonts w:eastAsia="Times New Roman" w:cs="Segoe UI"/>
                            <w:kern w:val="0"/>
                            <w:lang w:val="en-GB" w:eastAsia="en-GB"/>
                            <w14:ligatures w14:val="none"/>
                          </w:rPr>
                        </w:pPr>
                        <w:r>
                          <w:rPr>
                            <w:rFonts w:eastAsia="Times New Roman" w:cs="Segoe UI"/>
                            <w:kern w:val="0"/>
                            <w:lang w:val="en-GB" w:eastAsia="en-GB"/>
                            <w14:ligatures w14:val="none"/>
                          </w:rPr>
                          <w:t>SCD</w:t>
                        </w:r>
                      </w:p>
                    </w:tc>
                    <w:tc>
                      <w:tcPr>
                        <w:tcW w:w="6005" w:type="dxa"/>
                        <w:gridSpan w:val="2"/>
                        <w:tcBorders>
                          <w:top w:val="single" w:sz="6" w:space="0" w:color="auto"/>
                          <w:left w:val="nil"/>
                          <w:bottom w:val="single" w:sz="6" w:space="0" w:color="auto"/>
                          <w:right w:val="single" w:sz="6" w:space="0" w:color="auto"/>
                        </w:tcBorders>
                        <w:vAlign w:val="center"/>
                      </w:tcPr>
                      <w:p w14:paraId="55881C7A" w14:textId="420BA6DA" w:rsidR="005936D5" w:rsidRPr="005268F1" w:rsidRDefault="004922B0" w:rsidP="005268F1">
                        <w:pPr>
                          <w:spacing w:after="0" w:line="240" w:lineRule="auto"/>
                          <w:ind w:left="170"/>
                          <w:textAlignment w:val="baseline"/>
                          <w:rPr>
                            <w:rFonts w:eastAsia="Times New Roman" w:cs="Segoe UI"/>
                            <w:kern w:val="0"/>
                            <w:lang w:val="en-GB" w:eastAsia="en-GB"/>
                            <w14:ligatures w14:val="none"/>
                          </w:rPr>
                        </w:pPr>
                        <w:r w:rsidRPr="004922B0">
                          <w:rPr>
                            <w:rFonts w:eastAsia="Times New Roman" w:cs="Segoe UI"/>
                            <w:kern w:val="0"/>
                            <w:lang w:eastAsia="en-GB"/>
                            <w14:ligatures w14:val="none"/>
                          </w:rPr>
                          <w:t>Dec 2027 </w:t>
                        </w:r>
                        <w:r w:rsidRPr="004922B0">
                          <w:rPr>
                            <w:rFonts w:eastAsia="Times New Roman" w:cs="Segoe UI"/>
                            <w:b/>
                            <w:bCs/>
                            <w:i/>
                            <w:iCs/>
                            <w:kern w:val="0"/>
                            <w:lang w:eastAsia="en-GB"/>
                            <w14:ligatures w14:val="none"/>
                          </w:rPr>
                          <w:t>(previously Oct 2027)</w:t>
                        </w:r>
                      </w:p>
                    </w:tc>
                  </w:tr>
                  <w:tr w:rsidR="005936D5" w:rsidRPr="00BA4001" w14:paraId="280AC393" w14:textId="77777777" w:rsidTr="7C9E0AF7">
                    <w:trPr>
                      <w:gridAfter w:val="1"/>
                      <w:wAfter w:w="16" w:type="dxa"/>
                      <w:trHeight w:val="495"/>
                    </w:trPr>
                    <w:tc>
                      <w:tcPr>
                        <w:tcW w:w="3095" w:type="dxa"/>
                        <w:gridSpan w:val="2"/>
                        <w:tcBorders>
                          <w:top w:val="single" w:sz="6" w:space="0" w:color="auto"/>
                          <w:left w:val="single" w:sz="6" w:space="0" w:color="auto"/>
                          <w:bottom w:val="single" w:sz="6" w:space="0" w:color="auto"/>
                          <w:right w:val="single" w:sz="6" w:space="0" w:color="auto"/>
                        </w:tcBorders>
                        <w:vAlign w:val="center"/>
                      </w:tcPr>
                      <w:p w14:paraId="2D6198BC" w14:textId="5068AA6A" w:rsidR="005936D5" w:rsidRPr="005268F1" w:rsidRDefault="00146531" w:rsidP="005268F1">
                        <w:pPr>
                          <w:spacing w:after="0" w:line="240" w:lineRule="auto"/>
                          <w:ind w:left="170"/>
                          <w:textAlignment w:val="baseline"/>
                          <w:rPr>
                            <w:rFonts w:eastAsia="Times New Roman" w:cs="Segoe UI"/>
                            <w:kern w:val="0"/>
                            <w:lang w:val="en-GB" w:eastAsia="en-GB"/>
                            <w14:ligatures w14:val="none"/>
                          </w:rPr>
                        </w:pPr>
                        <w:r>
                          <w:rPr>
                            <w:rFonts w:eastAsia="Times New Roman" w:cs="Segoe UI"/>
                            <w:kern w:val="0"/>
                            <w:lang w:val="en-GB" w:eastAsia="en-GB"/>
                            <w14:ligatures w14:val="none"/>
                          </w:rPr>
                          <w:t>N</w:t>
                        </w:r>
                      </w:p>
                    </w:tc>
                    <w:tc>
                      <w:tcPr>
                        <w:tcW w:w="6005" w:type="dxa"/>
                        <w:gridSpan w:val="2"/>
                        <w:tcBorders>
                          <w:top w:val="single" w:sz="6" w:space="0" w:color="auto"/>
                          <w:left w:val="nil"/>
                          <w:bottom w:val="single" w:sz="6" w:space="0" w:color="auto"/>
                          <w:right w:val="single" w:sz="6" w:space="0" w:color="auto"/>
                        </w:tcBorders>
                        <w:vAlign w:val="center"/>
                      </w:tcPr>
                      <w:p w14:paraId="142D1D18" w14:textId="540CDE0C" w:rsidR="005936D5" w:rsidRPr="005268F1" w:rsidRDefault="004922B0" w:rsidP="005268F1">
                        <w:pPr>
                          <w:spacing w:after="0" w:line="240" w:lineRule="auto"/>
                          <w:ind w:left="170"/>
                          <w:textAlignment w:val="baseline"/>
                          <w:rPr>
                            <w:rFonts w:eastAsia="Times New Roman" w:cs="Segoe UI"/>
                            <w:kern w:val="0"/>
                            <w:lang w:val="en-GB" w:eastAsia="en-GB"/>
                            <w14:ligatures w14:val="none"/>
                          </w:rPr>
                        </w:pPr>
                        <w:r w:rsidRPr="004922B0">
                          <w:rPr>
                            <w:rFonts w:eastAsia="Times New Roman" w:cs="Segoe UI"/>
                            <w:kern w:val="0"/>
                            <w:lang w:eastAsia="en-GB"/>
                            <w14:ligatures w14:val="none"/>
                          </w:rPr>
                          <w:t>606 </w:t>
                        </w:r>
                        <w:r w:rsidRPr="004922B0">
                          <w:rPr>
                            <w:rFonts w:eastAsia="Times New Roman" w:cs="Segoe UI"/>
                            <w:b/>
                            <w:bCs/>
                            <w:i/>
                            <w:iCs/>
                            <w:kern w:val="0"/>
                            <w:lang w:eastAsia="en-GB"/>
                            <w14:ligatures w14:val="none"/>
                          </w:rPr>
                          <w:t>(previously 362)</w:t>
                        </w:r>
                      </w:p>
                    </w:tc>
                  </w:tr>
                  <w:tr w:rsidR="00146531" w:rsidRPr="00BA4001" w14:paraId="2F35181B" w14:textId="77777777" w:rsidTr="7C9E0AF7">
                    <w:trPr>
                      <w:gridAfter w:val="1"/>
                      <w:wAfter w:w="16" w:type="dxa"/>
                      <w:trHeight w:val="495"/>
                    </w:trPr>
                    <w:tc>
                      <w:tcPr>
                        <w:tcW w:w="3095" w:type="dxa"/>
                        <w:gridSpan w:val="2"/>
                        <w:tcBorders>
                          <w:top w:val="single" w:sz="6" w:space="0" w:color="auto"/>
                          <w:left w:val="single" w:sz="6" w:space="0" w:color="auto"/>
                          <w:bottom w:val="single" w:sz="6" w:space="0" w:color="auto"/>
                          <w:right w:val="single" w:sz="6" w:space="0" w:color="auto"/>
                        </w:tcBorders>
                        <w:vAlign w:val="center"/>
                      </w:tcPr>
                      <w:p w14:paraId="7517849E" w14:textId="432363D3" w:rsidR="00146531" w:rsidRDefault="00146531" w:rsidP="005268F1">
                        <w:pPr>
                          <w:spacing w:after="0" w:line="240" w:lineRule="auto"/>
                          <w:ind w:left="170"/>
                          <w:textAlignment w:val="baseline"/>
                          <w:rPr>
                            <w:rFonts w:eastAsia="Times New Roman" w:cs="Segoe UI"/>
                            <w:kern w:val="0"/>
                            <w:lang w:val="en-GB" w:eastAsia="en-GB"/>
                            <w14:ligatures w14:val="none"/>
                          </w:rPr>
                        </w:pPr>
                        <w:r>
                          <w:rPr>
                            <w:rFonts w:eastAsia="Times New Roman" w:cs="Segoe UI"/>
                            <w:kern w:val="0"/>
                            <w:lang w:val="en-GB" w:eastAsia="en-GB"/>
                            <w14:ligatures w14:val="none"/>
                          </w:rPr>
                          <w:t>Number of Arms</w:t>
                        </w:r>
                      </w:p>
                    </w:tc>
                    <w:tc>
                      <w:tcPr>
                        <w:tcW w:w="6005" w:type="dxa"/>
                        <w:gridSpan w:val="2"/>
                        <w:tcBorders>
                          <w:top w:val="single" w:sz="6" w:space="0" w:color="auto"/>
                          <w:left w:val="nil"/>
                          <w:bottom w:val="single" w:sz="6" w:space="0" w:color="auto"/>
                          <w:right w:val="single" w:sz="6" w:space="0" w:color="auto"/>
                        </w:tcBorders>
                        <w:vAlign w:val="center"/>
                      </w:tcPr>
                      <w:p w14:paraId="2247953D" w14:textId="0CAF5EEF" w:rsidR="00146531" w:rsidRPr="00146531" w:rsidRDefault="00FD0D7E" w:rsidP="005268F1">
                        <w:pPr>
                          <w:spacing w:after="0" w:line="240" w:lineRule="auto"/>
                          <w:ind w:left="170"/>
                          <w:textAlignment w:val="baseline"/>
                          <w:rPr>
                            <w:rFonts w:eastAsia="Times New Roman" w:cs="Segoe UI"/>
                            <w:kern w:val="0"/>
                            <w:lang w:val="en-GB" w:eastAsia="en-GB"/>
                            <w14:ligatures w14:val="none"/>
                          </w:rPr>
                        </w:pPr>
                        <w:r w:rsidRPr="00FD0D7E">
                          <w:rPr>
                            <w:rFonts w:eastAsia="Times New Roman" w:cs="Segoe UI"/>
                            <w:kern w:val="0"/>
                            <w:lang w:eastAsia="en-GB"/>
                            <w14:ligatures w14:val="none"/>
                          </w:rPr>
                          <w:t>14 </w:t>
                        </w:r>
                        <w:r w:rsidRPr="00FD0D7E">
                          <w:rPr>
                            <w:rFonts w:eastAsia="Times New Roman" w:cs="Segoe UI"/>
                            <w:b/>
                            <w:bCs/>
                            <w:i/>
                            <w:iCs/>
                            <w:kern w:val="0"/>
                            <w:lang w:eastAsia="en-GB"/>
                            <w14:ligatures w14:val="none"/>
                          </w:rPr>
                          <w:t>(previously 8)</w:t>
                        </w:r>
                      </w:p>
                    </w:tc>
                  </w:tr>
                  <w:tr w:rsidR="00C56CC3" w:rsidRPr="00BA4001" w14:paraId="6A58FE03" w14:textId="77777777" w:rsidTr="7C9E0AF7">
                    <w:trPr>
                      <w:gridBefore w:val="1"/>
                      <w:wBefore w:w="16" w:type="dxa"/>
                      <w:trHeight w:val="495"/>
                    </w:trPr>
                    <w:tc>
                      <w:tcPr>
                        <w:tcW w:w="3095" w:type="dxa"/>
                        <w:gridSpan w:val="2"/>
                        <w:vMerge w:val="restart"/>
                        <w:tcBorders>
                          <w:top w:val="single" w:sz="6" w:space="0" w:color="auto"/>
                          <w:left w:val="single" w:sz="6" w:space="0" w:color="auto"/>
                          <w:right w:val="single" w:sz="6" w:space="0" w:color="auto"/>
                        </w:tcBorders>
                        <w:vAlign w:val="center"/>
                      </w:tcPr>
                      <w:p w14:paraId="182BC0CB" w14:textId="0ED8D609" w:rsidR="00C56CC3" w:rsidRDefault="00C56CC3" w:rsidP="005268F1">
                        <w:pPr>
                          <w:spacing w:after="0" w:line="240" w:lineRule="auto"/>
                          <w:textAlignment w:val="baseline"/>
                          <w:rPr>
                            <w:rFonts w:eastAsia="Times New Roman" w:cs="Segoe UI"/>
                            <w:kern w:val="0"/>
                            <w:lang w:val="en-GB" w:eastAsia="en-GB"/>
                            <w14:ligatures w14:val="none"/>
                          </w:rPr>
                        </w:pPr>
                        <w:r>
                          <w:rPr>
                            <w:rFonts w:eastAsia="Times New Roman" w:cs="Segoe UI"/>
                            <w:kern w:val="0"/>
                            <w:lang w:val="en-GB" w:eastAsia="en-GB"/>
                            <w14:ligatures w14:val="none"/>
                          </w:rPr>
                          <w:t>Experimental treatment arms</w:t>
                        </w:r>
                      </w:p>
                    </w:tc>
                    <w:tc>
                      <w:tcPr>
                        <w:tcW w:w="6005" w:type="dxa"/>
                        <w:gridSpan w:val="2"/>
                        <w:tcBorders>
                          <w:top w:val="single" w:sz="6" w:space="0" w:color="auto"/>
                          <w:left w:val="nil"/>
                          <w:bottom w:val="single" w:sz="6" w:space="0" w:color="auto"/>
                          <w:right w:val="single" w:sz="6" w:space="0" w:color="auto"/>
                        </w:tcBorders>
                        <w:vAlign w:val="center"/>
                      </w:tcPr>
                      <w:p w14:paraId="618FF28D" w14:textId="2F9F3348"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r w:rsidRPr="000E1624">
                          <w:rPr>
                            <w:rFonts w:eastAsia="Times New Roman" w:cs="Segoe UI"/>
                            <w:kern w:val="0"/>
                            <w:lang w:val="en-GB" w:eastAsia="en-GB"/>
                            <w14:ligatures w14:val="none"/>
                          </w:rPr>
                          <w:t>Arm A</w:t>
                        </w:r>
                        <w:r w:rsidR="00884EAA">
                          <w:rPr>
                            <w:rFonts w:eastAsia="Times New Roman" w:cs="Segoe UI"/>
                            <w:kern w:val="0"/>
                            <w:lang w:val="en-GB" w:eastAsia="en-GB"/>
                            <w14:ligatures w14:val="none"/>
                          </w:rPr>
                          <w:t xml:space="preserve"> (</w:t>
                        </w:r>
                        <w:r w:rsidR="00884EAA" w:rsidRPr="00884EAA">
                          <w:rPr>
                            <w:rFonts w:eastAsia="Times New Roman" w:cs="Segoe UI"/>
                            <w:kern w:val="0"/>
                            <w:lang w:eastAsia="en-GB"/>
                            <w14:ligatures w14:val="none"/>
                          </w:rPr>
                          <w:t>Enzomenib</w:t>
                        </w:r>
                        <w:r w:rsidR="00884EAA">
                          <w:rPr>
                            <w:rFonts w:eastAsia="Times New Roman" w:cs="Segoe UI"/>
                            <w:kern w:val="0"/>
                            <w:lang w:eastAsia="en-GB"/>
                            <w14:ligatures w14:val="none"/>
                          </w:rPr>
                          <w:t>)</w:t>
                        </w:r>
                        <w:r w:rsidRPr="000E1624">
                          <w:rPr>
                            <w:rFonts w:eastAsia="Times New Roman" w:cs="Segoe UI"/>
                            <w:kern w:val="0"/>
                            <w:lang w:val="en-GB" w:eastAsia="en-GB"/>
                            <w14:ligatures w14:val="none"/>
                          </w:rPr>
                          <w:t xml:space="preserve"> (Ph 1): R/R acute leukemia without CYP3A4 inhibitor azoles (</w:t>
                        </w:r>
                        <w:r w:rsidRPr="005268F1">
                          <w:rPr>
                            <w:rFonts w:eastAsia="Times New Roman" w:cs="Segoe UI"/>
                            <w:i/>
                            <w:iCs/>
                            <w:kern w:val="0"/>
                            <w:lang w:val="en-GB" w:eastAsia="en-GB"/>
                            <w14:ligatures w14:val="none"/>
                          </w:rPr>
                          <w:t>updated, previously - Patients not taking antifungals within 7 days of study entry)</w:t>
                        </w:r>
                      </w:p>
                    </w:tc>
                  </w:tr>
                  <w:tr w:rsidR="00C56CC3" w:rsidRPr="00BA4001" w14:paraId="7049FBEF" w14:textId="77777777" w:rsidTr="7C9E0AF7">
                    <w:trPr>
                      <w:gridBefore w:val="1"/>
                      <w:wBefore w:w="16" w:type="dxa"/>
                      <w:trHeight w:val="495"/>
                    </w:trPr>
                    <w:tc>
                      <w:tcPr>
                        <w:tcW w:w="3095" w:type="dxa"/>
                        <w:gridSpan w:val="2"/>
                        <w:vMerge/>
                        <w:vAlign w:val="center"/>
                      </w:tcPr>
                      <w:p w14:paraId="7E048F5D" w14:textId="77777777" w:rsidR="00C56CC3" w:rsidRDefault="00C56CC3" w:rsidP="005268F1">
                        <w:pPr>
                          <w:spacing w:after="0" w:line="240" w:lineRule="auto"/>
                          <w:textAlignment w:val="baseline"/>
                          <w:rPr>
                            <w:rFonts w:eastAsia="Times New Roman" w:cs="Segoe UI"/>
                            <w:kern w:val="0"/>
                            <w:lang w:val="en-GB" w:eastAsia="en-GB"/>
                            <w14:ligatures w14:val="none"/>
                          </w:rPr>
                        </w:pPr>
                      </w:p>
                    </w:tc>
                    <w:tc>
                      <w:tcPr>
                        <w:tcW w:w="6005" w:type="dxa"/>
                        <w:gridSpan w:val="2"/>
                        <w:tcBorders>
                          <w:top w:val="single" w:sz="6" w:space="0" w:color="auto"/>
                          <w:left w:val="nil"/>
                          <w:bottom w:val="single" w:sz="6" w:space="0" w:color="auto"/>
                          <w:right w:val="single" w:sz="6" w:space="0" w:color="auto"/>
                        </w:tcBorders>
                        <w:vAlign w:val="center"/>
                      </w:tcPr>
                      <w:p w14:paraId="0FFCCCD0" w14:textId="17392CFC"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r w:rsidRPr="000E1624">
                          <w:rPr>
                            <w:rFonts w:eastAsia="Times New Roman" w:cs="Segoe UI"/>
                            <w:kern w:val="0"/>
                            <w:lang w:val="en-GB" w:eastAsia="en-GB"/>
                            <w14:ligatures w14:val="none"/>
                          </w:rPr>
                          <w:t>Arm B</w:t>
                        </w:r>
                        <w:r w:rsidR="002E7E7A">
                          <w:rPr>
                            <w:rFonts w:eastAsia="Times New Roman" w:cs="Segoe UI"/>
                            <w:kern w:val="0"/>
                            <w:lang w:val="en-GB" w:eastAsia="en-GB"/>
                            <w14:ligatures w14:val="none"/>
                          </w:rPr>
                          <w:t xml:space="preserve"> (</w:t>
                        </w:r>
                        <w:r w:rsidR="002E7E7A" w:rsidRPr="002E7E7A">
                          <w:rPr>
                            <w:rFonts w:eastAsia="Times New Roman" w:cs="Segoe UI"/>
                            <w:kern w:val="0"/>
                            <w:lang w:eastAsia="en-GB"/>
                            <w14:ligatures w14:val="none"/>
                          </w:rPr>
                          <w:t>Enzomenib</w:t>
                        </w:r>
                        <w:r w:rsidR="002E7E7A">
                          <w:rPr>
                            <w:rFonts w:eastAsia="Times New Roman" w:cs="Segoe UI"/>
                            <w:kern w:val="0"/>
                            <w:lang w:eastAsia="en-GB"/>
                            <w14:ligatures w14:val="none"/>
                          </w:rPr>
                          <w:t xml:space="preserve"> + azoles</w:t>
                        </w:r>
                        <w:r w:rsidR="007523D2">
                          <w:rPr>
                            <w:rFonts w:eastAsia="Times New Roman" w:cs="Segoe UI"/>
                            <w:kern w:val="0"/>
                            <w:lang w:eastAsia="en-GB"/>
                            <w14:ligatures w14:val="none"/>
                          </w:rPr>
                          <w:t>)</w:t>
                        </w:r>
                        <w:r w:rsidRPr="000E1624">
                          <w:rPr>
                            <w:rFonts w:eastAsia="Times New Roman" w:cs="Segoe UI"/>
                            <w:kern w:val="0"/>
                            <w:lang w:val="en-GB" w:eastAsia="en-GB"/>
                            <w14:ligatures w14:val="none"/>
                          </w:rPr>
                          <w:t xml:space="preserve"> (Ph 1):  R/R acute leukemia with CYP3A4 inhibitor azoles (</w:t>
                        </w:r>
                        <w:r w:rsidRPr="005268F1">
                          <w:rPr>
                            <w:rFonts w:eastAsia="Times New Roman" w:cs="Segoe UI"/>
                            <w:i/>
                            <w:iCs/>
                            <w:kern w:val="0"/>
                            <w:lang w:val="en-GB" w:eastAsia="en-GB"/>
                            <w14:ligatures w14:val="none"/>
                          </w:rPr>
                          <w:t>updated, previously - Patients receiving antifungals that are moderate to strong cytochrome CYP3A4/5 inhibitors)</w:t>
                        </w:r>
                      </w:p>
                    </w:tc>
                  </w:tr>
                  <w:tr w:rsidR="00C56CC3" w:rsidRPr="00BA4001" w14:paraId="431B02C7" w14:textId="77777777" w:rsidTr="7C9E0AF7">
                    <w:trPr>
                      <w:gridBefore w:val="1"/>
                      <w:wBefore w:w="16" w:type="dxa"/>
                      <w:trHeight w:val="495"/>
                    </w:trPr>
                    <w:tc>
                      <w:tcPr>
                        <w:tcW w:w="3095" w:type="dxa"/>
                        <w:gridSpan w:val="2"/>
                        <w:vMerge/>
                        <w:vAlign w:val="center"/>
                      </w:tcPr>
                      <w:p w14:paraId="0CBBEB54" w14:textId="77777777" w:rsidR="00C56CC3" w:rsidRDefault="00C56CC3" w:rsidP="005268F1">
                        <w:pPr>
                          <w:spacing w:after="0" w:line="240" w:lineRule="auto"/>
                          <w:textAlignment w:val="baseline"/>
                          <w:rPr>
                            <w:rFonts w:eastAsia="Times New Roman" w:cs="Segoe UI"/>
                            <w:kern w:val="0"/>
                            <w:lang w:val="en-GB" w:eastAsia="en-GB"/>
                            <w14:ligatures w14:val="none"/>
                          </w:rPr>
                        </w:pPr>
                      </w:p>
                    </w:tc>
                    <w:tc>
                      <w:tcPr>
                        <w:tcW w:w="6005" w:type="dxa"/>
                        <w:gridSpan w:val="2"/>
                        <w:tcBorders>
                          <w:top w:val="single" w:sz="6" w:space="0" w:color="auto"/>
                          <w:left w:val="nil"/>
                          <w:bottom w:val="single" w:sz="6" w:space="0" w:color="auto"/>
                          <w:right w:val="single" w:sz="6" w:space="0" w:color="auto"/>
                        </w:tcBorders>
                        <w:vAlign w:val="center"/>
                      </w:tcPr>
                      <w:p w14:paraId="203F9A9B" w14:textId="200DEE40"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r w:rsidRPr="000E1624">
                          <w:rPr>
                            <w:rFonts w:eastAsia="Times New Roman" w:cs="Segoe UI"/>
                            <w:kern w:val="0"/>
                            <w:lang w:val="en-GB" w:eastAsia="en-GB"/>
                            <w14:ligatures w14:val="none"/>
                          </w:rPr>
                          <w:t>Arm E</w:t>
                        </w:r>
                        <w:r w:rsidR="00217A3C">
                          <w:rPr>
                            <w:rFonts w:eastAsia="Times New Roman" w:cs="Segoe UI"/>
                            <w:kern w:val="0"/>
                            <w:lang w:val="en-GB" w:eastAsia="en-GB"/>
                            <w14:ligatures w14:val="none"/>
                          </w:rPr>
                          <w:t xml:space="preserve"> (</w:t>
                        </w:r>
                        <w:r w:rsidR="00217A3C" w:rsidRPr="00217A3C">
                          <w:rPr>
                            <w:rFonts w:eastAsia="Times New Roman" w:cs="Segoe UI"/>
                            <w:kern w:val="0"/>
                            <w:lang w:eastAsia="en-GB"/>
                            <w14:ligatures w14:val="none"/>
                          </w:rPr>
                          <w:t>Enzomenib</w:t>
                        </w:r>
                        <w:r w:rsidR="00217A3C">
                          <w:rPr>
                            <w:rFonts w:eastAsia="Times New Roman" w:cs="Segoe UI"/>
                            <w:kern w:val="0"/>
                            <w:lang w:eastAsia="en-GB"/>
                            <w14:ligatures w14:val="none"/>
                          </w:rPr>
                          <w:t xml:space="preserve"> + Ven + Aza)</w:t>
                        </w:r>
                        <w:r w:rsidRPr="000E1624">
                          <w:rPr>
                            <w:rFonts w:eastAsia="Times New Roman" w:cs="Segoe UI"/>
                            <w:kern w:val="0"/>
                            <w:lang w:val="en-GB" w:eastAsia="en-GB"/>
                            <w14:ligatures w14:val="none"/>
                          </w:rPr>
                          <w:t xml:space="preserve"> (Ph 1): R/R AML with NPM1m or KMT2Ar (updated, previously - Patients with AML)</w:t>
                        </w:r>
                      </w:p>
                    </w:tc>
                  </w:tr>
                  <w:tr w:rsidR="00C56CC3" w:rsidRPr="00BA4001" w14:paraId="1BC17AF4" w14:textId="77777777" w:rsidTr="7C9E0AF7">
                    <w:trPr>
                      <w:gridBefore w:val="1"/>
                      <w:wBefore w:w="16" w:type="dxa"/>
                      <w:trHeight w:val="495"/>
                    </w:trPr>
                    <w:tc>
                      <w:tcPr>
                        <w:tcW w:w="3095" w:type="dxa"/>
                        <w:gridSpan w:val="2"/>
                        <w:vMerge/>
                        <w:vAlign w:val="center"/>
                      </w:tcPr>
                      <w:p w14:paraId="6246722E" w14:textId="77777777" w:rsidR="00C56CC3" w:rsidRDefault="00C56CC3" w:rsidP="005268F1">
                        <w:pPr>
                          <w:spacing w:after="0" w:line="240" w:lineRule="auto"/>
                          <w:textAlignment w:val="baseline"/>
                          <w:rPr>
                            <w:rFonts w:eastAsia="Times New Roman" w:cs="Segoe UI"/>
                            <w:kern w:val="0"/>
                            <w:lang w:val="en-GB" w:eastAsia="en-GB"/>
                            <w14:ligatures w14:val="none"/>
                          </w:rPr>
                        </w:pPr>
                      </w:p>
                    </w:tc>
                    <w:tc>
                      <w:tcPr>
                        <w:tcW w:w="6005" w:type="dxa"/>
                        <w:gridSpan w:val="2"/>
                        <w:tcBorders>
                          <w:top w:val="single" w:sz="6" w:space="0" w:color="auto"/>
                          <w:left w:val="nil"/>
                          <w:bottom w:val="single" w:sz="6" w:space="0" w:color="auto"/>
                          <w:right w:val="single" w:sz="6" w:space="0" w:color="auto"/>
                        </w:tcBorders>
                        <w:vAlign w:val="center"/>
                      </w:tcPr>
                      <w:p w14:paraId="43973B0F" w14:textId="49B00871"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commentRangeStart w:id="7"/>
                        <w:r w:rsidRPr="00414FAF">
                          <w:rPr>
                            <w:rFonts w:eastAsia="Times New Roman" w:cs="Segoe UI"/>
                            <w:kern w:val="0"/>
                            <w:lang w:val="en-GB" w:eastAsia="en-GB"/>
                            <w14:ligatures w14:val="none"/>
                          </w:rPr>
                          <w:t>Arm F</w:t>
                        </w:r>
                        <w:r w:rsidR="00217A3C">
                          <w:rPr>
                            <w:rFonts w:eastAsia="Times New Roman" w:cs="Segoe UI"/>
                            <w:kern w:val="0"/>
                            <w:lang w:val="en-GB" w:eastAsia="en-GB"/>
                            <w14:ligatures w14:val="none"/>
                          </w:rPr>
                          <w:t xml:space="preserve"> (</w:t>
                        </w:r>
                        <w:r w:rsidR="00E62DF4" w:rsidRPr="00E62DF4">
                          <w:rPr>
                            <w:rFonts w:eastAsia="Times New Roman" w:cs="Segoe UI"/>
                            <w:kern w:val="0"/>
                            <w:lang w:eastAsia="en-GB"/>
                            <w14:ligatures w14:val="none"/>
                          </w:rPr>
                          <w:t>Enzomenib</w:t>
                        </w:r>
                        <w:r w:rsidR="00E62DF4">
                          <w:rPr>
                            <w:rFonts w:eastAsia="Times New Roman" w:cs="Segoe UI"/>
                            <w:kern w:val="0"/>
                            <w:lang w:eastAsia="en-GB"/>
                            <w14:ligatures w14:val="none"/>
                          </w:rPr>
                          <w:t xml:space="preserve"> +</w:t>
                        </w:r>
                        <w:r w:rsidR="00A6627A" w:rsidRPr="00A6627A">
                          <w:rPr>
                            <w:rFonts w:eastAsia="Times New Roman" w:cs="Segoe UI"/>
                            <w:kern w:val="0"/>
                            <w:lang w:eastAsia="en-GB"/>
                            <w14:ligatures w14:val="none"/>
                          </w:rPr>
                          <w:t>Gilteritinib</w:t>
                        </w:r>
                        <w:r w:rsidR="00E9620E">
                          <w:rPr>
                            <w:rFonts w:eastAsia="Times New Roman" w:cs="Segoe UI"/>
                            <w:kern w:val="0"/>
                            <w:lang w:eastAsia="en-GB"/>
                            <w14:ligatures w14:val="none"/>
                          </w:rPr>
                          <w:t>)</w:t>
                        </w:r>
                        <w:r w:rsidRPr="00414FAF">
                          <w:rPr>
                            <w:rFonts w:eastAsia="Times New Roman" w:cs="Segoe UI"/>
                            <w:kern w:val="0"/>
                            <w:lang w:val="en-GB" w:eastAsia="en-GB"/>
                            <w14:ligatures w14:val="none"/>
                          </w:rPr>
                          <w:t xml:space="preserve"> (Ph 1): R/R AML with FLT3m + NPM1m or KMT2Ar (updated, previously - Patients with AML)</w:t>
                        </w:r>
                        <w:commentRangeEnd w:id="7"/>
                        <w:r w:rsidR="00BE718F" w:rsidRPr="00146531">
                          <w:rPr>
                            <w:rStyle w:val="CommentReference"/>
                            <w:rFonts w:eastAsia="Times New Roman" w:cs="Segoe UI"/>
                            <w:kern w:val="0"/>
                            <w:sz w:val="24"/>
                            <w:szCs w:val="24"/>
                            <w:lang w:val="en-GB" w:eastAsia="en-GB"/>
                            <w14:ligatures w14:val="none"/>
                          </w:rPr>
                          <w:commentReference w:id="7"/>
                        </w:r>
                      </w:p>
                    </w:tc>
                  </w:tr>
                  <w:tr w:rsidR="00E9620E" w:rsidRPr="00BA4001" w14:paraId="7654A6CC" w14:textId="77777777" w:rsidTr="7C9E0AF7">
                    <w:trPr>
                      <w:trHeight w:val="495"/>
                    </w:trPr>
                    <w:tc>
                      <w:tcPr>
                        <w:tcW w:w="3095" w:type="dxa"/>
                        <w:gridSpan w:val="2"/>
                        <w:tcBorders>
                          <w:left w:val="single" w:sz="6" w:space="0" w:color="auto"/>
                          <w:right w:val="single" w:sz="6" w:space="0" w:color="auto"/>
                        </w:tcBorders>
                        <w:vAlign w:val="center"/>
                      </w:tcPr>
                      <w:p w14:paraId="38CBFA29" w14:textId="77777777" w:rsidR="00E9620E" w:rsidRDefault="00E9620E" w:rsidP="00E141D2">
                        <w:pPr>
                          <w:spacing w:after="0" w:line="240" w:lineRule="auto"/>
                          <w:textAlignment w:val="baseline"/>
                          <w:rPr>
                            <w:rFonts w:eastAsia="Times New Roman" w:cs="Segoe UI"/>
                            <w:kern w:val="0"/>
                            <w:lang w:val="en-GB" w:eastAsia="en-GB"/>
                            <w14:ligatures w14:val="none"/>
                          </w:rPr>
                        </w:pPr>
                      </w:p>
                    </w:tc>
                    <w:tc>
                      <w:tcPr>
                        <w:tcW w:w="6005" w:type="dxa"/>
                        <w:gridSpan w:val="3"/>
                        <w:tcBorders>
                          <w:top w:val="single" w:sz="6" w:space="0" w:color="auto"/>
                          <w:left w:val="nil"/>
                          <w:bottom w:val="single" w:sz="6" w:space="0" w:color="auto"/>
                          <w:right w:val="single" w:sz="6" w:space="0" w:color="auto"/>
                        </w:tcBorders>
                        <w:vAlign w:val="center"/>
                      </w:tcPr>
                      <w:p w14:paraId="0448C25A" w14:textId="6E963D59" w:rsidR="00E9620E" w:rsidRPr="00414FAF" w:rsidRDefault="00E9620E" w:rsidP="00EE34E6">
                        <w:pPr>
                          <w:spacing w:after="0" w:line="240" w:lineRule="auto"/>
                          <w:ind w:left="170"/>
                          <w:textAlignment w:val="baseline"/>
                          <w:rPr>
                            <w:rFonts w:eastAsia="Times New Roman" w:cs="Segoe UI"/>
                            <w:kern w:val="0"/>
                            <w:lang w:val="en-GB" w:eastAsia="en-GB"/>
                            <w14:ligatures w14:val="none"/>
                          </w:rPr>
                        </w:pPr>
                        <w:r>
                          <w:rPr>
                            <w:rFonts w:eastAsia="Times New Roman" w:cs="Segoe UI"/>
                            <w:kern w:val="0"/>
                            <w:lang w:val="en-GB" w:eastAsia="en-GB"/>
                            <w14:ligatures w14:val="none"/>
                          </w:rPr>
                          <w:t>Arm G (</w:t>
                        </w:r>
                        <w:r w:rsidRPr="00E9620E">
                          <w:rPr>
                            <w:rFonts w:eastAsia="Times New Roman" w:cs="Segoe UI"/>
                            <w:kern w:val="0"/>
                            <w:lang w:eastAsia="en-GB"/>
                            <w14:ligatures w14:val="none"/>
                          </w:rPr>
                          <w:t>Enzomenib</w:t>
                        </w:r>
                        <w:r>
                          <w:rPr>
                            <w:rFonts w:eastAsia="Times New Roman" w:cs="Segoe UI"/>
                            <w:kern w:val="0"/>
                            <w:lang w:eastAsia="en-GB"/>
                            <w14:ligatures w14:val="none"/>
                          </w:rPr>
                          <w:t>)</w:t>
                        </w:r>
                        <w:r w:rsidR="00176650">
                          <w:rPr>
                            <w:rFonts w:eastAsia="Times New Roman" w:cs="Segoe UI"/>
                            <w:kern w:val="0"/>
                            <w:lang w:eastAsia="en-GB"/>
                            <w14:ligatures w14:val="none"/>
                          </w:rPr>
                          <w:t xml:space="preserve"> (Ph 2): </w:t>
                        </w:r>
                        <w:r w:rsidR="00620ACC" w:rsidRPr="00620ACC">
                          <w:rPr>
                            <w:rFonts w:eastAsia="Times New Roman" w:cs="Segoe UI"/>
                            <w:kern w:val="0"/>
                            <w:lang w:eastAsia="en-GB"/>
                            <w14:ligatures w14:val="none"/>
                          </w:rPr>
                          <w:t>R/R AML with MLLr</w:t>
                        </w:r>
                      </w:p>
                    </w:tc>
                  </w:tr>
                  <w:tr w:rsidR="00620ACC" w:rsidRPr="00BA4001" w14:paraId="760BE78F" w14:textId="77777777" w:rsidTr="7C9E0AF7">
                    <w:trPr>
                      <w:trHeight w:val="495"/>
                    </w:trPr>
                    <w:tc>
                      <w:tcPr>
                        <w:tcW w:w="3095" w:type="dxa"/>
                        <w:gridSpan w:val="2"/>
                        <w:tcBorders>
                          <w:left w:val="single" w:sz="6" w:space="0" w:color="auto"/>
                          <w:right w:val="single" w:sz="6" w:space="0" w:color="auto"/>
                        </w:tcBorders>
                        <w:vAlign w:val="center"/>
                      </w:tcPr>
                      <w:p w14:paraId="0BEAC3C7" w14:textId="77777777" w:rsidR="00620ACC" w:rsidRDefault="00620ACC" w:rsidP="00E141D2">
                        <w:pPr>
                          <w:spacing w:after="0" w:line="240" w:lineRule="auto"/>
                          <w:textAlignment w:val="baseline"/>
                          <w:rPr>
                            <w:rFonts w:eastAsia="Times New Roman" w:cs="Segoe UI"/>
                            <w:kern w:val="0"/>
                            <w:lang w:val="en-GB" w:eastAsia="en-GB"/>
                            <w14:ligatures w14:val="none"/>
                          </w:rPr>
                        </w:pPr>
                      </w:p>
                    </w:tc>
                    <w:tc>
                      <w:tcPr>
                        <w:tcW w:w="6005" w:type="dxa"/>
                        <w:gridSpan w:val="3"/>
                        <w:tcBorders>
                          <w:top w:val="single" w:sz="6" w:space="0" w:color="auto"/>
                          <w:left w:val="nil"/>
                          <w:bottom w:val="single" w:sz="6" w:space="0" w:color="auto"/>
                          <w:right w:val="single" w:sz="6" w:space="0" w:color="auto"/>
                        </w:tcBorders>
                        <w:vAlign w:val="center"/>
                      </w:tcPr>
                      <w:p w14:paraId="48656CCE" w14:textId="1CAB9AA1" w:rsidR="00620ACC" w:rsidRDefault="00620ACC" w:rsidP="00EE34E6">
                        <w:pPr>
                          <w:spacing w:after="0" w:line="240" w:lineRule="auto"/>
                          <w:ind w:left="170"/>
                          <w:textAlignment w:val="baseline"/>
                          <w:rPr>
                            <w:rFonts w:eastAsia="Times New Roman" w:cs="Segoe UI"/>
                            <w:kern w:val="0"/>
                            <w:lang w:val="en-GB" w:eastAsia="en-GB"/>
                            <w14:ligatures w14:val="none"/>
                          </w:rPr>
                        </w:pPr>
                        <w:r>
                          <w:rPr>
                            <w:rFonts w:eastAsia="Times New Roman" w:cs="Segoe UI"/>
                            <w:kern w:val="0"/>
                            <w:lang w:val="en-GB" w:eastAsia="en-GB"/>
                            <w14:ligatures w14:val="none"/>
                          </w:rPr>
                          <w:t>Arm H (</w:t>
                        </w:r>
                        <w:r w:rsidRPr="00E9620E">
                          <w:rPr>
                            <w:rFonts w:eastAsia="Times New Roman" w:cs="Segoe UI"/>
                            <w:kern w:val="0"/>
                            <w:lang w:eastAsia="en-GB"/>
                            <w14:ligatures w14:val="none"/>
                          </w:rPr>
                          <w:t>Enzomenib</w:t>
                        </w:r>
                        <w:r>
                          <w:rPr>
                            <w:rFonts w:eastAsia="Times New Roman" w:cs="Segoe UI"/>
                            <w:kern w:val="0"/>
                            <w:lang w:eastAsia="en-GB"/>
                            <w14:ligatures w14:val="none"/>
                          </w:rPr>
                          <w:t xml:space="preserve">) (Ph 2): </w:t>
                        </w:r>
                        <w:r w:rsidR="00C21462" w:rsidRPr="00C21462">
                          <w:rPr>
                            <w:rFonts w:eastAsia="Times New Roman" w:cs="Segoe UI"/>
                            <w:kern w:val="0"/>
                            <w:lang w:eastAsia="en-GB"/>
                            <w14:ligatures w14:val="none"/>
                          </w:rPr>
                          <w:t>R/R AML with NPM1m</w:t>
                        </w:r>
                      </w:p>
                    </w:tc>
                  </w:tr>
                  <w:tr w:rsidR="00C21462" w:rsidRPr="00BA4001" w14:paraId="1FC6032A" w14:textId="77777777" w:rsidTr="7C9E0AF7">
                    <w:trPr>
                      <w:trHeight w:val="495"/>
                    </w:trPr>
                    <w:tc>
                      <w:tcPr>
                        <w:tcW w:w="3095" w:type="dxa"/>
                        <w:gridSpan w:val="2"/>
                        <w:tcBorders>
                          <w:left w:val="single" w:sz="6" w:space="0" w:color="auto"/>
                          <w:right w:val="single" w:sz="6" w:space="0" w:color="auto"/>
                        </w:tcBorders>
                        <w:vAlign w:val="center"/>
                      </w:tcPr>
                      <w:p w14:paraId="4B07084C" w14:textId="77777777" w:rsidR="00C21462" w:rsidRDefault="00C21462" w:rsidP="00E141D2">
                        <w:pPr>
                          <w:spacing w:after="0" w:line="240" w:lineRule="auto"/>
                          <w:textAlignment w:val="baseline"/>
                          <w:rPr>
                            <w:rFonts w:eastAsia="Times New Roman" w:cs="Segoe UI"/>
                            <w:kern w:val="0"/>
                            <w:lang w:val="en-GB" w:eastAsia="en-GB"/>
                            <w14:ligatures w14:val="none"/>
                          </w:rPr>
                        </w:pPr>
                      </w:p>
                    </w:tc>
                    <w:tc>
                      <w:tcPr>
                        <w:tcW w:w="6005" w:type="dxa"/>
                        <w:gridSpan w:val="3"/>
                        <w:tcBorders>
                          <w:top w:val="single" w:sz="6" w:space="0" w:color="auto"/>
                          <w:left w:val="nil"/>
                          <w:bottom w:val="single" w:sz="6" w:space="0" w:color="auto"/>
                          <w:right w:val="single" w:sz="6" w:space="0" w:color="auto"/>
                        </w:tcBorders>
                        <w:vAlign w:val="center"/>
                      </w:tcPr>
                      <w:p w14:paraId="67D63542" w14:textId="3A02B9E9" w:rsidR="00C21462" w:rsidRDefault="00C21462" w:rsidP="00EE34E6">
                        <w:pPr>
                          <w:spacing w:after="0" w:line="240" w:lineRule="auto"/>
                          <w:ind w:left="170"/>
                          <w:textAlignment w:val="baseline"/>
                          <w:rPr>
                            <w:rFonts w:eastAsia="Times New Roman" w:cs="Segoe UI"/>
                            <w:kern w:val="0"/>
                            <w:lang w:val="en-GB" w:eastAsia="en-GB"/>
                            <w14:ligatures w14:val="none"/>
                          </w:rPr>
                        </w:pPr>
                        <w:r>
                          <w:rPr>
                            <w:rFonts w:eastAsia="Times New Roman" w:cs="Segoe UI"/>
                            <w:kern w:val="0"/>
                            <w:lang w:val="en-GB" w:eastAsia="en-GB"/>
                            <w14:ligatures w14:val="none"/>
                          </w:rPr>
                          <w:t>Arm I (</w:t>
                        </w:r>
                        <w:r w:rsidRPr="00E9620E">
                          <w:rPr>
                            <w:rFonts w:eastAsia="Times New Roman" w:cs="Segoe UI"/>
                            <w:kern w:val="0"/>
                            <w:lang w:eastAsia="en-GB"/>
                            <w14:ligatures w14:val="none"/>
                          </w:rPr>
                          <w:t>Enzomenib</w:t>
                        </w:r>
                        <w:r>
                          <w:rPr>
                            <w:rFonts w:eastAsia="Times New Roman" w:cs="Segoe UI"/>
                            <w:kern w:val="0"/>
                            <w:lang w:eastAsia="en-GB"/>
                            <w14:ligatures w14:val="none"/>
                          </w:rPr>
                          <w:t xml:space="preserve">) (Ph 2): </w:t>
                        </w:r>
                        <w:r w:rsidR="002B1C80" w:rsidRPr="002B1C80">
                          <w:rPr>
                            <w:rFonts w:eastAsia="Times New Roman" w:cs="Segoe UI"/>
                            <w:kern w:val="0"/>
                            <w:lang w:eastAsia="en-GB"/>
                            <w14:ligatures w14:val="none"/>
                          </w:rPr>
                          <w:t>R/R ALL with MLLr</w:t>
                        </w:r>
                      </w:p>
                    </w:tc>
                  </w:tr>
                  <w:tr w:rsidR="00C56CC3" w:rsidRPr="00BA4001" w14:paraId="39D62BA3" w14:textId="77777777" w:rsidTr="7C9E0AF7">
                    <w:trPr>
                      <w:gridBefore w:val="1"/>
                      <w:wBefore w:w="16" w:type="dxa"/>
                      <w:trHeight w:val="495"/>
                    </w:trPr>
                    <w:tc>
                      <w:tcPr>
                        <w:tcW w:w="3095" w:type="dxa"/>
                        <w:gridSpan w:val="2"/>
                        <w:tcBorders>
                          <w:left w:val="single" w:sz="6" w:space="0" w:color="auto"/>
                          <w:right w:val="single" w:sz="6" w:space="0" w:color="auto"/>
                        </w:tcBorders>
                        <w:vAlign w:val="center"/>
                      </w:tcPr>
                      <w:p w14:paraId="15DFC83A" w14:textId="77777777" w:rsidR="00C56CC3" w:rsidRDefault="00C56CC3" w:rsidP="005268F1">
                        <w:pPr>
                          <w:spacing w:after="0" w:line="240" w:lineRule="auto"/>
                          <w:textAlignment w:val="baseline"/>
                          <w:rPr>
                            <w:rFonts w:eastAsia="Times New Roman" w:cs="Segoe UI"/>
                            <w:kern w:val="0"/>
                            <w:lang w:val="en-GB" w:eastAsia="en-GB"/>
                            <w14:ligatures w14:val="none"/>
                          </w:rPr>
                        </w:pPr>
                      </w:p>
                    </w:tc>
                    <w:tc>
                      <w:tcPr>
                        <w:tcW w:w="6005" w:type="dxa"/>
                        <w:gridSpan w:val="2"/>
                        <w:tcBorders>
                          <w:top w:val="single" w:sz="6" w:space="0" w:color="auto"/>
                          <w:left w:val="nil"/>
                          <w:bottom w:val="single" w:sz="6" w:space="0" w:color="auto"/>
                          <w:right w:val="single" w:sz="6" w:space="0" w:color="auto"/>
                        </w:tcBorders>
                        <w:vAlign w:val="center"/>
                      </w:tcPr>
                      <w:p w14:paraId="45110ABF" w14:textId="4DEC33F6"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r w:rsidRPr="00414FAF">
                          <w:rPr>
                            <w:rFonts w:eastAsia="Times New Roman" w:cs="Segoe UI"/>
                            <w:kern w:val="0"/>
                            <w:lang w:val="en-GB" w:eastAsia="en-GB"/>
                            <w14:ligatures w14:val="none"/>
                          </w:rPr>
                          <w:t>Arm J (</w:t>
                        </w:r>
                        <w:r w:rsidR="00E67A05" w:rsidRPr="002E7E7A">
                          <w:rPr>
                            <w:rFonts w:eastAsia="Times New Roman" w:cs="Segoe UI"/>
                            <w:kern w:val="0"/>
                            <w:lang w:eastAsia="en-GB"/>
                            <w14:ligatures w14:val="none"/>
                          </w:rPr>
                          <w:t>Enzomenib</w:t>
                        </w:r>
                        <w:r w:rsidR="00E67A05">
                          <w:rPr>
                            <w:rFonts w:eastAsia="Times New Roman" w:cs="Segoe UI"/>
                            <w:kern w:val="0"/>
                            <w:lang w:eastAsia="en-GB"/>
                            <w14:ligatures w14:val="none"/>
                          </w:rPr>
                          <w:t xml:space="preserve"> + azoles)</w:t>
                        </w:r>
                        <w:r w:rsidRPr="00414FAF">
                          <w:rPr>
                            <w:rFonts w:eastAsia="Times New Roman" w:cs="Segoe UI"/>
                            <w:kern w:val="0"/>
                            <w:lang w:val="en-GB" w:eastAsia="en-GB"/>
                            <w14:ligatures w14:val="none"/>
                          </w:rPr>
                          <w:t xml:space="preserve"> (Ph 2): R/R acute leukemia with MLLr </w:t>
                        </w:r>
                        <w:r w:rsidRPr="005268F1">
                          <w:rPr>
                            <w:rFonts w:eastAsia="Times New Roman" w:cs="Segoe UI"/>
                            <w:b/>
                            <w:i/>
                            <w:color w:val="00B0F0"/>
                            <w:kern w:val="0"/>
                            <w:lang w:val="en-GB" w:eastAsia="en-GB"/>
                            <w14:ligatures w14:val="none"/>
                          </w:rPr>
                          <w:t>(new arm)</w:t>
                        </w:r>
                      </w:p>
                    </w:tc>
                  </w:tr>
                  <w:tr w:rsidR="00C56CC3" w:rsidRPr="00BA4001" w14:paraId="0F4562BC" w14:textId="77777777" w:rsidTr="7C9E0AF7">
                    <w:trPr>
                      <w:gridBefore w:val="1"/>
                      <w:wBefore w:w="16" w:type="dxa"/>
                      <w:trHeight w:val="495"/>
                    </w:trPr>
                    <w:tc>
                      <w:tcPr>
                        <w:tcW w:w="3095" w:type="dxa"/>
                        <w:gridSpan w:val="2"/>
                        <w:tcBorders>
                          <w:left w:val="single" w:sz="6" w:space="0" w:color="auto"/>
                          <w:right w:val="single" w:sz="6" w:space="0" w:color="auto"/>
                        </w:tcBorders>
                        <w:vAlign w:val="center"/>
                      </w:tcPr>
                      <w:p w14:paraId="3F2AC2AA" w14:textId="77777777" w:rsidR="00C56CC3" w:rsidRDefault="00C56CC3" w:rsidP="005268F1">
                        <w:pPr>
                          <w:spacing w:after="0" w:line="240" w:lineRule="auto"/>
                          <w:textAlignment w:val="baseline"/>
                          <w:rPr>
                            <w:rFonts w:eastAsia="Times New Roman" w:cs="Segoe UI"/>
                            <w:kern w:val="0"/>
                            <w:lang w:val="en-GB" w:eastAsia="en-GB"/>
                            <w14:ligatures w14:val="none"/>
                          </w:rPr>
                        </w:pPr>
                      </w:p>
                    </w:tc>
                    <w:tc>
                      <w:tcPr>
                        <w:tcW w:w="6005" w:type="dxa"/>
                        <w:gridSpan w:val="2"/>
                        <w:tcBorders>
                          <w:top w:val="single" w:sz="6" w:space="0" w:color="auto"/>
                          <w:left w:val="nil"/>
                          <w:bottom w:val="single" w:sz="6" w:space="0" w:color="auto"/>
                          <w:right w:val="single" w:sz="6" w:space="0" w:color="auto"/>
                        </w:tcBorders>
                        <w:vAlign w:val="center"/>
                      </w:tcPr>
                      <w:p w14:paraId="667AC787" w14:textId="0C1E5F0D"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r w:rsidRPr="00414FAF">
                          <w:rPr>
                            <w:rFonts w:eastAsia="Times New Roman" w:cs="Segoe UI"/>
                            <w:kern w:val="0"/>
                            <w:lang w:val="en-GB" w:eastAsia="en-GB"/>
                            <w14:ligatures w14:val="none"/>
                          </w:rPr>
                          <w:t>Arm K (</w:t>
                        </w:r>
                        <w:r w:rsidR="00E67A05" w:rsidRPr="002E7E7A">
                          <w:rPr>
                            <w:rFonts w:eastAsia="Times New Roman" w:cs="Segoe UI"/>
                            <w:kern w:val="0"/>
                            <w:lang w:eastAsia="en-GB"/>
                            <w14:ligatures w14:val="none"/>
                          </w:rPr>
                          <w:t>Enzomenib</w:t>
                        </w:r>
                        <w:r w:rsidR="00E67A05">
                          <w:rPr>
                            <w:rFonts w:eastAsia="Times New Roman" w:cs="Segoe UI"/>
                            <w:kern w:val="0"/>
                            <w:lang w:eastAsia="en-GB"/>
                            <w14:ligatures w14:val="none"/>
                          </w:rPr>
                          <w:t xml:space="preserve"> + azoles)</w:t>
                        </w:r>
                        <w:r w:rsidRPr="00414FAF">
                          <w:rPr>
                            <w:rFonts w:eastAsia="Times New Roman" w:cs="Segoe UI"/>
                            <w:kern w:val="0"/>
                            <w:lang w:val="en-GB" w:eastAsia="en-GB"/>
                            <w14:ligatures w14:val="none"/>
                          </w:rPr>
                          <w:t xml:space="preserve"> (Ph 2): R/R AML with NPM1m </w:t>
                        </w:r>
                        <w:r w:rsidRPr="005268F1">
                          <w:rPr>
                            <w:rFonts w:eastAsia="Times New Roman" w:cs="Segoe UI"/>
                            <w:b/>
                            <w:i/>
                            <w:color w:val="00B0F0"/>
                            <w:kern w:val="0"/>
                            <w:lang w:val="en-GB" w:eastAsia="en-GB"/>
                            <w14:ligatures w14:val="none"/>
                          </w:rPr>
                          <w:t>(new arm)</w:t>
                        </w:r>
                      </w:p>
                    </w:tc>
                  </w:tr>
                  <w:tr w:rsidR="00C56CC3" w:rsidRPr="00BA4001" w14:paraId="0247F9FF" w14:textId="77777777" w:rsidTr="7C9E0AF7">
                    <w:trPr>
                      <w:gridBefore w:val="1"/>
                      <w:wBefore w:w="16" w:type="dxa"/>
                      <w:trHeight w:val="495"/>
                    </w:trPr>
                    <w:tc>
                      <w:tcPr>
                        <w:tcW w:w="3095" w:type="dxa"/>
                        <w:gridSpan w:val="2"/>
                        <w:tcBorders>
                          <w:left w:val="single" w:sz="6" w:space="0" w:color="auto"/>
                          <w:right w:val="single" w:sz="6" w:space="0" w:color="auto"/>
                        </w:tcBorders>
                        <w:vAlign w:val="center"/>
                      </w:tcPr>
                      <w:p w14:paraId="23EA30BE" w14:textId="77777777" w:rsidR="00C56CC3" w:rsidRDefault="00C56CC3" w:rsidP="005268F1">
                        <w:pPr>
                          <w:spacing w:after="0" w:line="240" w:lineRule="auto"/>
                          <w:textAlignment w:val="baseline"/>
                          <w:rPr>
                            <w:rFonts w:eastAsia="Times New Roman" w:cs="Segoe UI"/>
                            <w:kern w:val="0"/>
                            <w:lang w:val="en-GB" w:eastAsia="en-GB"/>
                            <w14:ligatures w14:val="none"/>
                          </w:rPr>
                        </w:pPr>
                      </w:p>
                    </w:tc>
                    <w:tc>
                      <w:tcPr>
                        <w:tcW w:w="6005" w:type="dxa"/>
                        <w:gridSpan w:val="2"/>
                        <w:tcBorders>
                          <w:top w:val="single" w:sz="6" w:space="0" w:color="auto"/>
                          <w:left w:val="nil"/>
                          <w:bottom w:val="single" w:sz="6" w:space="0" w:color="auto"/>
                          <w:right w:val="single" w:sz="6" w:space="0" w:color="auto"/>
                        </w:tcBorders>
                        <w:vAlign w:val="center"/>
                      </w:tcPr>
                      <w:p w14:paraId="6A5CB992" w14:textId="0EF70971"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r w:rsidRPr="00414FAF">
                          <w:rPr>
                            <w:rFonts w:eastAsia="Times New Roman" w:cs="Segoe UI"/>
                            <w:kern w:val="0"/>
                            <w:lang w:val="en-GB" w:eastAsia="en-GB"/>
                            <w14:ligatures w14:val="none"/>
                          </w:rPr>
                          <w:t>Arm L (</w:t>
                        </w:r>
                        <w:r w:rsidR="00C94933" w:rsidRPr="002E7E7A">
                          <w:rPr>
                            <w:rFonts w:eastAsia="Times New Roman" w:cs="Segoe UI"/>
                            <w:kern w:val="0"/>
                            <w:lang w:eastAsia="en-GB"/>
                            <w14:ligatures w14:val="none"/>
                          </w:rPr>
                          <w:t>Enzomenib</w:t>
                        </w:r>
                        <w:r w:rsidR="00C94933">
                          <w:rPr>
                            <w:rFonts w:eastAsia="Times New Roman" w:cs="Segoe UI"/>
                            <w:kern w:val="0"/>
                            <w:lang w:eastAsia="en-GB"/>
                            <w14:ligatures w14:val="none"/>
                          </w:rPr>
                          <w:t xml:space="preserve"> + Ven + Aza)</w:t>
                        </w:r>
                        <w:r w:rsidRPr="00414FAF">
                          <w:rPr>
                            <w:rFonts w:eastAsia="Times New Roman" w:cs="Segoe UI"/>
                            <w:kern w:val="0"/>
                            <w:lang w:val="en-GB" w:eastAsia="en-GB"/>
                            <w14:ligatures w14:val="none"/>
                          </w:rPr>
                          <w:t xml:space="preserve"> (Ph 1): Newly diagnosed AML KMT2Ar FIT or UNFIT </w:t>
                        </w:r>
                        <w:r w:rsidRPr="005268F1">
                          <w:rPr>
                            <w:rFonts w:eastAsia="Times New Roman" w:cs="Segoe UI"/>
                            <w:b/>
                            <w:i/>
                            <w:color w:val="00B0F0"/>
                            <w:kern w:val="0"/>
                            <w:lang w:val="en-GB" w:eastAsia="en-GB"/>
                            <w14:ligatures w14:val="none"/>
                          </w:rPr>
                          <w:t>(new arm)</w:t>
                        </w:r>
                      </w:p>
                    </w:tc>
                  </w:tr>
                  <w:tr w:rsidR="00C56CC3" w:rsidRPr="00BA4001" w14:paraId="1DF665E7" w14:textId="77777777" w:rsidTr="7C9E0AF7">
                    <w:trPr>
                      <w:gridBefore w:val="1"/>
                      <w:wBefore w:w="16" w:type="dxa"/>
                      <w:trHeight w:val="495"/>
                    </w:trPr>
                    <w:tc>
                      <w:tcPr>
                        <w:tcW w:w="3095" w:type="dxa"/>
                        <w:gridSpan w:val="2"/>
                        <w:tcBorders>
                          <w:left w:val="single" w:sz="6" w:space="0" w:color="auto"/>
                          <w:right w:val="single" w:sz="6" w:space="0" w:color="auto"/>
                        </w:tcBorders>
                        <w:vAlign w:val="center"/>
                      </w:tcPr>
                      <w:p w14:paraId="77E4B86F" w14:textId="77777777" w:rsidR="00C56CC3" w:rsidRDefault="00C56CC3" w:rsidP="005268F1">
                        <w:pPr>
                          <w:spacing w:after="0" w:line="240" w:lineRule="auto"/>
                          <w:textAlignment w:val="baseline"/>
                          <w:rPr>
                            <w:rFonts w:eastAsia="Times New Roman" w:cs="Segoe UI"/>
                            <w:kern w:val="0"/>
                            <w:lang w:val="en-GB" w:eastAsia="en-GB"/>
                            <w14:ligatures w14:val="none"/>
                          </w:rPr>
                        </w:pPr>
                      </w:p>
                    </w:tc>
                    <w:tc>
                      <w:tcPr>
                        <w:tcW w:w="6005" w:type="dxa"/>
                        <w:gridSpan w:val="2"/>
                        <w:tcBorders>
                          <w:top w:val="single" w:sz="6" w:space="0" w:color="auto"/>
                          <w:left w:val="nil"/>
                          <w:bottom w:val="single" w:sz="6" w:space="0" w:color="auto"/>
                          <w:right w:val="single" w:sz="6" w:space="0" w:color="auto"/>
                        </w:tcBorders>
                        <w:vAlign w:val="center"/>
                      </w:tcPr>
                      <w:p w14:paraId="1C8463D3" w14:textId="147F04AB"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r w:rsidRPr="00414FAF">
                          <w:rPr>
                            <w:rFonts w:eastAsia="Times New Roman" w:cs="Segoe UI"/>
                            <w:kern w:val="0"/>
                            <w:lang w:eastAsia="en-GB"/>
                            <w14:ligatures w14:val="none"/>
                          </w:rPr>
                          <w:t xml:space="preserve">Arm M </w:t>
                        </w:r>
                        <w:r>
                          <w:rPr>
                            <w:rFonts w:eastAsia="Times New Roman" w:cs="Segoe UI"/>
                            <w:kern w:val="0"/>
                            <w:lang w:val="en-GB" w:eastAsia="en-GB"/>
                            <w14:ligatures w14:val="none"/>
                          </w:rPr>
                          <w:t>(</w:t>
                        </w:r>
                        <w:r w:rsidR="0066054A" w:rsidRPr="002E7E7A">
                          <w:rPr>
                            <w:rFonts w:eastAsia="Times New Roman" w:cs="Segoe UI"/>
                            <w:kern w:val="0"/>
                            <w:lang w:eastAsia="en-GB"/>
                            <w14:ligatures w14:val="none"/>
                          </w:rPr>
                          <w:t>Enzomenib</w:t>
                        </w:r>
                        <w:r w:rsidR="0066054A">
                          <w:rPr>
                            <w:rFonts w:eastAsia="Times New Roman" w:cs="Segoe UI"/>
                            <w:kern w:val="0"/>
                            <w:lang w:eastAsia="en-GB"/>
                            <w14:ligatures w14:val="none"/>
                          </w:rPr>
                          <w:t xml:space="preserve"> + azoles + Ven + Aza)</w:t>
                        </w:r>
                        <w:r w:rsidR="0066054A" w:rsidRPr="00414FAF">
                          <w:rPr>
                            <w:rFonts w:eastAsia="Times New Roman" w:cs="Segoe UI"/>
                            <w:kern w:val="0"/>
                            <w:lang w:val="en-GB" w:eastAsia="en-GB"/>
                            <w14:ligatures w14:val="none"/>
                          </w:rPr>
                          <w:t xml:space="preserve"> </w:t>
                        </w:r>
                        <w:r w:rsidRPr="00414FAF">
                          <w:rPr>
                            <w:rFonts w:eastAsia="Times New Roman" w:cs="Segoe UI"/>
                            <w:kern w:val="0"/>
                            <w:lang w:eastAsia="en-GB"/>
                            <w14:ligatures w14:val="none"/>
                          </w:rPr>
                          <w:t>(Ph 1): Newly diagnosed AML NPM1m UNFIT only </w:t>
                        </w:r>
                        <w:r w:rsidRPr="005268F1">
                          <w:rPr>
                            <w:rFonts w:eastAsia="Times New Roman" w:cs="Segoe UI"/>
                            <w:b/>
                            <w:i/>
                            <w:color w:val="00B0F0"/>
                            <w:kern w:val="0"/>
                            <w:lang w:eastAsia="en-GB"/>
                            <w14:ligatures w14:val="none"/>
                          </w:rPr>
                          <w:t>(new arm)</w:t>
                        </w:r>
                      </w:p>
                    </w:tc>
                  </w:tr>
                  <w:tr w:rsidR="00C56CC3" w:rsidRPr="00BA4001" w14:paraId="3CFD9E46" w14:textId="77777777" w:rsidTr="7C9E0AF7">
                    <w:trPr>
                      <w:gridBefore w:val="1"/>
                      <w:wBefore w:w="16" w:type="dxa"/>
                      <w:trHeight w:val="495"/>
                    </w:trPr>
                    <w:tc>
                      <w:tcPr>
                        <w:tcW w:w="3095" w:type="dxa"/>
                        <w:gridSpan w:val="2"/>
                        <w:tcBorders>
                          <w:left w:val="single" w:sz="6" w:space="0" w:color="auto"/>
                          <w:bottom w:val="single" w:sz="6" w:space="0" w:color="auto"/>
                          <w:right w:val="single" w:sz="6" w:space="0" w:color="auto"/>
                        </w:tcBorders>
                        <w:vAlign w:val="center"/>
                      </w:tcPr>
                      <w:p w14:paraId="41A3A278" w14:textId="77777777" w:rsidR="00C56CC3" w:rsidRDefault="00C56CC3" w:rsidP="005268F1">
                        <w:pPr>
                          <w:spacing w:after="0" w:line="240" w:lineRule="auto"/>
                          <w:textAlignment w:val="baseline"/>
                          <w:rPr>
                            <w:rFonts w:eastAsia="Times New Roman" w:cs="Segoe UI"/>
                            <w:kern w:val="0"/>
                            <w:lang w:val="en-GB" w:eastAsia="en-GB"/>
                            <w14:ligatures w14:val="none"/>
                          </w:rPr>
                        </w:pPr>
                      </w:p>
                    </w:tc>
                    <w:tc>
                      <w:tcPr>
                        <w:tcW w:w="6005" w:type="dxa"/>
                        <w:gridSpan w:val="2"/>
                        <w:tcBorders>
                          <w:top w:val="single" w:sz="6" w:space="0" w:color="auto"/>
                          <w:left w:val="nil"/>
                          <w:bottom w:val="single" w:sz="6" w:space="0" w:color="auto"/>
                          <w:right w:val="single" w:sz="6" w:space="0" w:color="auto"/>
                        </w:tcBorders>
                        <w:vAlign w:val="center"/>
                      </w:tcPr>
                      <w:p w14:paraId="3D9CA1F2" w14:textId="3631E129" w:rsidR="00C56CC3" w:rsidRPr="00146531" w:rsidRDefault="00C56CC3" w:rsidP="005268F1">
                        <w:pPr>
                          <w:spacing w:after="0" w:line="240" w:lineRule="auto"/>
                          <w:ind w:left="170"/>
                          <w:textAlignment w:val="baseline"/>
                          <w:rPr>
                            <w:rFonts w:eastAsia="Times New Roman" w:cs="Segoe UI"/>
                            <w:kern w:val="0"/>
                            <w:lang w:val="en-GB" w:eastAsia="en-GB"/>
                            <w14:ligatures w14:val="none"/>
                          </w:rPr>
                        </w:pPr>
                        <w:r w:rsidRPr="00E141D2">
                          <w:rPr>
                            <w:rFonts w:eastAsia="Times New Roman" w:cs="Segoe UI"/>
                            <w:kern w:val="0"/>
                            <w:lang w:eastAsia="en-GB"/>
                            <w14:ligatures w14:val="none"/>
                          </w:rPr>
                          <w:t xml:space="preserve">Arm N </w:t>
                        </w:r>
                        <w:r>
                          <w:rPr>
                            <w:rFonts w:eastAsia="Times New Roman" w:cs="Segoe UI"/>
                            <w:kern w:val="0"/>
                            <w:lang w:val="en-GB" w:eastAsia="en-GB"/>
                            <w14:ligatures w14:val="none"/>
                          </w:rPr>
                          <w:t>(</w:t>
                        </w:r>
                        <w:r w:rsidR="0066054A" w:rsidRPr="002E7E7A">
                          <w:rPr>
                            <w:rFonts w:eastAsia="Times New Roman" w:cs="Segoe UI"/>
                            <w:kern w:val="0"/>
                            <w:lang w:eastAsia="en-GB"/>
                            <w14:ligatures w14:val="none"/>
                          </w:rPr>
                          <w:t>Enzomenib</w:t>
                        </w:r>
                        <w:r w:rsidR="0066054A">
                          <w:rPr>
                            <w:rFonts w:eastAsia="Times New Roman" w:cs="Segoe UI"/>
                            <w:kern w:val="0"/>
                            <w:lang w:eastAsia="en-GB"/>
                            <w14:ligatures w14:val="none"/>
                          </w:rPr>
                          <w:t xml:space="preserve"> </w:t>
                        </w:r>
                        <w:r w:rsidR="007C340B">
                          <w:rPr>
                            <w:rFonts w:eastAsia="Times New Roman" w:cs="Segoe UI"/>
                            <w:kern w:val="0"/>
                            <w:lang w:eastAsia="en-GB"/>
                            <w14:ligatures w14:val="none"/>
                          </w:rPr>
                          <w:t>+</w:t>
                        </w:r>
                        <w:r w:rsidR="00FE3EFB">
                          <w:rPr>
                            <w:rFonts w:eastAsia="Times New Roman" w:cs="Segoe UI"/>
                            <w:kern w:val="0"/>
                            <w:lang w:eastAsia="en-GB"/>
                            <w14:ligatures w14:val="none"/>
                          </w:rPr>
                          <w:t xml:space="preserve"> 7+3</w:t>
                        </w:r>
                        <w:r w:rsidR="0066054A">
                          <w:rPr>
                            <w:rFonts w:eastAsia="Times New Roman" w:cs="Segoe UI"/>
                            <w:kern w:val="0"/>
                            <w:lang w:eastAsia="en-GB"/>
                            <w14:ligatures w14:val="none"/>
                          </w:rPr>
                          <w:t>)</w:t>
                        </w:r>
                        <w:r w:rsidR="0066054A" w:rsidRPr="00414FAF">
                          <w:rPr>
                            <w:rFonts w:eastAsia="Times New Roman" w:cs="Segoe UI"/>
                            <w:kern w:val="0"/>
                            <w:lang w:val="en-GB" w:eastAsia="en-GB"/>
                            <w14:ligatures w14:val="none"/>
                          </w:rPr>
                          <w:t xml:space="preserve"> </w:t>
                        </w:r>
                        <w:r w:rsidRPr="00E141D2">
                          <w:rPr>
                            <w:rFonts w:eastAsia="Times New Roman" w:cs="Segoe UI"/>
                            <w:kern w:val="0"/>
                            <w:lang w:eastAsia="en-GB"/>
                            <w14:ligatures w14:val="none"/>
                          </w:rPr>
                          <w:t>(Ph 1): Newly diagnosed AML with KMT2Ar or NPM1m </w:t>
                        </w:r>
                        <w:r w:rsidRPr="005268F1">
                          <w:rPr>
                            <w:rFonts w:eastAsia="Times New Roman" w:cs="Segoe UI"/>
                            <w:b/>
                            <w:i/>
                            <w:color w:val="00B0F0"/>
                            <w:kern w:val="0"/>
                            <w:lang w:eastAsia="en-GB"/>
                            <w14:ligatures w14:val="none"/>
                          </w:rPr>
                          <w:t>(new arm)</w:t>
                        </w:r>
                      </w:p>
                    </w:tc>
                  </w:tr>
                  <w:tr w:rsidR="00E141D2" w:rsidRPr="00BA4001" w14:paraId="5E26E583" w14:textId="77777777" w:rsidTr="7C9E0AF7">
                    <w:trPr>
                      <w:gridBefore w:val="1"/>
                      <w:wBefore w:w="16" w:type="dxa"/>
                      <w:trHeight w:val="495"/>
                    </w:trPr>
                    <w:tc>
                      <w:tcPr>
                        <w:tcW w:w="3095" w:type="dxa"/>
                        <w:gridSpan w:val="2"/>
                        <w:tcBorders>
                          <w:top w:val="single" w:sz="6" w:space="0" w:color="auto"/>
                          <w:left w:val="single" w:sz="6" w:space="0" w:color="auto"/>
                          <w:bottom w:val="single" w:sz="6" w:space="0" w:color="auto"/>
                          <w:right w:val="single" w:sz="6" w:space="0" w:color="auto"/>
                        </w:tcBorders>
                        <w:vAlign w:val="center"/>
                      </w:tcPr>
                      <w:p w14:paraId="2E21637D" w14:textId="73B0E349" w:rsidR="00E141D2" w:rsidRDefault="00E141D2" w:rsidP="005268F1">
                        <w:pPr>
                          <w:spacing w:after="0" w:line="240" w:lineRule="auto"/>
                          <w:textAlignment w:val="baseline"/>
                          <w:rPr>
                            <w:rFonts w:eastAsia="Times New Roman" w:cs="Segoe UI"/>
                            <w:kern w:val="0"/>
                            <w:lang w:val="en-GB" w:eastAsia="en-GB"/>
                            <w14:ligatures w14:val="none"/>
                          </w:rPr>
                        </w:pPr>
                        <w:r w:rsidRPr="00E141D2">
                          <w:rPr>
                            <w:rFonts w:eastAsia="Times New Roman" w:cs="Segoe UI"/>
                            <w:kern w:val="0"/>
                            <w:lang w:eastAsia="en-GB"/>
                            <w14:ligatures w14:val="none"/>
                          </w:rPr>
                          <w:t>Primary Endpoints</w:t>
                        </w:r>
                      </w:p>
                    </w:tc>
                    <w:tc>
                      <w:tcPr>
                        <w:tcW w:w="6005" w:type="dxa"/>
                        <w:gridSpan w:val="2"/>
                        <w:tcBorders>
                          <w:top w:val="single" w:sz="6" w:space="0" w:color="auto"/>
                          <w:left w:val="nil"/>
                          <w:bottom w:val="single" w:sz="6" w:space="0" w:color="auto"/>
                          <w:right w:val="single" w:sz="6" w:space="0" w:color="auto"/>
                        </w:tcBorders>
                        <w:vAlign w:val="center"/>
                      </w:tcPr>
                      <w:p w14:paraId="78DBB174" w14:textId="49224AE8" w:rsidR="0097665E" w:rsidRPr="0097665E" w:rsidRDefault="0097665E" w:rsidP="00EE34E6">
                        <w:pPr>
                          <w:numPr>
                            <w:ilvl w:val="0"/>
                            <w:numId w:val="13"/>
                          </w:numPr>
                          <w:spacing w:after="0" w:line="240" w:lineRule="auto"/>
                          <w:textAlignment w:val="baseline"/>
                          <w:rPr>
                            <w:rFonts w:eastAsia="Times New Roman" w:cs="Segoe UI"/>
                            <w:kern w:val="0"/>
                            <w:lang w:val="en-GB" w:eastAsia="en-GB"/>
                            <w14:ligatures w14:val="none"/>
                          </w:rPr>
                        </w:pPr>
                        <w:r w:rsidRPr="0097665E">
                          <w:rPr>
                            <w:rFonts w:eastAsia="Times New Roman" w:cs="Segoe UI"/>
                            <w:kern w:val="0"/>
                            <w:lang w:val="en-GB" w:eastAsia="en-GB"/>
                            <w14:ligatures w14:val="none"/>
                          </w:rPr>
                          <w:t>AEs</w:t>
                        </w:r>
                      </w:p>
                      <w:p w14:paraId="1F339DE3" w14:textId="7E49D829" w:rsidR="0097665E" w:rsidRPr="0097665E" w:rsidRDefault="0097665E" w:rsidP="00EE34E6">
                        <w:pPr>
                          <w:numPr>
                            <w:ilvl w:val="0"/>
                            <w:numId w:val="14"/>
                          </w:numPr>
                          <w:spacing w:after="0" w:line="240" w:lineRule="auto"/>
                          <w:textAlignment w:val="baseline"/>
                          <w:rPr>
                            <w:rFonts w:eastAsia="Times New Roman" w:cs="Segoe UI"/>
                            <w:kern w:val="0"/>
                            <w:lang w:val="en-GB" w:eastAsia="en-GB"/>
                            <w14:ligatures w14:val="none"/>
                          </w:rPr>
                        </w:pPr>
                        <w:r w:rsidRPr="0097665E">
                          <w:rPr>
                            <w:rFonts w:eastAsia="Times New Roman" w:cs="Segoe UI"/>
                            <w:kern w:val="0"/>
                            <w:lang w:val="en-GB" w:eastAsia="en-GB"/>
                            <w14:ligatures w14:val="none"/>
                          </w:rPr>
                          <w:t>Determination of RP2D</w:t>
                        </w:r>
                      </w:p>
                      <w:p w14:paraId="51F2795E" w14:textId="4A6719E2" w:rsidR="00E141D2" w:rsidRPr="005268F1" w:rsidRDefault="0097665E" w:rsidP="005268F1">
                        <w:pPr>
                          <w:numPr>
                            <w:ilvl w:val="0"/>
                            <w:numId w:val="15"/>
                          </w:numPr>
                          <w:spacing w:after="0" w:line="240" w:lineRule="auto"/>
                          <w:textAlignment w:val="baseline"/>
                          <w:rPr>
                            <w:rFonts w:eastAsia="Times New Roman" w:cs="Segoe UI"/>
                            <w:kern w:val="0"/>
                            <w:lang w:val="en-GB" w:eastAsia="en-GB"/>
                            <w14:ligatures w14:val="none"/>
                          </w:rPr>
                        </w:pPr>
                        <w:r w:rsidRPr="0097665E">
                          <w:rPr>
                            <w:rFonts w:eastAsia="Times New Roman" w:cs="Segoe UI"/>
                            <w:kern w:val="0"/>
                            <w:lang w:val="en-GB" w:eastAsia="en-GB"/>
                            <w14:ligatures w14:val="none"/>
                          </w:rPr>
                          <w:t>CR</w:t>
                        </w:r>
                        <w:r w:rsidR="00EE34E6">
                          <w:rPr>
                            <w:rFonts w:eastAsia="Times New Roman" w:cs="Segoe UI"/>
                            <w:kern w:val="0"/>
                            <w:lang w:val="en-GB" w:eastAsia="en-GB"/>
                            <w14:ligatures w14:val="none"/>
                          </w:rPr>
                          <w:t xml:space="preserve">, </w:t>
                        </w:r>
                        <w:r w:rsidRPr="0097665E">
                          <w:rPr>
                            <w:rFonts w:eastAsia="Times New Roman" w:cs="Segoe UI"/>
                            <w:kern w:val="0"/>
                            <w:lang w:val="en-GB" w:eastAsia="en-GB"/>
                            <w14:ligatures w14:val="none"/>
                          </w:rPr>
                          <w:t>CRh</w:t>
                        </w:r>
                      </w:p>
                    </w:tc>
                  </w:tr>
                </w:tbl>
                <w:p w14:paraId="699B0E04" w14:textId="77777777" w:rsidR="005936D5" w:rsidRPr="00100E63" w:rsidRDefault="005936D5" w:rsidP="005268F1">
                  <w:pPr>
                    <w:pStyle w:val="ListParagraph"/>
                    <w:keepNext/>
                    <w:spacing w:after="0" w:line="240" w:lineRule="auto"/>
                    <w:ind w:left="0"/>
                    <w:rPr>
                      <w:rFonts w:eastAsia="Aptos Display" w:cs="Aptos Display"/>
                    </w:rPr>
                  </w:pPr>
                </w:p>
                <w:p w14:paraId="16B760AD" w14:textId="28C46610" w:rsidR="00007166" w:rsidRDefault="00D620B2" w:rsidP="00007166">
                  <w:pPr>
                    <w:spacing w:after="0" w:line="240" w:lineRule="auto"/>
                    <w:textAlignment w:val="baseline"/>
                    <w:rPr>
                      <w:rFonts w:ascii="Calibri" w:eastAsia="Aptos" w:hAnsi="Calibri" w:cs="Calibri"/>
                      <w:b/>
                      <w:bCs/>
                      <w:kern w:val="0"/>
                      <w:sz w:val="22"/>
                      <w:szCs w:val="22"/>
                      <w14:ligatures w14:val="none"/>
                    </w:rPr>
                  </w:pPr>
                  <w:r>
                    <w:rPr>
                      <w:rFonts w:ascii="Calibri" w:eastAsia="Aptos" w:hAnsi="Calibri" w:cs="Calibri"/>
                      <w:b/>
                      <w:bCs/>
                      <w:noProof/>
                      <w:kern w:val="0"/>
                      <w:sz w:val="22"/>
                      <w:szCs w:val="22"/>
                    </w:rPr>
                    <w:drawing>
                      <wp:inline distT="0" distB="0" distL="0" distR="0" wp14:anchorId="118C48C9" wp14:editId="3101E632">
                        <wp:extent cx="5943600" cy="3885565"/>
                        <wp:effectExtent l="38100" t="38100" r="95250" b="95885"/>
                        <wp:docPr id="129136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6810" name="Picture 12913668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85565"/>
                                </a:xfrm>
                                <a:prstGeom prst="rect">
                                  <a:avLst/>
                                </a:prstGeom>
                                <a:effectLst>
                                  <a:outerShdw blurRad="50800" dist="38100" dir="2700000" algn="tl" rotWithShape="0">
                                    <a:prstClr val="black">
                                      <a:alpha val="40000"/>
                                    </a:prstClr>
                                  </a:outerShdw>
                                </a:effectLst>
                              </pic:spPr>
                            </pic:pic>
                          </a:graphicData>
                        </a:graphic>
                      </wp:inline>
                    </w:drawing>
                  </w:r>
                </w:p>
                <w:p w14:paraId="5A2ACF1E" w14:textId="77777777" w:rsidR="008E7588" w:rsidRPr="00007166" w:rsidRDefault="008E7588" w:rsidP="00007166">
                  <w:pPr>
                    <w:spacing w:after="0" w:line="240" w:lineRule="auto"/>
                    <w:textAlignment w:val="baseline"/>
                    <w:rPr>
                      <w:rFonts w:ascii="Calibri" w:eastAsia="Aptos" w:hAnsi="Calibri" w:cs="Calibri"/>
                      <w:b/>
                      <w:bCs/>
                      <w:kern w:val="0"/>
                      <w:sz w:val="22"/>
                      <w:szCs w:val="22"/>
                      <w14:ligatures w14:val="none"/>
                    </w:rPr>
                  </w:pPr>
                </w:p>
                <w:p w14:paraId="6F09B4B7" w14:textId="77777777" w:rsidR="007D0680" w:rsidRPr="002E5259" w:rsidRDefault="007D0680" w:rsidP="007D0680">
                  <w:pPr>
                    <w:spacing w:after="0" w:line="240" w:lineRule="auto"/>
                    <w:textAlignment w:val="baseline"/>
                    <w:rPr>
                      <w:rFonts w:ascii="Aptos" w:eastAsia="Times New Roman" w:hAnsi="Aptos" w:cs="Calibri"/>
                      <w:kern w:val="0"/>
                      <w14:ligatures w14:val="none"/>
                    </w:rPr>
                  </w:pPr>
                  <w:r w:rsidRPr="004C3415">
                    <w:rPr>
                      <w:rFonts w:ascii="Aptos" w:eastAsia="Times New Roman" w:hAnsi="Aptos" w:cs="Calibri"/>
                      <w:b/>
                      <w:kern w:val="0"/>
                      <w14:ligatures w14:val="none"/>
                    </w:rPr>
                    <w:t>For questions, please reach out to:</w:t>
                  </w:r>
                  <w:r w:rsidRPr="004C3415">
                    <w:rPr>
                      <w:rFonts w:ascii="Arial" w:eastAsia="Times New Roman" w:hAnsi="Arial" w:cs="Arial"/>
                      <w:kern w:val="0"/>
                      <w14:ligatures w14:val="none"/>
                    </w:rPr>
                    <w:t> </w:t>
                  </w:r>
                </w:p>
                <w:p w14:paraId="6266D22E" w14:textId="77777777" w:rsidR="007D0680" w:rsidRPr="002E5259" w:rsidRDefault="007D0680" w:rsidP="007D0680">
                  <w:pPr>
                    <w:spacing w:after="0" w:line="240" w:lineRule="auto"/>
                    <w:textAlignment w:val="baseline"/>
                    <w:rPr>
                      <w:rFonts w:ascii="Aptos" w:eastAsia="Times New Roman" w:hAnsi="Aptos" w:cs="Aparajita"/>
                      <w:b/>
                      <w:i/>
                      <w:color w:val="0070C0"/>
                      <w:kern w:val="0"/>
                      <w14:ligatures w14:val="none"/>
                    </w:rPr>
                  </w:pPr>
                  <w:r w:rsidRPr="002E5259">
                    <w:rPr>
                      <w:rFonts w:ascii="Aptos" w:eastAsia="Times New Roman" w:hAnsi="Aptos" w:cs="Aparajita"/>
                      <w:kern w:val="0"/>
                      <w14:ligatures w14:val="none"/>
                    </w:rPr>
                    <w:t>International / Affiliates</w:t>
                  </w:r>
                  <w:r w:rsidRPr="00320ADB">
                    <w:rPr>
                      <w:rFonts w:ascii="Aptos" w:eastAsia="Times New Roman" w:hAnsi="Aptos" w:cs="Aparajita"/>
                      <w:kern w:val="0"/>
                      <w14:ligatures w14:val="none"/>
                    </w:rPr>
                    <w:t>:</w:t>
                  </w:r>
                  <w:r w:rsidRPr="00320ADB">
                    <w:rPr>
                      <w:rFonts w:ascii="Arial" w:eastAsia="Times New Roman" w:hAnsi="Arial" w:cs="Arial"/>
                      <w:kern w:val="0"/>
                      <w14:ligatures w14:val="none"/>
                    </w:rPr>
                    <w:t> </w:t>
                  </w:r>
                  <w:hyperlink r:id="rId19" w:history="1">
                    <w:r w:rsidRPr="002E5259">
                      <w:rPr>
                        <w:rFonts w:ascii="Aptos" w:eastAsia="Arial" w:hAnsi="Aptos" w:cs="Aparajita"/>
                        <w:color w:val="0563C1"/>
                        <w:kern w:val="0"/>
                        <w:u w:val="single"/>
                        <w14:ligatures w14:val="none"/>
                      </w:rPr>
                      <w:t>Harjit Bajwa</w:t>
                    </w:r>
                  </w:hyperlink>
                  <w:r w:rsidRPr="002E5259">
                    <w:rPr>
                      <w:rFonts w:ascii="Arial" w:eastAsia="Times New Roman" w:hAnsi="Arial" w:cs="Arial"/>
                      <w:b/>
                      <w:i/>
                      <w:color w:val="0070C0"/>
                      <w:kern w:val="0"/>
                      <w14:ligatures w14:val="none"/>
                    </w:rPr>
                    <w:t> </w:t>
                  </w:r>
                </w:p>
                <w:p w14:paraId="1D9A18BD" w14:textId="77777777" w:rsidR="007D0680" w:rsidRPr="002E5259" w:rsidRDefault="007D0680" w:rsidP="007D0680">
                  <w:pPr>
                    <w:spacing w:after="0" w:line="240" w:lineRule="auto"/>
                    <w:textAlignment w:val="baseline"/>
                    <w:rPr>
                      <w:rFonts w:ascii="Aptos" w:eastAsia="Times New Roman" w:hAnsi="Aptos" w:cs="Aparajita"/>
                      <w:kern w:val="0"/>
                      <w14:ligatures w14:val="none"/>
                    </w:rPr>
                  </w:pPr>
                  <w:r w:rsidRPr="002E5259">
                    <w:rPr>
                      <w:rFonts w:ascii="Aptos" w:eastAsia="Times New Roman" w:hAnsi="Aptos" w:cs="Aparajita"/>
                      <w:kern w:val="0"/>
                      <w14:ligatures w14:val="none"/>
                    </w:rPr>
                    <w:t>US:</w:t>
                  </w:r>
                  <w:hyperlink r:id="rId20" w:history="1">
                    <w:r w:rsidRPr="002E5259">
                      <w:rPr>
                        <w:rFonts w:ascii="Arial" w:eastAsia="Times New Roman" w:hAnsi="Arial" w:cs="Arial"/>
                        <w:b/>
                        <w:i/>
                        <w:color w:val="0563C1"/>
                        <w:kern w:val="0"/>
                        <w:u w:val="single"/>
                        <w14:ligatures w14:val="none"/>
                      </w:rPr>
                      <w:t> </w:t>
                    </w:r>
                    <w:r w:rsidRPr="002E5259">
                      <w:rPr>
                        <w:rFonts w:ascii="Aptos" w:eastAsia="Times New Roman" w:hAnsi="Aptos" w:cs="Aparajita"/>
                        <w:color w:val="0563C1"/>
                        <w:kern w:val="0"/>
                        <w:u w:val="single"/>
                        <w14:ligatures w14:val="none"/>
                      </w:rPr>
                      <w:t>Richa Sharma</w:t>
                    </w:r>
                  </w:hyperlink>
                </w:p>
                <w:p w14:paraId="79B1B4F6" w14:textId="77777777" w:rsidR="007D0680" w:rsidRPr="002E5259" w:rsidRDefault="007D0680" w:rsidP="007D0680">
                  <w:pPr>
                    <w:spacing w:after="0" w:line="240" w:lineRule="auto"/>
                    <w:rPr>
                      <w:rFonts w:ascii="Aptos" w:eastAsia="Arial" w:hAnsi="Aptos" w:cs="Calibri"/>
                      <w:color w:val="242424"/>
                      <w:kern w:val="0"/>
                      <w14:ligatures w14:val="none"/>
                    </w:rPr>
                  </w:pPr>
                </w:p>
                <w:p w14:paraId="31783A27" w14:textId="77777777" w:rsidR="007D0680" w:rsidRDefault="007D0680" w:rsidP="007D0680">
                  <w:pPr>
                    <w:spacing w:after="0" w:line="240" w:lineRule="auto"/>
                    <w:textAlignment w:val="baseline"/>
                    <w:rPr>
                      <w:rFonts w:ascii="Arial" w:eastAsia="Arial" w:hAnsi="Arial" w:cs="Arial"/>
                      <w:kern w:val="0"/>
                      <w14:ligatures w14:val="none"/>
                    </w:rPr>
                  </w:pPr>
                  <w:hyperlink r:id="rId21" w:history="1">
                    <w:r w:rsidRPr="002E5259">
                      <w:rPr>
                        <w:rFonts w:ascii="Aptos" w:eastAsia="Arial" w:hAnsi="Aptos" w:cs="Calibri"/>
                        <w:color w:val="0563C1"/>
                        <w:kern w:val="0"/>
                        <w:u w:val="single"/>
                        <w14:ligatures w14:val="none"/>
                      </w:rPr>
                      <w:t>Invite your colleagues to CI Edge</w:t>
                    </w:r>
                  </w:hyperlink>
                  <w:r w:rsidRPr="002E5259">
                    <w:rPr>
                      <w:rFonts w:ascii="Aptos" w:eastAsia="Arial" w:hAnsi="Aptos" w:cs="Calibri"/>
                      <w:color w:val="242424"/>
                      <w:kern w:val="0"/>
                      <w14:ligatures w14:val="none"/>
                    </w:rPr>
                    <w:t xml:space="preserve"> | </w:t>
                  </w:r>
                  <w:hyperlink r:id="rId22" w:history="1">
                    <w:r w:rsidRPr="002E5259">
                      <w:rPr>
                        <w:rFonts w:ascii="Aptos" w:eastAsia="Arial" w:hAnsi="Aptos" w:cs="Calibri"/>
                        <w:color w:val="0563C1"/>
                        <w:kern w:val="0"/>
                        <w:u w:val="single"/>
                        <w14:ligatures w14:val="none"/>
                      </w:rPr>
                      <w:t>Manage Email Preferences |</w:t>
                    </w:r>
                  </w:hyperlink>
                  <w:r w:rsidRPr="002E5259">
                    <w:rPr>
                      <w:rFonts w:ascii="Aptos" w:eastAsia="Arial" w:hAnsi="Aptos" w:cs="Calibri"/>
                      <w:color w:val="242424"/>
                      <w:kern w:val="0"/>
                      <w14:ligatures w14:val="none"/>
                    </w:rPr>
                    <w:t xml:space="preserve"> </w:t>
                  </w:r>
                  <w:hyperlink r:id="rId23" w:history="1">
                    <w:r w:rsidRPr="002E5259">
                      <w:rPr>
                        <w:rFonts w:ascii="Aptos" w:eastAsia="Arial" w:hAnsi="Aptos" w:cs="Calibri"/>
                        <w:color w:val="0563C1"/>
                        <w:kern w:val="0"/>
                        <w:u w:val="single"/>
                        <w14:ligatures w14:val="none"/>
                      </w:rPr>
                      <w:t>Unsubscribe</w:t>
                    </w:r>
                  </w:hyperlink>
                </w:p>
                <w:p w14:paraId="6C5BBC83" w14:textId="77777777" w:rsidR="007D0680" w:rsidRDefault="007D0680" w:rsidP="007D0680">
                  <w:pPr>
                    <w:spacing w:after="0" w:line="240" w:lineRule="auto"/>
                    <w:textAlignment w:val="baseline"/>
                    <w:rPr>
                      <w:rFonts w:ascii="Arial" w:eastAsia="Arial" w:hAnsi="Arial" w:cs="Arial"/>
                      <w:kern w:val="0"/>
                      <w14:ligatures w14:val="none"/>
                    </w:rPr>
                  </w:pPr>
                </w:p>
                <w:p w14:paraId="165BDF55" w14:textId="77777777" w:rsidR="007D0680" w:rsidRDefault="007D0680" w:rsidP="007D0680">
                  <w:pPr>
                    <w:spacing w:after="0" w:line="240" w:lineRule="auto"/>
                    <w:textAlignment w:val="baseline"/>
                    <w:rPr>
                      <w:rFonts w:ascii="Arial" w:eastAsia="Arial" w:hAnsi="Arial" w:cs="Arial"/>
                      <w:kern w:val="0"/>
                      <w14:ligatures w14:val="none"/>
                    </w:rPr>
                  </w:pPr>
                </w:p>
                <w:p w14:paraId="1872AFEB" w14:textId="5D938F87" w:rsidR="00007166" w:rsidRPr="00007166" w:rsidRDefault="007D0680" w:rsidP="007D0680">
                  <w:pPr>
                    <w:spacing w:after="0" w:line="240" w:lineRule="auto"/>
                    <w:textAlignment w:val="baseline"/>
                    <w:rPr>
                      <w:rFonts w:ascii="Aptos" w:eastAsia="Aptos" w:hAnsi="Aptos" w:cs="Aptos"/>
                      <w:i/>
                      <w:iCs/>
                      <w:kern w:val="0"/>
                      <w:sz w:val="22"/>
                      <w:szCs w:val="22"/>
                      <w14:ligatures w14:val="none"/>
                    </w:rPr>
                  </w:pPr>
                  <w:r w:rsidRPr="00D15DA6">
                    <w:rPr>
                      <w:rFonts w:ascii="Aptos" w:hAnsi="Aptos" w:cs="Calibri"/>
                      <w:i/>
                      <w:color w:val="00000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bookmarkEnd w:id="1"/>
            </w:tr>
            <w:bookmarkEnd w:id="0"/>
          </w:tbl>
          <w:p w14:paraId="08E8847A" w14:textId="374E86C9" w:rsidR="00007166" w:rsidRPr="00007166" w:rsidRDefault="00007166" w:rsidP="00007166">
            <w:pPr>
              <w:spacing w:after="0" w:line="240" w:lineRule="auto"/>
              <w:rPr>
                <w:rFonts w:ascii="Calibri" w:eastAsia="Aptos" w:hAnsi="Calibri" w:cs="Calibri"/>
                <w:kern w:val="0"/>
                <w:sz w:val="22"/>
                <w:szCs w:val="22"/>
                <w:lang w:eastAsia="en-IN"/>
                <w14:ligatures w14:val="none"/>
              </w:rPr>
            </w:pPr>
          </w:p>
        </w:tc>
      </w:tr>
      <w:tr w:rsidR="00FA5623" w:rsidRPr="00007166" w14:paraId="73024C43" w14:textId="77777777" w:rsidTr="7C9E0AF7">
        <w:trPr>
          <w:trHeight w:val="144"/>
        </w:trPr>
        <w:tc>
          <w:tcPr>
            <w:tcW w:w="9715" w:type="dxa"/>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35C8CA36" w14:textId="77777777" w:rsidR="00007166" w:rsidRPr="00007166" w:rsidRDefault="00007166" w:rsidP="00007166">
            <w:pPr>
              <w:spacing w:after="0" w:line="240" w:lineRule="auto"/>
              <w:rPr>
                <w:rFonts w:ascii="Calibri" w:eastAsia="Aptos" w:hAnsi="Calibri" w:cs="Calibri"/>
                <w:b/>
                <w:bCs/>
                <w:color w:val="276471"/>
                <w:kern w:val="0"/>
                <w:sz w:val="22"/>
                <w:szCs w:val="22"/>
                <w14:ligatures w14:val="none"/>
              </w:rPr>
            </w:pPr>
          </w:p>
        </w:tc>
      </w:tr>
    </w:tbl>
    <w:p w14:paraId="46C4AC3D" w14:textId="77777777" w:rsidR="00D72A4B" w:rsidRDefault="00D72A4B"/>
    <w:sectPr w:rsidR="00D72A4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harma, Richa P" w:date="2026-03-26T17:09:00Z" w:initials="RS">
    <w:p w14:paraId="1A95CDF4" w14:textId="77777777" w:rsidR="00810B53" w:rsidRDefault="00810B53" w:rsidP="00810B53">
      <w:pPr>
        <w:pStyle w:val="CommentText"/>
      </w:pPr>
      <w:r>
        <w:rPr>
          <w:rStyle w:val="CommentReference"/>
        </w:rPr>
        <w:annotationRef/>
      </w:r>
      <w:r>
        <w:t>I would categorize this as Medium Impact</w:t>
      </w:r>
    </w:p>
  </w:comment>
  <w:comment w:id="3" w:author="Sharma, Richa P" w:date="2026-03-26T17:10:00Z" w:initials="RS">
    <w:p w14:paraId="7440A8C0" w14:textId="77777777" w:rsidR="00810B53" w:rsidRDefault="00810B53" w:rsidP="00810B53">
      <w:pPr>
        <w:pStyle w:val="CommentText"/>
      </w:pPr>
      <w:r>
        <w:rPr>
          <w:rStyle w:val="CommentReference"/>
        </w:rPr>
        <w:annotationRef/>
      </w:r>
      <w:r>
        <w:t>formatting</w:t>
      </w:r>
    </w:p>
  </w:comment>
  <w:comment w:id="6" w:author="Sharma, Richa P" w:date="2026-03-26T17:09:00Z" w:initials="RS">
    <w:p w14:paraId="02E20096" w14:textId="77777777" w:rsidR="00810B53" w:rsidRDefault="00810B53" w:rsidP="00810B53">
      <w:pPr>
        <w:pStyle w:val="CommentText"/>
      </w:pPr>
      <w:r>
        <w:rPr>
          <w:rStyle w:val="CommentReference"/>
        </w:rPr>
        <w:annotationRef/>
      </w:r>
      <w:r>
        <w:t>Why is the sentence framed with …?</w:t>
      </w:r>
    </w:p>
  </w:comment>
  <w:comment w:id="5" w:author="Sharma, Richa P" w:date="2026-03-26T17:47:00Z" w:initials="RS">
    <w:p w14:paraId="14F27744" w14:textId="77777777" w:rsidR="00781959" w:rsidRDefault="00781959" w:rsidP="00781959">
      <w:pPr>
        <w:pStyle w:val="CommentText"/>
      </w:pPr>
      <w:r>
        <w:rPr>
          <w:rStyle w:val="CommentReference"/>
        </w:rPr>
        <w:annotationRef/>
      </w:r>
      <w:r>
        <w:t>Is this section incomplete?</w:t>
      </w:r>
    </w:p>
    <w:p w14:paraId="1F2D6BBB" w14:textId="77777777" w:rsidR="00781959" w:rsidRDefault="00781959" w:rsidP="00781959">
      <w:pPr>
        <w:pStyle w:val="CommentText"/>
      </w:pPr>
      <w:r>
        <w:t>Is this data from their ongoing Ph1/2 HORIZEN-1 which has a 1L unfit cohort? If so, this data will provide early cues on what the triplet data could look like</w:t>
      </w:r>
    </w:p>
  </w:comment>
  <w:comment w:id="7" w:author="Sharma, Richa P" w:date="2026-03-26T17:10:00Z" w:initials="RS">
    <w:p w14:paraId="3C61A59D" w14:textId="77777777" w:rsidR="00BE718F" w:rsidRDefault="00BE718F" w:rsidP="00BE718F">
      <w:pPr>
        <w:pStyle w:val="CommentText"/>
      </w:pPr>
      <w:r>
        <w:rPr>
          <w:rStyle w:val="CommentReference"/>
        </w:rPr>
        <w:annotationRef/>
      </w:r>
      <w:r>
        <w:t>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95CDF4" w15:done="0"/>
  <w15:commentEx w15:paraId="7440A8C0" w15:done="0"/>
  <w15:commentEx w15:paraId="02E20096" w15:done="0"/>
  <w15:commentEx w15:paraId="1F2D6BBB" w15:done="0"/>
  <w15:commentEx w15:paraId="3C61A5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76029" w16cex:dateUtc="2026-03-26T22:09:00Z"/>
  <w16cex:commentExtensible w16cex:durableId="7A818A9D" w16cex:dateUtc="2026-03-26T22:10:00Z"/>
  <w16cex:commentExtensible w16cex:durableId="52C797D8" w16cex:dateUtc="2026-03-26T22:09:00Z"/>
  <w16cex:commentExtensible w16cex:durableId="0266D21F" w16cex:dateUtc="2026-03-26T22:47:00Z"/>
  <w16cex:commentExtensible w16cex:durableId="199F7E70" w16cex:dateUtc="2026-03-26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95CDF4" w16cid:durableId="39A76029"/>
  <w16cid:commentId w16cid:paraId="7440A8C0" w16cid:durableId="7A818A9D"/>
  <w16cid:commentId w16cid:paraId="02E20096" w16cid:durableId="52C797D8"/>
  <w16cid:commentId w16cid:paraId="1F2D6BBB" w16cid:durableId="0266D21F"/>
  <w16cid:commentId w16cid:paraId="3C61A59D" w16cid:durableId="199F7E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B48"/>
    <w:multiLevelType w:val="multilevel"/>
    <w:tmpl w:val="E8E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102A6"/>
    <w:multiLevelType w:val="hybridMultilevel"/>
    <w:tmpl w:val="738A0098"/>
    <w:lvl w:ilvl="0" w:tplc="FFFFFFFF">
      <w:start w:val="1"/>
      <w:numFmt w:val="bullet"/>
      <w:lvlText w:val=""/>
      <w:lvlJc w:val="left"/>
      <w:pPr>
        <w:ind w:left="720" w:hanging="360"/>
      </w:pPr>
      <w:rPr>
        <w:rFonts w:ascii="Symbol" w:hAnsi="Symbol" w:hint="default"/>
        <w:color w:val="auto"/>
      </w:rPr>
    </w:lvl>
    <w:lvl w:ilvl="1" w:tplc="4790BDBE">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CA7C9E8E">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F72D55"/>
    <w:multiLevelType w:val="multilevel"/>
    <w:tmpl w:val="B88ED7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A61603"/>
    <w:multiLevelType w:val="hybridMultilevel"/>
    <w:tmpl w:val="4CA6F684"/>
    <w:lvl w:ilvl="0" w:tplc="CA7C9E8E">
      <w:start w:val="1"/>
      <w:numFmt w:val="bullet"/>
      <w:lvlText w:val=""/>
      <w:lvlJc w:val="left"/>
      <w:pPr>
        <w:ind w:left="720" w:hanging="360"/>
      </w:pPr>
      <w:rPr>
        <w:rFonts w:ascii="Symbol" w:hAnsi="Symbol" w:hint="default"/>
        <w:color w:val="0070C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3404A"/>
    <w:multiLevelType w:val="multilevel"/>
    <w:tmpl w:val="128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137CD7"/>
    <w:multiLevelType w:val="multilevel"/>
    <w:tmpl w:val="4892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F40F5"/>
    <w:multiLevelType w:val="multilevel"/>
    <w:tmpl w:val="683A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EE26F9"/>
    <w:multiLevelType w:val="hybridMultilevel"/>
    <w:tmpl w:val="A628C59C"/>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487400"/>
    <w:multiLevelType w:val="hybridMultilevel"/>
    <w:tmpl w:val="D2907FEA"/>
    <w:lvl w:ilvl="0" w:tplc="BD529F70">
      <w:start w:val="1"/>
      <w:numFmt w:val="bullet"/>
      <w:lvlText w:val="o"/>
      <w:lvlJc w:val="left"/>
      <w:pPr>
        <w:tabs>
          <w:tab w:val="num" w:pos="720"/>
        </w:tabs>
        <w:ind w:left="720" w:hanging="360"/>
      </w:pPr>
      <w:rPr>
        <w:rFonts w:ascii="Courier New" w:hAnsi="Courier New" w:hint="default"/>
      </w:rPr>
    </w:lvl>
    <w:lvl w:ilvl="1" w:tplc="347864B8">
      <w:start w:val="1"/>
      <w:numFmt w:val="bullet"/>
      <w:lvlText w:val="o"/>
      <w:lvlJc w:val="left"/>
      <w:pPr>
        <w:tabs>
          <w:tab w:val="num" w:pos="1440"/>
        </w:tabs>
        <w:ind w:left="1440" w:hanging="360"/>
      </w:pPr>
      <w:rPr>
        <w:rFonts w:ascii="Courier New" w:hAnsi="Courier New" w:hint="default"/>
      </w:rPr>
    </w:lvl>
    <w:lvl w:ilvl="2" w:tplc="5C3A8C72" w:tentative="1">
      <w:start w:val="1"/>
      <w:numFmt w:val="bullet"/>
      <w:lvlText w:val="o"/>
      <w:lvlJc w:val="left"/>
      <w:pPr>
        <w:tabs>
          <w:tab w:val="num" w:pos="2160"/>
        </w:tabs>
        <w:ind w:left="2160" w:hanging="360"/>
      </w:pPr>
      <w:rPr>
        <w:rFonts w:ascii="Courier New" w:hAnsi="Courier New" w:hint="default"/>
      </w:rPr>
    </w:lvl>
    <w:lvl w:ilvl="3" w:tplc="91F25C7C" w:tentative="1">
      <w:start w:val="1"/>
      <w:numFmt w:val="bullet"/>
      <w:lvlText w:val="o"/>
      <w:lvlJc w:val="left"/>
      <w:pPr>
        <w:tabs>
          <w:tab w:val="num" w:pos="2880"/>
        </w:tabs>
        <w:ind w:left="2880" w:hanging="360"/>
      </w:pPr>
      <w:rPr>
        <w:rFonts w:ascii="Courier New" w:hAnsi="Courier New" w:hint="default"/>
      </w:rPr>
    </w:lvl>
    <w:lvl w:ilvl="4" w:tplc="61682B6C" w:tentative="1">
      <w:start w:val="1"/>
      <w:numFmt w:val="bullet"/>
      <w:lvlText w:val="o"/>
      <w:lvlJc w:val="left"/>
      <w:pPr>
        <w:tabs>
          <w:tab w:val="num" w:pos="3600"/>
        </w:tabs>
        <w:ind w:left="3600" w:hanging="360"/>
      </w:pPr>
      <w:rPr>
        <w:rFonts w:ascii="Courier New" w:hAnsi="Courier New" w:hint="default"/>
      </w:rPr>
    </w:lvl>
    <w:lvl w:ilvl="5" w:tplc="550E508A" w:tentative="1">
      <w:start w:val="1"/>
      <w:numFmt w:val="bullet"/>
      <w:lvlText w:val="o"/>
      <w:lvlJc w:val="left"/>
      <w:pPr>
        <w:tabs>
          <w:tab w:val="num" w:pos="4320"/>
        </w:tabs>
        <w:ind w:left="4320" w:hanging="360"/>
      </w:pPr>
      <w:rPr>
        <w:rFonts w:ascii="Courier New" w:hAnsi="Courier New" w:hint="default"/>
      </w:rPr>
    </w:lvl>
    <w:lvl w:ilvl="6" w:tplc="2FCC2246" w:tentative="1">
      <w:start w:val="1"/>
      <w:numFmt w:val="bullet"/>
      <w:lvlText w:val="o"/>
      <w:lvlJc w:val="left"/>
      <w:pPr>
        <w:tabs>
          <w:tab w:val="num" w:pos="5040"/>
        </w:tabs>
        <w:ind w:left="5040" w:hanging="360"/>
      </w:pPr>
      <w:rPr>
        <w:rFonts w:ascii="Courier New" w:hAnsi="Courier New" w:hint="default"/>
      </w:rPr>
    </w:lvl>
    <w:lvl w:ilvl="7" w:tplc="3F7841A8" w:tentative="1">
      <w:start w:val="1"/>
      <w:numFmt w:val="bullet"/>
      <w:lvlText w:val="o"/>
      <w:lvlJc w:val="left"/>
      <w:pPr>
        <w:tabs>
          <w:tab w:val="num" w:pos="5760"/>
        </w:tabs>
        <w:ind w:left="5760" w:hanging="360"/>
      </w:pPr>
      <w:rPr>
        <w:rFonts w:ascii="Courier New" w:hAnsi="Courier New" w:hint="default"/>
      </w:rPr>
    </w:lvl>
    <w:lvl w:ilvl="8" w:tplc="1FECED70" w:tentative="1">
      <w:start w:val="1"/>
      <w:numFmt w:val="bullet"/>
      <w:lvlText w:val="o"/>
      <w:lvlJc w:val="left"/>
      <w:pPr>
        <w:tabs>
          <w:tab w:val="num" w:pos="6480"/>
        </w:tabs>
        <w:ind w:left="6480" w:hanging="360"/>
      </w:pPr>
      <w:rPr>
        <w:rFonts w:ascii="Courier New" w:hAnsi="Courier New" w:hint="default"/>
      </w:rPr>
    </w:lvl>
  </w:abstractNum>
  <w:abstractNum w:abstractNumId="9" w15:restartNumberingAfterBreak="0">
    <w:nsid w:val="1EDF0147"/>
    <w:multiLevelType w:val="multilevel"/>
    <w:tmpl w:val="7920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D4085A"/>
    <w:multiLevelType w:val="multilevel"/>
    <w:tmpl w:val="163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E03A78"/>
    <w:multiLevelType w:val="hybridMultilevel"/>
    <w:tmpl w:val="6AA25BF4"/>
    <w:lvl w:ilvl="0" w:tplc="B8949718">
      <w:start w:val="1"/>
      <w:numFmt w:val="bullet"/>
      <w:lvlText w:val=""/>
      <w:lvlJc w:val="left"/>
      <w:pPr>
        <w:ind w:left="720" w:hanging="360"/>
      </w:pPr>
      <w:rPr>
        <w:rFonts w:ascii="Symbol" w:hAnsi="Symbol" w:hint="default"/>
        <w:color w:val="00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C06ACC"/>
    <w:multiLevelType w:val="multilevel"/>
    <w:tmpl w:val="B30E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685E0D"/>
    <w:multiLevelType w:val="multilevel"/>
    <w:tmpl w:val="A26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A94325"/>
    <w:multiLevelType w:val="multilevel"/>
    <w:tmpl w:val="349A77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C793765"/>
    <w:multiLevelType w:val="hybridMultilevel"/>
    <w:tmpl w:val="480EA2E6"/>
    <w:lvl w:ilvl="0" w:tplc="B8949718">
      <w:start w:val="1"/>
      <w:numFmt w:val="bullet"/>
      <w:lvlText w:val=""/>
      <w:lvlJc w:val="left"/>
      <w:pPr>
        <w:ind w:left="720" w:hanging="360"/>
      </w:pPr>
      <w:rPr>
        <w:rFonts w:ascii="Symbol" w:hAnsi="Symbol" w:hint="default"/>
        <w:color w:val="00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0F35D7"/>
    <w:multiLevelType w:val="multilevel"/>
    <w:tmpl w:val="5148A2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6DE6D53"/>
    <w:multiLevelType w:val="multilevel"/>
    <w:tmpl w:val="95B487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8EC4FE2"/>
    <w:multiLevelType w:val="hybridMultilevel"/>
    <w:tmpl w:val="9158601A"/>
    <w:lvl w:ilvl="0" w:tplc="49464F96">
      <w:start w:val="1"/>
      <w:numFmt w:val="bullet"/>
      <w:lvlText w:val=""/>
      <w:lvlJc w:val="left"/>
      <w:pPr>
        <w:ind w:left="1440" w:hanging="360"/>
      </w:pPr>
      <w:rPr>
        <w:rFonts w:ascii="Symbol" w:hAnsi="Symbol"/>
      </w:rPr>
    </w:lvl>
    <w:lvl w:ilvl="1" w:tplc="8D28A85E">
      <w:start w:val="1"/>
      <w:numFmt w:val="bullet"/>
      <w:lvlText w:val=""/>
      <w:lvlJc w:val="left"/>
      <w:pPr>
        <w:ind w:left="1440" w:hanging="360"/>
      </w:pPr>
      <w:rPr>
        <w:rFonts w:ascii="Symbol" w:hAnsi="Symbol"/>
      </w:rPr>
    </w:lvl>
    <w:lvl w:ilvl="2" w:tplc="AA4806E6">
      <w:start w:val="1"/>
      <w:numFmt w:val="bullet"/>
      <w:lvlText w:val=""/>
      <w:lvlJc w:val="left"/>
      <w:pPr>
        <w:ind w:left="1440" w:hanging="360"/>
      </w:pPr>
      <w:rPr>
        <w:rFonts w:ascii="Symbol" w:hAnsi="Symbol"/>
      </w:rPr>
    </w:lvl>
    <w:lvl w:ilvl="3" w:tplc="F162E802">
      <w:start w:val="1"/>
      <w:numFmt w:val="bullet"/>
      <w:lvlText w:val=""/>
      <w:lvlJc w:val="left"/>
      <w:pPr>
        <w:ind w:left="1440" w:hanging="360"/>
      </w:pPr>
      <w:rPr>
        <w:rFonts w:ascii="Symbol" w:hAnsi="Symbol"/>
      </w:rPr>
    </w:lvl>
    <w:lvl w:ilvl="4" w:tplc="4608123A">
      <w:start w:val="1"/>
      <w:numFmt w:val="bullet"/>
      <w:lvlText w:val=""/>
      <w:lvlJc w:val="left"/>
      <w:pPr>
        <w:ind w:left="1440" w:hanging="360"/>
      </w:pPr>
      <w:rPr>
        <w:rFonts w:ascii="Symbol" w:hAnsi="Symbol"/>
      </w:rPr>
    </w:lvl>
    <w:lvl w:ilvl="5" w:tplc="9E083370">
      <w:start w:val="1"/>
      <w:numFmt w:val="bullet"/>
      <w:lvlText w:val=""/>
      <w:lvlJc w:val="left"/>
      <w:pPr>
        <w:ind w:left="1440" w:hanging="360"/>
      </w:pPr>
      <w:rPr>
        <w:rFonts w:ascii="Symbol" w:hAnsi="Symbol"/>
      </w:rPr>
    </w:lvl>
    <w:lvl w:ilvl="6" w:tplc="D75EE298">
      <w:start w:val="1"/>
      <w:numFmt w:val="bullet"/>
      <w:lvlText w:val=""/>
      <w:lvlJc w:val="left"/>
      <w:pPr>
        <w:ind w:left="1440" w:hanging="360"/>
      </w:pPr>
      <w:rPr>
        <w:rFonts w:ascii="Symbol" w:hAnsi="Symbol"/>
      </w:rPr>
    </w:lvl>
    <w:lvl w:ilvl="7" w:tplc="6D3E5FE8">
      <w:start w:val="1"/>
      <w:numFmt w:val="bullet"/>
      <w:lvlText w:val=""/>
      <w:lvlJc w:val="left"/>
      <w:pPr>
        <w:ind w:left="1440" w:hanging="360"/>
      </w:pPr>
      <w:rPr>
        <w:rFonts w:ascii="Symbol" w:hAnsi="Symbol"/>
      </w:rPr>
    </w:lvl>
    <w:lvl w:ilvl="8" w:tplc="E000101E">
      <w:start w:val="1"/>
      <w:numFmt w:val="bullet"/>
      <w:lvlText w:val=""/>
      <w:lvlJc w:val="left"/>
      <w:pPr>
        <w:ind w:left="1440" w:hanging="360"/>
      </w:pPr>
      <w:rPr>
        <w:rFonts w:ascii="Symbol" w:hAnsi="Symbol"/>
      </w:rPr>
    </w:lvl>
  </w:abstractNum>
  <w:abstractNum w:abstractNumId="19" w15:restartNumberingAfterBreak="0">
    <w:nsid w:val="49005433"/>
    <w:multiLevelType w:val="multilevel"/>
    <w:tmpl w:val="DD4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685F74"/>
    <w:multiLevelType w:val="multilevel"/>
    <w:tmpl w:val="446C47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BE72753"/>
    <w:multiLevelType w:val="multilevel"/>
    <w:tmpl w:val="C4D2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364285"/>
    <w:multiLevelType w:val="multilevel"/>
    <w:tmpl w:val="368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C92DCD"/>
    <w:multiLevelType w:val="hybridMultilevel"/>
    <w:tmpl w:val="7E121F90"/>
    <w:lvl w:ilvl="0" w:tplc="438E29BC">
      <w:start w:val="1"/>
      <w:numFmt w:val="bullet"/>
      <w:lvlText w:val="o"/>
      <w:lvlJc w:val="left"/>
      <w:pPr>
        <w:tabs>
          <w:tab w:val="num" w:pos="720"/>
        </w:tabs>
        <w:ind w:left="720" w:hanging="360"/>
      </w:pPr>
      <w:rPr>
        <w:rFonts w:ascii="Courier New" w:hAnsi="Courier New" w:hint="default"/>
      </w:rPr>
    </w:lvl>
    <w:lvl w:ilvl="1" w:tplc="682A7E58">
      <w:start w:val="1"/>
      <w:numFmt w:val="bullet"/>
      <w:lvlText w:val="o"/>
      <w:lvlJc w:val="left"/>
      <w:pPr>
        <w:tabs>
          <w:tab w:val="num" w:pos="1440"/>
        </w:tabs>
        <w:ind w:left="1440" w:hanging="360"/>
      </w:pPr>
      <w:rPr>
        <w:rFonts w:ascii="Courier New" w:hAnsi="Courier New" w:hint="default"/>
      </w:rPr>
    </w:lvl>
    <w:lvl w:ilvl="2" w:tplc="89C81E4C" w:tentative="1">
      <w:start w:val="1"/>
      <w:numFmt w:val="bullet"/>
      <w:lvlText w:val="o"/>
      <w:lvlJc w:val="left"/>
      <w:pPr>
        <w:tabs>
          <w:tab w:val="num" w:pos="2160"/>
        </w:tabs>
        <w:ind w:left="2160" w:hanging="360"/>
      </w:pPr>
      <w:rPr>
        <w:rFonts w:ascii="Courier New" w:hAnsi="Courier New" w:hint="default"/>
      </w:rPr>
    </w:lvl>
    <w:lvl w:ilvl="3" w:tplc="B6B826B0" w:tentative="1">
      <w:start w:val="1"/>
      <w:numFmt w:val="bullet"/>
      <w:lvlText w:val="o"/>
      <w:lvlJc w:val="left"/>
      <w:pPr>
        <w:tabs>
          <w:tab w:val="num" w:pos="2880"/>
        </w:tabs>
        <w:ind w:left="2880" w:hanging="360"/>
      </w:pPr>
      <w:rPr>
        <w:rFonts w:ascii="Courier New" w:hAnsi="Courier New" w:hint="default"/>
      </w:rPr>
    </w:lvl>
    <w:lvl w:ilvl="4" w:tplc="8FD45FCE" w:tentative="1">
      <w:start w:val="1"/>
      <w:numFmt w:val="bullet"/>
      <w:lvlText w:val="o"/>
      <w:lvlJc w:val="left"/>
      <w:pPr>
        <w:tabs>
          <w:tab w:val="num" w:pos="3600"/>
        </w:tabs>
        <w:ind w:left="3600" w:hanging="360"/>
      </w:pPr>
      <w:rPr>
        <w:rFonts w:ascii="Courier New" w:hAnsi="Courier New" w:hint="default"/>
      </w:rPr>
    </w:lvl>
    <w:lvl w:ilvl="5" w:tplc="CFACB018" w:tentative="1">
      <w:start w:val="1"/>
      <w:numFmt w:val="bullet"/>
      <w:lvlText w:val="o"/>
      <w:lvlJc w:val="left"/>
      <w:pPr>
        <w:tabs>
          <w:tab w:val="num" w:pos="4320"/>
        </w:tabs>
        <w:ind w:left="4320" w:hanging="360"/>
      </w:pPr>
      <w:rPr>
        <w:rFonts w:ascii="Courier New" w:hAnsi="Courier New" w:hint="default"/>
      </w:rPr>
    </w:lvl>
    <w:lvl w:ilvl="6" w:tplc="12EE9694" w:tentative="1">
      <w:start w:val="1"/>
      <w:numFmt w:val="bullet"/>
      <w:lvlText w:val="o"/>
      <w:lvlJc w:val="left"/>
      <w:pPr>
        <w:tabs>
          <w:tab w:val="num" w:pos="5040"/>
        </w:tabs>
        <w:ind w:left="5040" w:hanging="360"/>
      </w:pPr>
      <w:rPr>
        <w:rFonts w:ascii="Courier New" w:hAnsi="Courier New" w:hint="default"/>
      </w:rPr>
    </w:lvl>
    <w:lvl w:ilvl="7" w:tplc="296090E4" w:tentative="1">
      <w:start w:val="1"/>
      <w:numFmt w:val="bullet"/>
      <w:lvlText w:val="o"/>
      <w:lvlJc w:val="left"/>
      <w:pPr>
        <w:tabs>
          <w:tab w:val="num" w:pos="5760"/>
        </w:tabs>
        <w:ind w:left="5760" w:hanging="360"/>
      </w:pPr>
      <w:rPr>
        <w:rFonts w:ascii="Courier New" w:hAnsi="Courier New" w:hint="default"/>
      </w:rPr>
    </w:lvl>
    <w:lvl w:ilvl="8" w:tplc="12E8D2F2" w:tentative="1">
      <w:start w:val="1"/>
      <w:numFmt w:val="bullet"/>
      <w:lvlText w:val="o"/>
      <w:lvlJc w:val="left"/>
      <w:pPr>
        <w:tabs>
          <w:tab w:val="num" w:pos="6480"/>
        </w:tabs>
        <w:ind w:left="6480" w:hanging="360"/>
      </w:pPr>
      <w:rPr>
        <w:rFonts w:ascii="Courier New" w:hAnsi="Courier New" w:hint="default"/>
      </w:rPr>
    </w:lvl>
  </w:abstractNum>
  <w:abstractNum w:abstractNumId="24" w15:restartNumberingAfterBreak="0">
    <w:nsid w:val="5FE34FBC"/>
    <w:multiLevelType w:val="multilevel"/>
    <w:tmpl w:val="63FC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F301A2"/>
    <w:multiLevelType w:val="multilevel"/>
    <w:tmpl w:val="B98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EA7FB0"/>
    <w:multiLevelType w:val="hybridMultilevel"/>
    <w:tmpl w:val="C9F44D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6DF5744"/>
    <w:multiLevelType w:val="hybridMultilevel"/>
    <w:tmpl w:val="FF9A73FA"/>
    <w:lvl w:ilvl="0" w:tplc="B8949718">
      <w:start w:val="1"/>
      <w:numFmt w:val="bullet"/>
      <w:lvlText w:val=""/>
      <w:lvlJc w:val="left"/>
      <w:pPr>
        <w:ind w:left="720" w:hanging="360"/>
      </w:pPr>
      <w:rPr>
        <w:rFonts w:ascii="Symbol" w:hAnsi="Symbol" w:hint="default"/>
        <w:color w:val="00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C66623C"/>
    <w:multiLevelType w:val="hybridMultilevel"/>
    <w:tmpl w:val="37148462"/>
    <w:lvl w:ilvl="0" w:tplc="B8949718">
      <w:start w:val="1"/>
      <w:numFmt w:val="bullet"/>
      <w:lvlText w:val=""/>
      <w:lvlJc w:val="left"/>
      <w:pPr>
        <w:ind w:left="720" w:hanging="360"/>
      </w:pPr>
      <w:rPr>
        <w:rFonts w:ascii="Symbol" w:hAnsi="Symbol" w:hint="default"/>
        <w:color w:val="00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EAD4339"/>
    <w:multiLevelType w:val="multilevel"/>
    <w:tmpl w:val="53240D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EE467D4"/>
    <w:multiLevelType w:val="multilevel"/>
    <w:tmpl w:val="DB50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1673D9"/>
    <w:multiLevelType w:val="hybridMultilevel"/>
    <w:tmpl w:val="A8D2EA74"/>
    <w:lvl w:ilvl="0" w:tplc="B8949718">
      <w:start w:val="1"/>
      <w:numFmt w:val="bullet"/>
      <w:lvlText w:val=""/>
      <w:lvlJc w:val="left"/>
      <w:pPr>
        <w:ind w:left="720" w:hanging="360"/>
      </w:pPr>
      <w:rPr>
        <w:rFonts w:ascii="Symbol" w:hAnsi="Symbol" w:hint="default"/>
        <w:color w:val="000000"/>
      </w:rPr>
    </w:lvl>
    <w:lvl w:ilvl="1" w:tplc="F334C11A">
      <w:start w:val="1"/>
      <w:numFmt w:val="bullet"/>
      <w:lvlText w:val="o"/>
      <w:lvlJc w:val="left"/>
      <w:pPr>
        <w:ind w:left="1440" w:hanging="360"/>
      </w:pPr>
      <w:rPr>
        <w:rFonts w:ascii="Courier New" w:hAnsi="Courier New" w:cs="Courier New" w:hint="default"/>
        <w:color w:val="00000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B20A9F7A">
      <w:start w:val="5"/>
      <w:numFmt w:val="bullet"/>
      <w:lvlText w:val="-"/>
      <w:lvlJc w:val="left"/>
      <w:pPr>
        <w:ind w:left="3600" w:hanging="360"/>
      </w:pPr>
      <w:rPr>
        <w:rFonts w:ascii="Calibri" w:eastAsia="Calibri" w:hAnsi="Calibri" w:cs="Calibri"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70AD7DE7"/>
    <w:multiLevelType w:val="hybridMultilevel"/>
    <w:tmpl w:val="BF2CA8DE"/>
    <w:lvl w:ilvl="0" w:tplc="B8949718">
      <w:start w:val="1"/>
      <w:numFmt w:val="bullet"/>
      <w:lvlText w:val=""/>
      <w:lvlJc w:val="left"/>
      <w:pPr>
        <w:ind w:left="720" w:hanging="360"/>
      </w:pPr>
      <w:rPr>
        <w:rFonts w:ascii="Symbol" w:hAnsi="Symbol" w:hint="default"/>
        <w:color w:val="0000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1285417"/>
    <w:multiLevelType w:val="multilevel"/>
    <w:tmpl w:val="78B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5C6E80"/>
    <w:multiLevelType w:val="multilevel"/>
    <w:tmpl w:val="F95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E923DB"/>
    <w:multiLevelType w:val="hybridMultilevel"/>
    <w:tmpl w:val="929E5C44"/>
    <w:lvl w:ilvl="0" w:tplc="229C2CB0">
      <w:start w:val="1"/>
      <w:numFmt w:val="bullet"/>
      <w:lvlText w:val="•"/>
      <w:lvlJc w:val="left"/>
      <w:pPr>
        <w:tabs>
          <w:tab w:val="num" w:pos="720"/>
        </w:tabs>
        <w:ind w:left="720" w:hanging="360"/>
      </w:pPr>
      <w:rPr>
        <w:rFonts w:ascii="Arial" w:hAnsi="Arial" w:hint="default"/>
      </w:rPr>
    </w:lvl>
    <w:lvl w:ilvl="1" w:tplc="B6509EEE" w:tentative="1">
      <w:start w:val="1"/>
      <w:numFmt w:val="bullet"/>
      <w:lvlText w:val="•"/>
      <w:lvlJc w:val="left"/>
      <w:pPr>
        <w:tabs>
          <w:tab w:val="num" w:pos="1440"/>
        </w:tabs>
        <w:ind w:left="1440" w:hanging="360"/>
      </w:pPr>
      <w:rPr>
        <w:rFonts w:ascii="Arial" w:hAnsi="Arial" w:hint="default"/>
      </w:rPr>
    </w:lvl>
    <w:lvl w:ilvl="2" w:tplc="986E2A6A" w:tentative="1">
      <w:start w:val="1"/>
      <w:numFmt w:val="bullet"/>
      <w:lvlText w:val="•"/>
      <w:lvlJc w:val="left"/>
      <w:pPr>
        <w:tabs>
          <w:tab w:val="num" w:pos="2160"/>
        </w:tabs>
        <w:ind w:left="2160" w:hanging="360"/>
      </w:pPr>
      <w:rPr>
        <w:rFonts w:ascii="Arial" w:hAnsi="Arial" w:hint="default"/>
      </w:rPr>
    </w:lvl>
    <w:lvl w:ilvl="3" w:tplc="6ABE5F44" w:tentative="1">
      <w:start w:val="1"/>
      <w:numFmt w:val="bullet"/>
      <w:lvlText w:val="•"/>
      <w:lvlJc w:val="left"/>
      <w:pPr>
        <w:tabs>
          <w:tab w:val="num" w:pos="2880"/>
        </w:tabs>
        <w:ind w:left="2880" w:hanging="360"/>
      </w:pPr>
      <w:rPr>
        <w:rFonts w:ascii="Arial" w:hAnsi="Arial" w:hint="default"/>
      </w:rPr>
    </w:lvl>
    <w:lvl w:ilvl="4" w:tplc="2E6E8BCA" w:tentative="1">
      <w:start w:val="1"/>
      <w:numFmt w:val="bullet"/>
      <w:lvlText w:val="•"/>
      <w:lvlJc w:val="left"/>
      <w:pPr>
        <w:tabs>
          <w:tab w:val="num" w:pos="3600"/>
        </w:tabs>
        <w:ind w:left="3600" w:hanging="360"/>
      </w:pPr>
      <w:rPr>
        <w:rFonts w:ascii="Arial" w:hAnsi="Arial" w:hint="default"/>
      </w:rPr>
    </w:lvl>
    <w:lvl w:ilvl="5" w:tplc="40C66960" w:tentative="1">
      <w:start w:val="1"/>
      <w:numFmt w:val="bullet"/>
      <w:lvlText w:val="•"/>
      <w:lvlJc w:val="left"/>
      <w:pPr>
        <w:tabs>
          <w:tab w:val="num" w:pos="4320"/>
        </w:tabs>
        <w:ind w:left="4320" w:hanging="360"/>
      </w:pPr>
      <w:rPr>
        <w:rFonts w:ascii="Arial" w:hAnsi="Arial" w:hint="default"/>
      </w:rPr>
    </w:lvl>
    <w:lvl w:ilvl="6" w:tplc="1C30ACCC" w:tentative="1">
      <w:start w:val="1"/>
      <w:numFmt w:val="bullet"/>
      <w:lvlText w:val="•"/>
      <w:lvlJc w:val="left"/>
      <w:pPr>
        <w:tabs>
          <w:tab w:val="num" w:pos="5040"/>
        </w:tabs>
        <w:ind w:left="5040" w:hanging="360"/>
      </w:pPr>
      <w:rPr>
        <w:rFonts w:ascii="Arial" w:hAnsi="Arial" w:hint="default"/>
      </w:rPr>
    </w:lvl>
    <w:lvl w:ilvl="7" w:tplc="923C9180" w:tentative="1">
      <w:start w:val="1"/>
      <w:numFmt w:val="bullet"/>
      <w:lvlText w:val="•"/>
      <w:lvlJc w:val="left"/>
      <w:pPr>
        <w:tabs>
          <w:tab w:val="num" w:pos="5760"/>
        </w:tabs>
        <w:ind w:left="5760" w:hanging="360"/>
      </w:pPr>
      <w:rPr>
        <w:rFonts w:ascii="Arial" w:hAnsi="Arial" w:hint="default"/>
      </w:rPr>
    </w:lvl>
    <w:lvl w:ilvl="8" w:tplc="489AA1F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7A72393"/>
    <w:multiLevelType w:val="multilevel"/>
    <w:tmpl w:val="D46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122CD5"/>
    <w:multiLevelType w:val="multilevel"/>
    <w:tmpl w:val="6B5AF2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45787099">
    <w:abstractNumId w:val="1"/>
  </w:num>
  <w:num w:numId="2" w16cid:durableId="1440102871">
    <w:abstractNumId w:val="18"/>
  </w:num>
  <w:num w:numId="3" w16cid:durableId="2098403846">
    <w:abstractNumId w:val="7"/>
  </w:num>
  <w:num w:numId="4" w16cid:durableId="774448113">
    <w:abstractNumId w:val="31"/>
  </w:num>
  <w:num w:numId="5" w16cid:durableId="208540970">
    <w:abstractNumId w:val="35"/>
  </w:num>
  <w:num w:numId="6" w16cid:durableId="866258354">
    <w:abstractNumId w:val="3"/>
  </w:num>
  <w:num w:numId="7" w16cid:durableId="1801805765">
    <w:abstractNumId w:val="32"/>
  </w:num>
  <w:num w:numId="8" w16cid:durableId="1814058333">
    <w:abstractNumId w:val="15"/>
  </w:num>
  <w:num w:numId="9" w16cid:durableId="1644851875">
    <w:abstractNumId w:val="28"/>
  </w:num>
  <w:num w:numId="10" w16cid:durableId="353845084">
    <w:abstractNumId w:val="27"/>
  </w:num>
  <w:num w:numId="11" w16cid:durableId="1009602222">
    <w:abstractNumId w:val="11"/>
  </w:num>
  <w:num w:numId="12" w16cid:durableId="1007824991">
    <w:abstractNumId w:val="26"/>
  </w:num>
  <w:num w:numId="13" w16cid:durableId="739599851">
    <w:abstractNumId w:val="21"/>
  </w:num>
  <w:num w:numId="14" w16cid:durableId="1903055814">
    <w:abstractNumId w:val="13"/>
  </w:num>
  <w:num w:numId="15" w16cid:durableId="359472946">
    <w:abstractNumId w:val="4"/>
  </w:num>
  <w:num w:numId="16" w16cid:durableId="1709065765">
    <w:abstractNumId w:val="30"/>
  </w:num>
  <w:num w:numId="17" w16cid:durableId="1392345037">
    <w:abstractNumId w:val="0"/>
  </w:num>
  <w:num w:numId="18" w16cid:durableId="2055037523">
    <w:abstractNumId w:val="9"/>
  </w:num>
  <w:num w:numId="19" w16cid:durableId="1466384939">
    <w:abstractNumId w:val="24"/>
  </w:num>
  <w:num w:numId="20" w16cid:durableId="140973893">
    <w:abstractNumId w:val="10"/>
  </w:num>
  <w:num w:numId="21" w16cid:durableId="1221750830">
    <w:abstractNumId w:val="36"/>
  </w:num>
  <w:num w:numId="22" w16cid:durableId="2083990656">
    <w:abstractNumId w:val="34"/>
  </w:num>
  <w:num w:numId="23" w16cid:durableId="1697273523">
    <w:abstractNumId w:val="25"/>
  </w:num>
  <w:num w:numId="24" w16cid:durableId="285700341">
    <w:abstractNumId w:val="19"/>
  </w:num>
  <w:num w:numId="25" w16cid:durableId="2031905632">
    <w:abstractNumId w:val="12"/>
  </w:num>
  <w:num w:numId="26" w16cid:durableId="784688918">
    <w:abstractNumId w:val="6"/>
  </w:num>
  <w:num w:numId="27" w16cid:durableId="686641625">
    <w:abstractNumId w:val="5"/>
  </w:num>
  <w:num w:numId="28" w16cid:durableId="1237012426">
    <w:abstractNumId w:val="16"/>
  </w:num>
  <w:num w:numId="29" w16cid:durableId="794444169">
    <w:abstractNumId w:val="14"/>
  </w:num>
  <w:num w:numId="30" w16cid:durableId="1268076061">
    <w:abstractNumId w:val="33"/>
  </w:num>
  <w:num w:numId="31" w16cid:durableId="1826044748">
    <w:abstractNumId w:val="29"/>
  </w:num>
  <w:num w:numId="32" w16cid:durableId="220218774">
    <w:abstractNumId w:val="2"/>
  </w:num>
  <w:num w:numId="33" w16cid:durableId="1702851793">
    <w:abstractNumId w:val="22"/>
  </w:num>
  <w:num w:numId="34" w16cid:durableId="1151630520">
    <w:abstractNumId w:val="20"/>
  </w:num>
  <w:num w:numId="35" w16cid:durableId="1229075120">
    <w:abstractNumId w:val="37"/>
  </w:num>
  <w:num w:numId="36" w16cid:durableId="623852863">
    <w:abstractNumId w:val="17"/>
  </w:num>
  <w:num w:numId="37" w16cid:durableId="942491421">
    <w:abstractNumId w:val="8"/>
  </w:num>
  <w:num w:numId="38" w16cid:durableId="14890552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rma, Richa P">
    <w15:presenceInfo w15:providerId="AD" w15:userId="S::richa.p.sharma@abbvie.com::84bfca4d-9ec2-4f6f-90ec-a9fdc2fa2352"/>
  </w15:person>
  <w15:person w15:author="Bajwa, Harjit">
    <w15:presenceInfo w15:providerId="AD" w15:userId="S::harjit.bajwa@abbvie.com::c0a66aa0-6712-4730-bf56-b3151bfd95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66"/>
    <w:rsid w:val="00000CEB"/>
    <w:rsid w:val="0000134A"/>
    <w:rsid w:val="000014CE"/>
    <w:rsid w:val="00001AEB"/>
    <w:rsid w:val="00003754"/>
    <w:rsid w:val="00003E37"/>
    <w:rsid w:val="00004CA6"/>
    <w:rsid w:val="000056CF"/>
    <w:rsid w:val="0000602C"/>
    <w:rsid w:val="00006D57"/>
    <w:rsid w:val="00007166"/>
    <w:rsid w:val="00010620"/>
    <w:rsid w:val="00010D8C"/>
    <w:rsid w:val="00011ECC"/>
    <w:rsid w:val="0001205C"/>
    <w:rsid w:val="00012345"/>
    <w:rsid w:val="00012B2C"/>
    <w:rsid w:val="00013053"/>
    <w:rsid w:val="00013D26"/>
    <w:rsid w:val="00015D6D"/>
    <w:rsid w:val="000165C2"/>
    <w:rsid w:val="00016BD4"/>
    <w:rsid w:val="0001709D"/>
    <w:rsid w:val="0001788B"/>
    <w:rsid w:val="000202FE"/>
    <w:rsid w:val="00020664"/>
    <w:rsid w:val="00020F5B"/>
    <w:rsid w:val="00021455"/>
    <w:rsid w:val="00021872"/>
    <w:rsid w:val="000224C7"/>
    <w:rsid w:val="00022741"/>
    <w:rsid w:val="000233F6"/>
    <w:rsid w:val="00025848"/>
    <w:rsid w:val="00025883"/>
    <w:rsid w:val="0002669B"/>
    <w:rsid w:val="00026E72"/>
    <w:rsid w:val="000274C5"/>
    <w:rsid w:val="00031660"/>
    <w:rsid w:val="00032DD6"/>
    <w:rsid w:val="00032F6B"/>
    <w:rsid w:val="00033A7F"/>
    <w:rsid w:val="00034471"/>
    <w:rsid w:val="000348EC"/>
    <w:rsid w:val="00034AF9"/>
    <w:rsid w:val="0003501D"/>
    <w:rsid w:val="000351E0"/>
    <w:rsid w:val="00035ECC"/>
    <w:rsid w:val="00036252"/>
    <w:rsid w:val="0003676F"/>
    <w:rsid w:val="00037AE6"/>
    <w:rsid w:val="000400E1"/>
    <w:rsid w:val="000401CA"/>
    <w:rsid w:val="00041146"/>
    <w:rsid w:val="00041B09"/>
    <w:rsid w:val="00042406"/>
    <w:rsid w:val="0004280A"/>
    <w:rsid w:val="000428F8"/>
    <w:rsid w:val="00042D67"/>
    <w:rsid w:val="00043185"/>
    <w:rsid w:val="00043B29"/>
    <w:rsid w:val="00043C74"/>
    <w:rsid w:val="00044BB2"/>
    <w:rsid w:val="00044C53"/>
    <w:rsid w:val="00044E86"/>
    <w:rsid w:val="00045282"/>
    <w:rsid w:val="0004647C"/>
    <w:rsid w:val="000465E3"/>
    <w:rsid w:val="0004787A"/>
    <w:rsid w:val="0005044E"/>
    <w:rsid w:val="00050499"/>
    <w:rsid w:val="000515F5"/>
    <w:rsid w:val="00051705"/>
    <w:rsid w:val="000520AF"/>
    <w:rsid w:val="000523A0"/>
    <w:rsid w:val="000534B4"/>
    <w:rsid w:val="0005350E"/>
    <w:rsid w:val="00054038"/>
    <w:rsid w:val="00055298"/>
    <w:rsid w:val="00056270"/>
    <w:rsid w:val="000576E5"/>
    <w:rsid w:val="00060ADE"/>
    <w:rsid w:val="00060EA5"/>
    <w:rsid w:val="00061B54"/>
    <w:rsid w:val="00061E86"/>
    <w:rsid w:val="00062BE1"/>
    <w:rsid w:val="000638EF"/>
    <w:rsid w:val="00063A09"/>
    <w:rsid w:val="00063B8A"/>
    <w:rsid w:val="00064E35"/>
    <w:rsid w:val="00064E8C"/>
    <w:rsid w:val="00066A55"/>
    <w:rsid w:val="00066F7A"/>
    <w:rsid w:val="000679E7"/>
    <w:rsid w:val="000701FC"/>
    <w:rsid w:val="00070D5A"/>
    <w:rsid w:val="000718CB"/>
    <w:rsid w:val="000725CB"/>
    <w:rsid w:val="000729EC"/>
    <w:rsid w:val="000737C7"/>
    <w:rsid w:val="000741BC"/>
    <w:rsid w:val="0007605C"/>
    <w:rsid w:val="00076885"/>
    <w:rsid w:val="000768AD"/>
    <w:rsid w:val="00076B35"/>
    <w:rsid w:val="000773D2"/>
    <w:rsid w:val="000800D3"/>
    <w:rsid w:val="00080420"/>
    <w:rsid w:val="00080A34"/>
    <w:rsid w:val="00080E74"/>
    <w:rsid w:val="00081001"/>
    <w:rsid w:val="00081FD0"/>
    <w:rsid w:val="000823BB"/>
    <w:rsid w:val="00082C2F"/>
    <w:rsid w:val="00083613"/>
    <w:rsid w:val="000851FB"/>
    <w:rsid w:val="000856C0"/>
    <w:rsid w:val="000864C8"/>
    <w:rsid w:val="00086BA2"/>
    <w:rsid w:val="00090311"/>
    <w:rsid w:val="000904FA"/>
    <w:rsid w:val="000907A3"/>
    <w:rsid w:val="00090EF4"/>
    <w:rsid w:val="00091553"/>
    <w:rsid w:val="00091675"/>
    <w:rsid w:val="00091A87"/>
    <w:rsid w:val="00092292"/>
    <w:rsid w:val="000933D1"/>
    <w:rsid w:val="0009446F"/>
    <w:rsid w:val="00094699"/>
    <w:rsid w:val="000955E6"/>
    <w:rsid w:val="00095D53"/>
    <w:rsid w:val="0009659A"/>
    <w:rsid w:val="00096662"/>
    <w:rsid w:val="00096FEE"/>
    <w:rsid w:val="000A16D6"/>
    <w:rsid w:val="000A1B54"/>
    <w:rsid w:val="000A2897"/>
    <w:rsid w:val="000A2A62"/>
    <w:rsid w:val="000A2E29"/>
    <w:rsid w:val="000A5F2B"/>
    <w:rsid w:val="000A60B4"/>
    <w:rsid w:val="000A63FE"/>
    <w:rsid w:val="000A68AE"/>
    <w:rsid w:val="000A6BC3"/>
    <w:rsid w:val="000A7A60"/>
    <w:rsid w:val="000A7DA2"/>
    <w:rsid w:val="000A7F2D"/>
    <w:rsid w:val="000A7F68"/>
    <w:rsid w:val="000B159C"/>
    <w:rsid w:val="000B1B2C"/>
    <w:rsid w:val="000B27DB"/>
    <w:rsid w:val="000B29FD"/>
    <w:rsid w:val="000B2D50"/>
    <w:rsid w:val="000B2DA5"/>
    <w:rsid w:val="000B3D18"/>
    <w:rsid w:val="000B4B65"/>
    <w:rsid w:val="000B5A3B"/>
    <w:rsid w:val="000B6AD5"/>
    <w:rsid w:val="000B74D3"/>
    <w:rsid w:val="000B7537"/>
    <w:rsid w:val="000C0013"/>
    <w:rsid w:val="000C178C"/>
    <w:rsid w:val="000C1BC8"/>
    <w:rsid w:val="000C40A0"/>
    <w:rsid w:val="000C4433"/>
    <w:rsid w:val="000C45DA"/>
    <w:rsid w:val="000C4881"/>
    <w:rsid w:val="000C4B70"/>
    <w:rsid w:val="000C5DF3"/>
    <w:rsid w:val="000C628A"/>
    <w:rsid w:val="000C69C8"/>
    <w:rsid w:val="000C7346"/>
    <w:rsid w:val="000C765B"/>
    <w:rsid w:val="000C775C"/>
    <w:rsid w:val="000C7DDD"/>
    <w:rsid w:val="000D011C"/>
    <w:rsid w:val="000D024F"/>
    <w:rsid w:val="000D04B4"/>
    <w:rsid w:val="000D0F13"/>
    <w:rsid w:val="000D1C55"/>
    <w:rsid w:val="000D1D9A"/>
    <w:rsid w:val="000D2162"/>
    <w:rsid w:val="000D31BD"/>
    <w:rsid w:val="000D3E56"/>
    <w:rsid w:val="000D3E5B"/>
    <w:rsid w:val="000D4BD2"/>
    <w:rsid w:val="000D5D26"/>
    <w:rsid w:val="000D6EBC"/>
    <w:rsid w:val="000D7761"/>
    <w:rsid w:val="000E15F4"/>
    <w:rsid w:val="000E1624"/>
    <w:rsid w:val="000E1980"/>
    <w:rsid w:val="000E2B30"/>
    <w:rsid w:val="000E3150"/>
    <w:rsid w:val="000E45B6"/>
    <w:rsid w:val="000E465C"/>
    <w:rsid w:val="000E47C6"/>
    <w:rsid w:val="000E5391"/>
    <w:rsid w:val="000E58C3"/>
    <w:rsid w:val="000E6390"/>
    <w:rsid w:val="000E7574"/>
    <w:rsid w:val="000E7BDD"/>
    <w:rsid w:val="000F0A19"/>
    <w:rsid w:val="000F0F85"/>
    <w:rsid w:val="000F1590"/>
    <w:rsid w:val="000F1CFD"/>
    <w:rsid w:val="000F2293"/>
    <w:rsid w:val="000F2AAF"/>
    <w:rsid w:val="000F3A88"/>
    <w:rsid w:val="000F3F46"/>
    <w:rsid w:val="000F46D9"/>
    <w:rsid w:val="000F588D"/>
    <w:rsid w:val="000F63BB"/>
    <w:rsid w:val="000F6D01"/>
    <w:rsid w:val="00100061"/>
    <w:rsid w:val="001004C4"/>
    <w:rsid w:val="0010054C"/>
    <w:rsid w:val="001006E1"/>
    <w:rsid w:val="00100991"/>
    <w:rsid w:val="00100E63"/>
    <w:rsid w:val="0010116C"/>
    <w:rsid w:val="0010123A"/>
    <w:rsid w:val="00101333"/>
    <w:rsid w:val="00102B4A"/>
    <w:rsid w:val="0010303B"/>
    <w:rsid w:val="00103321"/>
    <w:rsid w:val="00103800"/>
    <w:rsid w:val="00103C50"/>
    <w:rsid w:val="0010496A"/>
    <w:rsid w:val="00104B96"/>
    <w:rsid w:val="001052D6"/>
    <w:rsid w:val="0010584A"/>
    <w:rsid w:val="001064A1"/>
    <w:rsid w:val="001072C4"/>
    <w:rsid w:val="00107850"/>
    <w:rsid w:val="00107F20"/>
    <w:rsid w:val="00110A30"/>
    <w:rsid w:val="00110CC2"/>
    <w:rsid w:val="00111DB3"/>
    <w:rsid w:val="00112581"/>
    <w:rsid w:val="00115487"/>
    <w:rsid w:val="0011587E"/>
    <w:rsid w:val="00115D5A"/>
    <w:rsid w:val="00115EEF"/>
    <w:rsid w:val="00115FBE"/>
    <w:rsid w:val="001164EE"/>
    <w:rsid w:val="00116677"/>
    <w:rsid w:val="00120687"/>
    <w:rsid w:val="00121125"/>
    <w:rsid w:val="001222E4"/>
    <w:rsid w:val="00122F92"/>
    <w:rsid w:val="001230E1"/>
    <w:rsid w:val="001251C7"/>
    <w:rsid w:val="001255C2"/>
    <w:rsid w:val="00125710"/>
    <w:rsid w:val="00125FA0"/>
    <w:rsid w:val="00127025"/>
    <w:rsid w:val="001300B4"/>
    <w:rsid w:val="00131405"/>
    <w:rsid w:val="0013190D"/>
    <w:rsid w:val="00131E4E"/>
    <w:rsid w:val="00131F1A"/>
    <w:rsid w:val="00132575"/>
    <w:rsid w:val="00132D1F"/>
    <w:rsid w:val="0013358E"/>
    <w:rsid w:val="001338E1"/>
    <w:rsid w:val="00133C76"/>
    <w:rsid w:val="00133E4B"/>
    <w:rsid w:val="001340F5"/>
    <w:rsid w:val="0013410E"/>
    <w:rsid w:val="0013489D"/>
    <w:rsid w:val="001375A9"/>
    <w:rsid w:val="001376FB"/>
    <w:rsid w:val="00137946"/>
    <w:rsid w:val="001401F0"/>
    <w:rsid w:val="00140B61"/>
    <w:rsid w:val="00141E9C"/>
    <w:rsid w:val="001421D2"/>
    <w:rsid w:val="00142B4A"/>
    <w:rsid w:val="0014462B"/>
    <w:rsid w:val="00144B81"/>
    <w:rsid w:val="0014514A"/>
    <w:rsid w:val="00145499"/>
    <w:rsid w:val="0014551B"/>
    <w:rsid w:val="00145ACA"/>
    <w:rsid w:val="00145B27"/>
    <w:rsid w:val="00146285"/>
    <w:rsid w:val="00146531"/>
    <w:rsid w:val="0014679C"/>
    <w:rsid w:val="001472B3"/>
    <w:rsid w:val="00147750"/>
    <w:rsid w:val="001501ED"/>
    <w:rsid w:val="00150A8C"/>
    <w:rsid w:val="00150B2F"/>
    <w:rsid w:val="00151A23"/>
    <w:rsid w:val="00151D75"/>
    <w:rsid w:val="00152665"/>
    <w:rsid w:val="00152AAB"/>
    <w:rsid w:val="00152B96"/>
    <w:rsid w:val="00152C55"/>
    <w:rsid w:val="0015349E"/>
    <w:rsid w:val="001537FA"/>
    <w:rsid w:val="00153A56"/>
    <w:rsid w:val="00154617"/>
    <w:rsid w:val="0015480D"/>
    <w:rsid w:val="00154FA9"/>
    <w:rsid w:val="00155422"/>
    <w:rsid w:val="001565A8"/>
    <w:rsid w:val="00156FBB"/>
    <w:rsid w:val="00157144"/>
    <w:rsid w:val="00157566"/>
    <w:rsid w:val="00157FAF"/>
    <w:rsid w:val="00161E20"/>
    <w:rsid w:val="0016295E"/>
    <w:rsid w:val="00162CFF"/>
    <w:rsid w:val="00162F97"/>
    <w:rsid w:val="00163A66"/>
    <w:rsid w:val="001647BB"/>
    <w:rsid w:val="001649DE"/>
    <w:rsid w:val="00166546"/>
    <w:rsid w:val="00167C71"/>
    <w:rsid w:val="00170AF0"/>
    <w:rsid w:val="00171276"/>
    <w:rsid w:val="001713F9"/>
    <w:rsid w:val="00171AC4"/>
    <w:rsid w:val="00175AA7"/>
    <w:rsid w:val="00175AD1"/>
    <w:rsid w:val="00176650"/>
    <w:rsid w:val="00177587"/>
    <w:rsid w:val="001776D7"/>
    <w:rsid w:val="00181928"/>
    <w:rsid w:val="00181E9D"/>
    <w:rsid w:val="0018234F"/>
    <w:rsid w:val="00182B34"/>
    <w:rsid w:val="00182D06"/>
    <w:rsid w:val="00182EDA"/>
    <w:rsid w:val="00182FCD"/>
    <w:rsid w:val="0018345B"/>
    <w:rsid w:val="0018379F"/>
    <w:rsid w:val="00185435"/>
    <w:rsid w:val="001865F3"/>
    <w:rsid w:val="0018683F"/>
    <w:rsid w:val="00190A6E"/>
    <w:rsid w:val="00192241"/>
    <w:rsid w:val="001922C9"/>
    <w:rsid w:val="0019462D"/>
    <w:rsid w:val="00194924"/>
    <w:rsid w:val="00195551"/>
    <w:rsid w:val="00195B79"/>
    <w:rsid w:val="001962CA"/>
    <w:rsid w:val="0019648B"/>
    <w:rsid w:val="00196938"/>
    <w:rsid w:val="00197293"/>
    <w:rsid w:val="001A1A9F"/>
    <w:rsid w:val="001A28B0"/>
    <w:rsid w:val="001A2CA6"/>
    <w:rsid w:val="001A435D"/>
    <w:rsid w:val="001A49A4"/>
    <w:rsid w:val="001A4EE6"/>
    <w:rsid w:val="001A587B"/>
    <w:rsid w:val="001A6A2F"/>
    <w:rsid w:val="001A7783"/>
    <w:rsid w:val="001A7C60"/>
    <w:rsid w:val="001B06FE"/>
    <w:rsid w:val="001B1C89"/>
    <w:rsid w:val="001B2514"/>
    <w:rsid w:val="001B2E1E"/>
    <w:rsid w:val="001B3635"/>
    <w:rsid w:val="001B42CE"/>
    <w:rsid w:val="001B458D"/>
    <w:rsid w:val="001B496E"/>
    <w:rsid w:val="001B4AD6"/>
    <w:rsid w:val="001B4B5C"/>
    <w:rsid w:val="001B4BD1"/>
    <w:rsid w:val="001B63AA"/>
    <w:rsid w:val="001B6757"/>
    <w:rsid w:val="001B6C3F"/>
    <w:rsid w:val="001B6C60"/>
    <w:rsid w:val="001B6DF6"/>
    <w:rsid w:val="001B7605"/>
    <w:rsid w:val="001B7ED7"/>
    <w:rsid w:val="001C0763"/>
    <w:rsid w:val="001C0B33"/>
    <w:rsid w:val="001C1DFA"/>
    <w:rsid w:val="001C2823"/>
    <w:rsid w:val="001C2FFD"/>
    <w:rsid w:val="001C30C6"/>
    <w:rsid w:val="001C49D9"/>
    <w:rsid w:val="001C50BE"/>
    <w:rsid w:val="001C5386"/>
    <w:rsid w:val="001C547F"/>
    <w:rsid w:val="001C5546"/>
    <w:rsid w:val="001C5A16"/>
    <w:rsid w:val="001C60D2"/>
    <w:rsid w:val="001C69C2"/>
    <w:rsid w:val="001C6A48"/>
    <w:rsid w:val="001C6E0A"/>
    <w:rsid w:val="001D0841"/>
    <w:rsid w:val="001D0DEE"/>
    <w:rsid w:val="001D1CA2"/>
    <w:rsid w:val="001D2D38"/>
    <w:rsid w:val="001D362B"/>
    <w:rsid w:val="001D3920"/>
    <w:rsid w:val="001D4B65"/>
    <w:rsid w:val="001D4D50"/>
    <w:rsid w:val="001D53B6"/>
    <w:rsid w:val="001D5C46"/>
    <w:rsid w:val="001D5F75"/>
    <w:rsid w:val="001D69B8"/>
    <w:rsid w:val="001D74FE"/>
    <w:rsid w:val="001E05AB"/>
    <w:rsid w:val="001E0745"/>
    <w:rsid w:val="001E1A26"/>
    <w:rsid w:val="001E222C"/>
    <w:rsid w:val="001E226A"/>
    <w:rsid w:val="001E30E7"/>
    <w:rsid w:val="001E3381"/>
    <w:rsid w:val="001E3542"/>
    <w:rsid w:val="001E3AED"/>
    <w:rsid w:val="001E3D43"/>
    <w:rsid w:val="001E52B9"/>
    <w:rsid w:val="001E599D"/>
    <w:rsid w:val="001E5C6B"/>
    <w:rsid w:val="001E63D4"/>
    <w:rsid w:val="001E7B74"/>
    <w:rsid w:val="001E7FCD"/>
    <w:rsid w:val="001F12F7"/>
    <w:rsid w:val="001F1525"/>
    <w:rsid w:val="001F1623"/>
    <w:rsid w:val="001F1C83"/>
    <w:rsid w:val="001F21B2"/>
    <w:rsid w:val="001F325B"/>
    <w:rsid w:val="001F3A11"/>
    <w:rsid w:val="001F456B"/>
    <w:rsid w:val="001F4916"/>
    <w:rsid w:val="001F49AE"/>
    <w:rsid w:val="001F4C45"/>
    <w:rsid w:val="001F4F22"/>
    <w:rsid w:val="001F539F"/>
    <w:rsid w:val="001F53FE"/>
    <w:rsid w:val="001F5683"/>
    <w:rsid w:val="001F5984"/>
    <w:rsid w:val="001F68DF"/>
    <w:rsid w:val="0020047C"/>
    <w:rsid w:val="00200965"/>
    <w:rsid w:val="00200D2F"/>
    <w:rsid w:val="00200F1B"/>
    <w:rsid w:val="00200FFE"/>
    <w:rsid w:val="00201417"/>
    <w:rsid w:val="00201638"/>
    <w:rsid w:val="00201B03"/>
    <w:rsid w:val="00201D73"/>
    <w:rsid w:val="00201E6D"/>
    <w:rsid w:val="00202834"/>
    <w:rsid w:val="00202A05"/>
    <w:rsid w:val="00203FE2"/>
    <w:rsid w:val="00204151"/>
    <w:rsid w:val="002046A4"/>
    <w:rsid w:val="002049B6"/>
    <w:rsid w:val="00204C02"/>
    <w:rsid w:val="00204EF9"/>
    <w:rsid w:val="00204F3D"/>
    <w:rsid w:val="0020565A"/>
    <w:rsid w:val="00205C2A"/>
    <w:rsid w:val="00206975"/>
    <w:rsid w:val="002072F5"/>
    <w:rsid w:val="00210105"/>
    <w:rsid w:val="0021028F"/>
    <w:rsid w:val="002109BD"/>
    <w:rsid w:val="00211339"/>
    <w:rsid w:val="002118E4"/>
    <w:rsid w:val="00211C1B"/>
    <w:rsid w:val="00211FDB"/>
    <w:rsid w:val="002128F0"/>
    <w:rsid w:val="00215384"/>
    <w:rsid w:val="0021560D"/>
    <w:rsid w:val="0021573B"/>
    <w:rsid w:val="00215E8B"/>
    <w:rsid w:val="002162AF"/>
    <w:rsid w:val="00216BA2"/>
    <w:rsid w:val="00217268"/>
    <w:rsid w:val="00217692"/>
    <w:rsid w:val="00217A3C"/>
    <w:rsid w:val="00220CA6"/>
    <w:rsid w:val="00221D0A"/>
    <w:rsid w:val="00221D76"/>
    <w:rsid w:val="00221E3A"/>
    <w:rsid w:val="00222D54"/>
    <w:rsid w:val="002241E2"/>
    <w:rsid w:val="00224293"/>
    <w:rsid w:val="00224C49"/>
    <w:rsid w:val="00225553"/>
    <w:rsid w:val="00225818"/>
    <w:rsid w:val="002265BA"/>
    <w:rsid w:val="002265DD"/>
    <w:rsid w:val="0022668B"/>
    <w:rsid w:val="0022675A"/>
    <w:rsid w:val="00227021"/>
    <w:rsid w:val="00227E94"/>
    <w:rsid w:val="00230C6E"/>
    <w:rsid w:val="00231149"/>
    <w:rsid w:val="00231814"/>
    <w:rsid w:val="00232306"/>
    <w:rsid w:val="00233268"/>
    <w:rsid w:val="0023384C"/>
    <w:rsid w:val="00233B78"/>
    <w:rsid w:val="00233E46"/>
    <w:rsid w:val="0023418D"/>
    <w:rsid w:val="00235A1D"/>
    <w:rsid w:val="00235B5A"/>
    <w:rsid w:val="0023671A"/>
    <w:rsid w:val="00237D40"/>
    <w:rsid w:val="00237ECF"/>
    <w:rsid w:val="002400E2"/>
    <w:rsid w:val="002403C7"/>
    <w:rsid w:val="00240D91"/>
    <w:rsid w:val="0024102D"/>
    <w:rsid w:val="0024192B"/>
    <w:rsid w:val="00241A0A"/>
    <w:rsid w:val="00241CAD"/>
    <w:rsid w:val="00242FD2"/>
    <w:rsid w:val="0024300E"/>
    <w:rsid w:val="00243120"/>
    <w:rsid w:val="002432E9"/>
    <w:rsid w:val="00243AA5"/>
    <w:rsid w:val="0024423D"/>
    <w:rsid w:val="002445A7"/>
    <w:rsid w:val="00244C75"/>
    <w:rsid w:val="00246377"/>
    <w:rsid w:val="00247179"/>
    <w:rsid w:val="00247A8A"/>
    <w:rsid w:val="0025104B"/>
    <w:rsid w:val="002516DC"/>
    <w:rsid w:val="00252301"/>
    <w:rsid w:val="00253250"/>
    <w:rsid w:val="00253B42"/>
    <w:rsid w:val="00256FD4"/>
    <w:rsid w:val="0025742B"/>
    <w:rsid w:val="0026168D"/>
    <w:rsid w:val="0026212A"/>
    <w:rsid w:val="002621FE"/>
    <w:rsid w:val="00262362"/>
    <w:rsid w:val="00262E02"/>
    <w:rsid w:val="00263B4A"/>
    <w:rsid w:val="00263B5F"/>
    <w:rsid w:val="00264772"/>
    <w:rsid w:val="002650A2"/>
    <w:rsid w:val="00265657"/>
    <w:rsid w:val="002660CB"/>
    <w:rsid w:val="0026613E"/>
    <w:rsid w:val="0026784B"/>
    <w:rsid w:val="00267896"/>
    <w:rsid w:val="0027007F"/>
    <w:rsid w:val="00270430"/>
    <w:rsid w:val="002704A8"/>
    <w:rsid w:val="002706C3"/>
    <w:rsid w:val="00270874"/>
    <w:rsid w:val="00270A57"/>
    <w:rsid w:val="00270E93"/>
    <w:rsid w:val="00271566"/>
    <w:rsid w:val="00271740"/>
    <w:rsid w:val="00271F5A"/>
    <w:rsid w:val="002739FF"/>
    <w:rsid w:val="0027454E"/>
    <w:rsid w:val="00274A3D"/>
    <w:rsid w:val="00274D10"/>
    <w:rsid w:val="00274D8F"/>
    <w:rsid w:val="00275094"/>
    <w:rsid w:val="002754B0"/>
    <w:rsid w:val="00276536"/>
    <w:rsid w:val="00277687"/>
    <w:rsid w:val="00280985"/>
    <w:rsid w:val="00280CD0"/>
    <w:rsid w:val="00280DC1"/>
    <w:rsid w:val="00280FE4"/>
    <w:rsid w:val="002810DD"/>
    <w:rsid w:val="0028186D"/>
    <w:rsid w:val="00282FAE"/>
    <w:rsid w:val="0028336B"/>
    <w:rsid w:val="002833D0"/>
    <w:rsid w:val="00283831"/>
    <w:rsid w:val="00283DD1"/>
    <w:rsid w:val="002845B7"/>
    <w:rsid w:val="00284D3D"/>
    <w:rsid w:val="00284E84"/>
    <w:rsid w:val="00284E8E"/>
    <w:rsid w:val="00285484"/>
    <w:rsid w:val="002862EA"/>
    <w:rsid w:val="00286860"/>
    <w:rsid w:val="00286E24"/>
    <w:rsid w:val="00287F5D"/>
    <w:rsid w:val="00290439"/>
    <w:rsid w:val="002906B8"/>
    <w:rsid w:val="00291055"/>
    <w:rsid w:val="00291E25"/>
    <w:rsid w:val="00291FAF"/>
    <w:rsid w:val="002936F7"/>
    <w:rsid w:val="00293C81"/>
    <w:rsid w:val="00294872"/>
    <w:rsid w:val="00294EC3"/>
    <w:rsid w:val="00294EDB"/>
    <w:rsid w:val="00295A8A"/>
    <w:rsid w:val="002969E3"/>
    <w:rsid w:val="00296C80"/>
    <w:rsid w:val="00297157"/>
    <w:rsid w:val="002A001D"/>
    <w:rsid w:val="002A01C4"/>
    <w:rsid w:val="002A091E"/>
    <w:rsid w:val="002A0C0B"/>
    <w:rsid w:val="002A1B1C"/>
    <w:rsid w:val="002A1BB6"/>
    <w:rsid w:val="002A2A50"/>
    <w:rsid w:val="002A3563"/>
    <w:rsid w:val="002A5FF9"/>
    <w:rsid w:val="002A6296"/>
    <w:rsid w:val="002A6D11"/>
    <w:rsid w:val="002A6F25"/>
    <w:rsid w:val="002A7506"/>
    <w:rsid w:val="002A7BDD"/>
    <w:rsid w:val="002B0BEF"/>
    <w:rsid w:val="002B0E41"/>
    <w:rsid w:val="002B107F"/>
    <w:rsid w:val="002B12FC"/>
    <w:rsid w:val="002B1B5B"/>
    <w:rsid w:val="002B1C80"/>
    <w:rsid w:val="002B22C1"/>
    <w:rsid w:val="002B26D4"/>
    <w:rsid w:val="002B2A13"/>
    <w:rsid w:val="002B2CFE"/>
    <w:rsid w:val="002B2D7C"/>
    <w:rsid w:val="002B3160"/>
    <w:rsid w:val="002B333B"/>
    <w:rsid w:val="002B37D7"/>
    <w:rsid w:val="002B3F98"/>
    <w:rsid w:val="002B483A"/>
    <w:rsid w:val="002B5C73"/>
    <w:rsid w:val="002B6341"/>
    <w:rsid w:val="002B71C1"/>
    <w:rsid w:val="002B77C1"/>
    <w:rsid w:val="002B7A1E"/>
    <w:rsid w:val="002B7A22"/>
    <w:rsid w:val="002B7F4A"/>
    <w:rsid w:val="002C0141"/>
    <w:rsid w:val="002C0599"/>
    <w:rsid w:val="002C18F4"/>
    <w:rsid w:val="002C1AFF"/>
    <w:rsid w:val="002C1CB7"/>
    <w:rsid w:val="002C2045"/>
    <w:rsid w:val="002C2DC1"/>
    <w:rsid w:val="002C318C"/>
    <w:rsid w:val="002C36A4"/>
    <w:rsid w:val="002C384E"/>
    <w:rsid w:val="002C3EFA"/>
    <w:rsid w:val="002C4969"/>
    <w:rsid w:val="002C51A8"/>
    <w:rsid w:val="002C6087"/>
    <w:rsid w:val="002C7164"/>
    <w:rsid w:val="002C74DB"/>
    <w:rsid w:val="002C7844"/>
    <w:rsid w:val="002C7923"/>
    <w:rsid w:val="002C7F50"/>
    <w:rsid w:val="002D1BDA"/>
    <w:rsid w:val="002D23EA"/>
    <w:rsid w:val="002D31C3"/>
    <w:rsid w:val="002D3A91"/>
    <w:rsid w:val="002D3DE6"/>
    <w:rsid w:val="002D4057"/>
    <w:rsid w:val="002D4126"/>
    <w:rsid w:val="002D430F"/>
    <w:rsid w:val="002D4C73"/>
    <w:rsid w:val="002D4CE2"/>
    <w:rsid w:val="002D56D3"/>
    <w:rsid w:val="002D6336"/>
    <w:rsid w:val="002D6B6C"/>
    <w:rsid w:val="002D6CB5"/>
    <w:rsid w:val="002D751F"/>
    <w:rsid w:val="002D7813"/>
    <w:rsid w:val="002E0B27"/>
    <w:rsid w:val="002E0FBB"/>
    <w:rsid w:val="002E1769"/>
    <w:rsid w:val="002E18DD"/>
    <w:rsid w:val="002E2260"/>
    <w:rsid w:val="002E2F87"/>
    <w:rsid w:val="002E307A"/>
    <w:rsid w:val="002E32F3"/>
    <w:rsid w:val="002E3D33"/>
    <w:rsid w:val="002E5263"/>
    <w:rsid w:val="002E5DE3"/>
    <w:rsid w:val="002E6557"/>
    <w:rsid w:val="002E6DA4"/>
    <w:rsid w:val="002E779B"/>
    <w:rsid w:val="002E7E7A"/>
    <w:rsid w:val="002F0467"/>
    <w:rsid w:val="002F04AA"/>
    <w:rsid w:val="002F0AE3"/>
    <w:rsid w:val="002F0F4A"/>
    <w:rsid w:val="002F1941"/>
    <w:rsid w:val="002F1C50"/>
    <w:rsid w:val="002F24D9"/>
    <w:rsid w:val="002F28F3"/>
    <w:rsid w:val="002F3405"/>
    <w:rsid w:val="002F3AF5"/>
    <w:rsid w:val="002F4D20"/>
    <w:rsid w:val="002F4FFC"/>
    <w:rsid w:val="002F5941"/>
    <w:rsid w:val="002F67D4"/>
    <w:rsid w:val="002F67DA"/>
    <w:rsid w:val="002F7D04"/>
    <w:rsid w:val="00300032"/>
    <w:rsid w:val="003006E7"/>
    <w:rsid w:val="0030076E"/>
    <w:rsid w:val="00300913"/>
    <w:rsid w:val="00300FB3"/>
    <w:rsid w:val="0030165E"/>
    <w:rsid w:val="0030197B"/>
    <w:rsid w:val="00301A9E"/>
    <w:rsid w:val="003021A2"/>
    <w:rsid w:val="00302661"/>
    <w:rsid w:val="00302CBF"/>
    <w:rsid w:val="00302F5D"/>
    <w:rsid w:val="0030301D"/>
    <w:rsid w:val="00304919"/>
    <w:rsid w:val="00305410"/>
    <w:rsid w:val="00305546"/>
    <w:rsid w:val="0030589A"/>
    <w:rsid w:val="00305E6D"/>
    <w:rsid w:val="0030612D"/>
    <w:rsid w:val="00306664"/>
    <w:rsid w:val="00310772"/>
    <w:rsid w:val="00310E56"/>
    <w:rsid w:val="003117F6"/>
    <w:rsid w:val="00311B53"/>
    <w:rsid w:val="003120FB"/>
    <w:rsid w:val="003149E6"/>
    <w:rsid w:val="00314D72"/>
    <w:rsid w:val="003155A2"/>
    <w:rsid w:val="00315F8F"/>
    <w:rsid w:val="0031614C"/>
    <w:rsid w:val="00317A47"/>
    <w:rsid w:val="00320ADB"/>
    <w:rsid w:val="00320DB1"/>
    <w:rsid w:val="00320E4A"/>
    <w:rsid w:val="00321CA4"/>
    <w:rsid w:val="00321D1F"/>
    <w:rsid w:val="003223F5"/>
    <w:rsid w:val="0032359C"/>
    <w:rsid w:val="00324D99"/>
    <w:rsid w:val="00325E0F"/>
    <w:rsid w:val="00325F7D"/>
    <w:rsid w:val="003262D4"/>
    <w:rsid w:val="00327F1B"/>
    <w:rsid w:val="00330856"/>
    <w:rsid w:val="00331BB2"/>
    <w:rsid w:val="0033258B"/>
    <w:rsid w:val="00332E7A"/>
    <w:rsid w:val="0033334C"/>
    <w:rsid w:val="0033514E"/>
    <w:rsid w:val="00336162"/>
    <w:rsid w:val="00337947"/>
    <w:rsid w:val="00337E0C"/>
    <w:rsid w:val="00337E97"/>
    <w:rsid w:val="00340492"/>
    <w:rsid w:val="00340A8F"/>
    <w:rsid w:val="00340EB4"/>
    <w:rsid w:val="003415F9"/>
    <w:rsid w:val="00341950"/>
    <w:rsid w:val="00341B9D"/>
    <w:rsid w:val="00341F30"/>
    <w:rsid w:val="00342A33"/>
    <w:rsid w:val="00343063"/>
    <w:rsid w:val="003433FA"/>
    <w:rsid w:val="003436A2"/>
    <w:rsid w:val="00343F06"/>
    <w:rsid w:val="0034573A"/>
    <w:rsid w:val="00345E71"/>
    <w:rsid w:val="00346290"/>
    <w:rsid w:val="00347078"/>
    <w:rsid w:val="003472CB"/>
    <w:rsid w:val="00347DB4"/>
    <w:rsid w:val="00350804"/>
    <w:rsid w:val="00350BE4"/>
    <w:rsid w:val="0035134C"/>
    <w:rsid w:val="00352794"/>
    <w:rsid w:val="0035283D"/>
    <w:rsid w:val="00352D1B"/>
    <w:rsid w:val="00352EAB"/>
    <w:rsid w:val="00353220"/>
    <w:rsid w:val="003534C9"/>
    <w:rsid w:val="00353981"/>
    <w:rsid w:val="00353C13"/>
    <w:rsid w:val="00354FBC"/>
    <w:rsid w:val="003550C4"/>
    <w:rsid w:val="00355198"/>
    <w:rsid w:val="00355CF7"/>
    <w:rsid w:val="00356509"/>
    <w:rsid w:val="003578F4"/>
    <w:rsid w:val="00361681"/>
    <w:rsid w:val="00361AA2"/>
    <w:rsid w:val="00361AC0"/>
    <w:rsid w:val="00363016"/>
    <w:rsid w:val="0036378B"/>
    <w:rsid w:val="00364323"/>
    <w:rsid w:val="00364CC6"/>
    <w:rsid w:val="003659C9"/>
    <w:rsid w:val="00365B43"/>
    <w:rsid w:val="003663AE"/>
    <w:rsid w:val="003674B9"/>
    <w:rsid w:val="003678F7"/>
    <w:rsid w:val="003708B2"/>
    <w:rsid w:val="00371091"/>
    <w:rsid w:val="00372417"/>
    <w:rsid w:val="00372482"/>
    <w:rsid w:val="00372DCA"/>
    <w:rsid w:val="003734D2"/>
    <w:rsid w:val="003734E5"/>
    <w:rsid w:val="00373F48"/>
    <w:rsid w:val="00373F4F"/>
    <w:rsid w:val="0037571F"/>
    <w:rsid w:val="00375910"/>
    <w:rsid w:val="00376703"/>
    <w:rsid w:val="003773E3"/>
    <w:rsid w:val="00380324"/>
    <w:rsid w:val="003813D4"/>
    <w:rsid w:val="0038152D"/>
    <w:rsid w:val="00381A6E"/>
    <w:rsid w:val="00381A94"/>
    <w:rsid w:val="003847CB"/>
    <w:rsid w:val="00385B9C"/>
    <w:rsid w:val="00386210"/>
    <w:rsid w:val="00386704"/>
    <w:rsid w:val="00386808"/>
    <w:rsid w:val="00386E5B"/>
    <w:rsid w:val="0038703D"/>
    <w:rsid w:val="00390001"/>
    <w:rsid w:val="003925F4"/>
    <w:rsid w:val="003929D3"/>
    <w:rsid w:val="00392C84"/>
    <w:rsid w:val="00393344"/>
    <w:rsid w:val="003938E5"/>
    <w:rsid w:val="00393930"/>
    <w:rsid w:val="00393DB1"/>
    <w:rsid w:val="0039502F"/>
    <w:rsid w:val="0039523B"/>
    <w:rsid w:val="00395357"/>
    <w:rsid w:val="0039549E"/>
    <w:rsid w:val="0039598B"/>
    <w:rsid w:val="003959F6"/>
    <w:rsid w:val="00395BF7"/>
    <w:rsid w:val="00395D54"/>
    <w:rsid w:val="003964C6"/>
    <w:rsid w:val="0039656C"/>
    <w:rsid w:val="00396D85"/>
    <w:rsid w:val="003A0032"/>
    <w:rsid w:val="003A07CB"/>
    <w:rsid w:val="003A13DC"/>
    <w:rsid w:val="003A16AB"/>
    <w:rsid w:val="003A227C"/>
    <w:rsid w:val="003A25CA"/>
    <w:rsid w:val="003A3A5A"/>
    <w:rsid w:val="003A4078"/>
    <w:rsid w:val="003A43BA"/>
    <w:rsid w:val="003A5683"/>
    <w:rsid w:val="003A6787"/>
    <w:rsid w:val="003A7987"/>
    <w:rsid w:val="003B02DC"/>
    <w:rsid w:val="003B0CB0"/>
    <w:rsid w:val="003B0E02"/>
    <w:rsid w:val="003B1010"/>
    <w:rsid w:val="003B14A4"/>
    <w:rsid w:val="003B22B5"/>
    <w:rsid w:val="003B345F"/>
    <w:rsid w:val="003B3761"/>
    <w:rsid w:val="003B39F6"/>
    <w:rsid w:val="003B51CA"/>
    <w:rsid w:val="003B5B6C"/>
    <w:rsid w:val="003B6556"/>
    <w:rsid w:val="003B6749"/>
    <w:rsid w:val="003B674D"/>
    <w:rsid w:val="003B67B6"/>
    <w:rsid w:val="003C079B"/>
    <w:rsid w:val="003C08D6"/>
    <w:rsid w:val="003C0F5C"/>
    <w:rsid w:val="003C1AEA"/>
    <w:rsid w:val="003C29D9"/>
    <w:rsid w:val="003C29F7"/>
    <w:rsid w:val="003C2FB9"/>
    <w:rsid w:val="003C375D"/>
    <w:rsid w:val="003C37AC"/>
    <w:rsid w:val="003C4B9B"/>
    <w:rsid w:val="003C507E"/>
    <w:rsid w:val="003C6009"/>
    <w:rsid w:val="003C6675"/>
    <w:rsid w:val="003C7DD5"/>
    <w:rsid w:val="003D0C15"/>
    <w:rsid w:val="003D0DD7"/>
    <w:rsid w:val="003D2198"/>
    <w:rsid w:val="003D2454"/>
    <w:rsid w:val="003D2E45"/>
    <w:rsid w:val="003D2EC9"/>
    <w:rsid w:val="003D315D"/>
    <w:rsid w:val="003D321B"/>
    <w:rsid w:val="003D42B6"/>
    <w:rsid w:val="003D4D6C"/>
    <w:rsid w:val="003D5174"/>
    <w:rsid w:val="003D637C"/>
    <w:rsid w:val="003D6E38"/>
    <w:rsid w:val="003D7BA4"/>
    <w:rsid w:val="003D7EEA"/>
    <w:rsid w:val="003E1DA2"/>
    <w:rsid w:val="003E2A6F"/>
    <w:rsid w:val="003E3689"/>
    <w:rsid w:val="003E3FDA"/>
    <w:rsid w:val="003E42EE"/>
    <w:rsid w:val="003E4B49"/>
    <w:rsid w:val="003E4D48"/>
    <w:rsid w:val="003E4E7C"/>
    <w:rsid w:val="003E5345"/>
    <w:rsid w:val="003E55B0"/>
    <w:rsid w:val="003E55E9"/>
    <w:rsid w:val="003E5B83"/>
    <w:rsid w:val="003E68B6"/>
    <w:rsid w:val="003F04D9"/>
    <w:rsid w:val="003F1008"/>
    <w:rsid w:val="003F19FA"/>
    <w:rsid w:val="003F1BB2"/>
    <w:rsid w:val="003F2111"/>
    <w:rsid w:val="003F2B5C"/>
    <w:rsid w:val="003F2EF6"/>
    <w:rsid w:val="003F35C6"/>
    <w:rsid w:val="003F3E9E"/>
    <w:rsid w:val="003F4CB1"/>
    <w:rsid w:val="003F56E5"/>
    <w:rsid w:val="003F5F8F"/>
    <w:rsid w:val="003F6194"/>
    <w:rsid w:val="003F690C"/>
    <w:rsid w:val="003F6CC6"/>
    <w:rsid w:val="003F7E76"/>
    <w:rsid w:val="004009AA"/>
    <w:rsid w:val="00400AB3"/>
    <w:rsid w:val="00400CA8"/>
    <w:rsid w:val="0040117E"/>
    <w:rsid w:val="00401EFA"/>
    <w:rsid w:val="004020E2"/>
    <w:rsid w:val="004022FD"/>
    <w:rsid w:val="00402369"/>
    <w:rsid w:val="004025BD"/>
    <w:rsid w:val="004041E6"/>
    <w:rsid w:val="00404618"/>
    <w:rsid w:val="004047AB"/>
    <w:rsid w:val="0040486E"/>
    <w:rsid w:val="0040499F"/>
    <w:rsid w:val="00404A55"/>
    <w:rsid w:val="00404C14"/>
    <w:rsid w:val="00404D89"/>
    <w:rsid w:val="004058BD"/>
    <w:rsid w:val="00405A33"/>
    <w:rsid w:val="004062FA"/>
    <w:rsid w:val="00407C38"/>
    <w:rsid w:val="00410452"/>
    <w:rsid w:val="004108E0"/>
    <w:rsid w:val="00410CE0"/>
    <w:rsid w:val="00412B94"/>
    <w:rsid w:val="004144B9"/>
    <w:rsid w:val="00414AA7"/>
    <w:rsid w:val="00414D31"/>
    <w:rsid w:val="00414FAF"/>
    <w:rsid w:val="00416D79"/>
    <w:rsid w:val="00416DAD"/>
    <w:rsid w:val="004206A9"/>
    <w:rsid w:val="00421896"/>
    <w:rsid w:val="00421E39"/>
    <w:rsid w:val="00422153"/>
    <w:rsid w:val="00422D6D"/>
    <w:rsid w:val="004232E6"/>
    <w:rsid w:val="00423C83"/>
    <w:rsid w:val="00424301"/>
    <w:rsid w:val="0042430F"/>
    <w:rsid w:val="004247E8"/>
    <w:rsid w:val="0042588A"/>
    <w:rsid w:val="00425C7B"/>
    <w:rsid w:val="00426029"/>
    <w:rsid w:val="004270E3"/>
    <w:rsid w:val="004276E0"/>
    <w:rsid w:val="00427741"/>
    <w:rsid w:val="00431293"/>
    <w:rsid w:val="00431883"/>
    <w:rsid w:val="00431F60"/>
    <w:rsid w:val="004324F3"/>
    <w:rsid w:val="00432825"/>
    <w:rsid w:val="0043314C"/>
    <w:rsid w:val="0043318D"/>
    <w:rsid w:val="004333D2"/>
    <w:rsid w:val="00433944"/>
    <w:rsid w:val="00434014"/>
    <w:rsid w:val="0043519D"/>
    <w:rsid w:val="004353A0"/>
    <w:rsid w:val="004375C5"/>
    <w:rsid w:val="00437BC6"/>
    <w:rsid w:val="0044019F"/>
    <w:rsid w:val="00440819"/>
    <w:rsid w:val="00440D37"/>
    <w:rsid w:val="004420ED"/>
    <w:rsid w:val="004425BB"/>
    <w:rsid w:val="004427AD"/>
    <w:rsid w:val="0044299C"/>
    <w:rsid w:val="00442AB7"/>
    <w:rsid w:val="00443420"/>
    <w:rsid w:val="00443AC0"/>
    <w:rsid w:val="00445406"/>
    <w:rsid w:val="00445D12"/>
    <w:rsid w:val="00445D4B"/>
    <w:rsid w:val="00447014"/>
    <w:rsid w:val="0044754B"/>
    <w:rsid w:val="00447D91"/>
    <w:rsid w:val="004507AA"/>
    <w:rsid w:val="00451369"/>
    <w:rsid w:val="004519C7"/>
    <w:rsid w:val="0045212B"/>
    <w:rsid w:val="00452ACA"/>
    <w:rsid w:val="00452BD0"/>
    <w:rsid w:val="0045433E"/>
    <w:rsid w:val="00454806"/>
    <w:rsid w:val="00454AF5"/>
    <w:rsid w:val="00454C90"/>
    <w:rsid w:val="004551A2"/>
    <w:rsid w:val="00455231"/>
    <w:rsid w:val="0045572A"/>
    <w:rsid w:val="00456119"/>
    <w:rsid w:val="00456B7C"/>
    <w:rsid w:val="00457327"/>
    <w:rsid w:val="0045753C"/>
    <w:rsid w:val="00457562"/>
    <w:rsid w:val="0045796C"/>
    <w:rsid w:val="004606EC"/>
    <w:rsid w:val="00460AAA"/>
    <w:rsid w:val="00461AF4"/>
    <w:rsid w:val="0046301C"/>
    <w:rsid w:val="00463A29"/>
    <w:rsid w:val="00464059"/>
    <w:rsid w:val="0046415A"/>
    <w:rsid w:val="00464283"/>
    <w:rsid w:val="00464A8F"/>
    <w:rsid w:val="00465618"/>
    <w:rsid w:val="00465D60"/>
    <w:rsid w:val="004661F9"/>
    <w:rsid w:val="00467AE4"/>
    <w:rsid w:val="00467DF2"/>
    <w:rsid w:val="004701D3"/>
    <w:rsid w:val="00470521"/>
    <w:rsid w:val="00470D67"/>
    <w:rsid w:val="00470EC8"/>
    <w:rsid w:val="00471AE2"/>
    <w:rsid w:val="00471B99"/>
    <w:rsid w:val="00472020"/>
    <w:rsid w:val="004737CA"/>
    <w:rsid w:val="0047392E"/>
    <w:rsid w:val="00473AFF"/>
    <w:rsid w:val="00473EEE"/>
    <w:rsid w:val="00475E73"/>
    <w:rsid w:val="00476214"/>
    <w:rsid w:val="0047659D"/>
    <w:rsid w:val="00477D7B"/>
    <w:rsid w:val="00480088"/>
    <w:rsid w:val="004801B9"/>
    <w:rsid w:val="00481209"/>
    <w:rsid w:val="00481900"/>
    <w:rsid w:val="004825AF"/>
    <w:rsid w:val="00483300"/>
    <w:rsid w:val="004837F7"/>
    <w:rsid w:val="004841A0"/>
    <w:rsid w:val="00484D5D"/>
    <w:rsid w:val="004852E3"/>
    <w:rsid w:val="004866E7"/>
    <w:rsid w:val="00487E37"/>
    <w:rsid w:val="00490B00"/>
    <w:rsid w:val="0049144C"/>
    <w:rsid w:val="00491741"/>
    <w:rsid w:val="00491C1B"/>
    <w:rsid w:val="00491CD0"/>
    <w:rsid w:val="004922B0"/>
    <w:rsid w:val="004923E0"/>
    <w:rsid w:val="004926CA"/>
    <w:rsid w:val="004930DB"/>
    <w:rsid w:val="00494F1A"/>
    <w:rsid w:val="00495783"/>
    <w:rsid w:val="0049610A"/>
    <w:rsid w:val="00496470"/>
    <w:rsid w:val="0049661E"/>
    <w:rsid w:val="0049720E"/>
    <w:rsid w:val="004974E2"/>
    <w:rsid w:val="00497803"/>
    <w:rsid w:val="004979B7"/>
    <w:rsid w:val="004A0550"/>
    <w:rsid w:val="004A06CA"/>
    <w:rsid w:val="004A0FAE"/>
    <w:rsid w:val="004A114D"/>
    <w:rsid w:val="004A2A02"/>
    <w:rsid w:val="004A31B1"/>
    <w:rsid w:val="004A3329"/>
    <w:rsid w:val="004A39DF"/>
    <w:rsid w:val="004A4E02"/>
    <w:rsid w:val="004A561A"/>
    <w:rsid w:val="004A59EC"/>
    <w:rsid w:val="004A5EC2"/>
    <w:rsid w:val="004A60B9"/>
    <w:rsid w:val="004A68B7"/>
    <w:rsid w:val="004A6E00"/>
    <w:rsid w:val="004A7354"/>
    <w:rsid w:val="004A7B4E"/>
    <w:rsid w:val="004A7D1B"/>
    <w:rsid w:val="004A7F24"/>
    <w:rsid w:val="004B0338"/>
    <w:rsid w:val="004B0874"/>
    <w:rsid w:val="004B1337"/>
    <w:rsid w:val="004B2032"/>
    <w:rsid w:val="004B2086"/>
    <w:rsid w:val="004B2F58"/>
    <w:rsid w:val="004B3672"/>
    <w:rsid w:val="004B372E"/>
    <w:rsid w:val="004B4244"/>
    <w:rsid w:val="004B5659"/>
    <w:rsid w:val="004B5FD4"/>
    <w:rsid w:val="004B6412"/>
    <w:rsid w:val="004B72C6"/>
    <w:rsid w:val="004C1A65"/>
    <w:rsid w:val="004C263E"/>
    <w:rsid w:val="004C2991"/>
    <w:rsid w:val="004C299F"/>
    <w:rsid w:val="004C2C3A"/>
    <w:rsid w:val="004C3281"/>
    <w:rsid w:val="004C3415"/>
    <w:rsid w:val="004C4383"/>
    <w:rsid w:val="004C465D"/>
    <w:rsid w:val="004C4CAB"/>
    <w:rsid w:val="004C50B7"/>
    <w:rsid w:val="004C5141"/>
    <w:rsid w:val="004C5154"/>
    <w:rsid w:val="004C56D7"/>
    <w:rsid w:val="004C606C"/>
    <w:rsid w:val="004C6F3C"/>
    <w:rsid w:val="004C78C4"/>
    <w:rsid w:val="004D1020"/>
    <w:rsid w:val="004D12EE"/>
    <w:rsid w:val="004D1968"/>
    <w:rsid w:val="004D200C"/>
    <w:rsid w:val="004D290E"/>
    <w:rsid w:val="004D2A70"/>
    <w:rsid w:val="004D2AC1"/>
    <w:rsid w:val="004D4910"/>
    <w:rsid w:val="004D4A07"/>
    <w:rsid w:val="004D4A94"/>
    <w:rsid w:val="004D4CEF"/>
    <w:rsid w:val="004D4FEF"/>
    <w:rsid w:val="004D59A0"/>
    <w:rsid w:val="004D5A32"/>
    <w:rsid w:val="004D5B7B"/>
    <w:rsid w:val="004D5F78"/>
    <w:rsid w:val="004D6C0F"/>
    <w:rsid w:val="004D7C80"/>
    <w:rsid w:val="004E05C1"/>
    <w:rsid w:val="004E0CF0"/>
    <w:rsid w:val="004E0DCE"/>
    <w:rsid w:val="004E16DA"/>
    <w:rsid w:val="004E24BD"/>
    <w:rsid w:val="004E43B4"/>
    <w:rsid w:val="004E4856"/>
    <w:rsid w:val="004E685E"/>
    <w:rsid w:val="004E6C8E"/>
    <w:rsid w:val="004E7857"/>
    <w:rsid w:val="004F05B0"/>
    <w:rsid w:val="004F0FDA"/>
    <w:rsid w:val="004F1747"/>
    <w:rsid w:val="004F242E"/>
    <w:rsid w:val="004F2E3F"/>
    <w:rsid w:val="004F3182"/>
    <w:rsid w:val="004F352F"/>
    <w:rsid w:val="004F38EF"/>
    <w:rsid w:val="004F3D01"/>
    <w:rsid w:val="004F451C"/>
    <w:rsid w:val="004F460E"/>
    <w:rsid w:val="004F4E35"/>
    <w:rsid w:val="004F4F98"/>
    <w:rsid w:val="004F5C39"/>
    <w:rsid w:val="004F5FF0"/>
    <w:rsid w:val="004F6024"/>
    <w:rsid w:val="004F6F51"/>
    <w:rsid w:val="004F7C6F"/>
    <w:rsid w:val="005023DA"/>
    <w:rsid w:val="00502E05"/>
    <w:rsid w:val="0050345D"/>
    <w:rsid w:val="005035AE"/>
    <w:rsid w:val="0050408A"/>
    <w:rsid w:val="00504185"/>
    <w:rsid w:val="0050499A"/>
    <w:rsid w:val="00504B76"/>
    <w:rsid w:val="00506D01"/>
    <w:rsid w:val="00506D5A"/>
    <w:rsid w:val="00507291"/>
    <w:rsid w:val="00507D96"/>
    <w:rsid w:val="0051055D"/>
    <w:rsid w:val="00510DB8"/>
    <w:rsid w:val="00511160"/>
    <w:rsid w:val="00511516"/>
    <w:rsid w:val="005117D5"/>
    <w:rsid w:val="00511B9B"/>
    <w:rsid w:val="005121B4"/>
    <w:rsid w:val="0051248A"/>
    <w:rsid w:val="00512FDA"/>
    <w:rsid w:val="00513D27"/>
    <w:rsid w:val="00513E2E"/>
    <w:rsid w:val="00513F26"/>
    <w:rsid w:val="00514407"/>
    <w:rsid w:val="00514EBF"/>
    <w:rsid w:val="00515343"/>
    <w:rsid w:val="00515657"/>
    <w:rsid w:val="005156A0"/>
    <w:rsid w:val="00515D77"/>
    <w:rsid w:val="0051750F"/>
    <w:rsid w:val="00520314"/>
    <w:rsid w:val="005209B4"/>
    <w:rsid w:val="005217F4"/>
    <w:rsid w:val="00522394"/>
    <w:rsid w:val="00522705"/>
    <w:rsid w:val="00522995"/>
    <w:rsid w:val="00522D19"/>
    <w:rsid w:val="00522E36"/>
    <w:rsid w:val="00523B20"/>
    <w:rsid w:val="005240AB"/>
    <w:rsid w:val="00524389"/>
    <w:rsid w:val="00524443"/>
    <w:rsid w:val="00525612"/>
    <w:rsid w:val="005256F7"/>
    <w:rsid w:val="005258E0"/>
    <w:rsid w:val="0052614A"/>
    <w:rsid w:val="005268F1"/>
    <w:rsid w:val="00527679"/>
    <w:rsid w:val="005301F2"/>
    <w:rsid w:val="0053058E"/>
    <w:rsid w:val="00530C0A"/>
    <w:rsid w:val="00530CE3"/>
    <w:rsid w:val="00530E49"/>
    <w:rsid w:val="005314FB"/>
    <w:rsid w:val="00531B01"/>
    <w:rsid w:val="00532B82"/>
    <w:rsid w:val="00533F41"/>
    <w:rsid w:val="0053460C"/>
    <w:rsid w:val="00535DEC"/>
    <w:rsid w:val="00536721"/>
    <w:rsid w:val="00537D8B"/>
    <w:rsid w:val="00537EA9"/>
    <w:rsid w:val="0054010F"/>
    <w:rsid w:val="0054057A"/>
    <w:rsid w:val="00540949"/>
    <w:rsid w:val="00540A97"/>
    <w:rsid w:val="00540CEF"/>
    <w:rsid w:val="00540DF9"/>
    <w:rsid w:val="005418AB"/>
    <w:rsid w:val="00541E97"/>
    <w:rsid w:val="005420D0"/>
    <w:rsid w:val="005421FA"/>
    <w:rsid w:val="00542BF4"/>
    <w:rsid w:val="0054331C"/>
    <w:rsid w:val="0054409A"/>
    <w:rsid w:val="005443C9"/>
    <w:rsid w:val="00545035"/>
    <w:rsid w:val="00545253"/>
    <w:rsid w:val="00545875"/>
    <w:rsid w:val="00547737"/>
    <w:rsid w:val="00547868"/>
    <w:rsid w:val="00550421"/>
    <w:rsid w:val="005512D8"/>
    <w:rsid w:val="0055197E"/>
    <w:rsid w:val="005520C6"/>
    <w:rsid w:val="0055210A"/>
    <w:rsid w:val="00552B60"/>
    <w:rsid w:val="00552DD0"/>
    <w:rsid w:val="00554DC3"/>
    <w:rsid w:val="005554B8"/>
    <w:rsid w:val="00555721"/>
    <w:rsid w:val="00555AF0"/>
    <w:rsid w:val="00555C8C"/>
    <w:rsid w:val="00555E1F"/>
    <w:rsid w:val="00556372"/>
    <w:rsid w:val="005564C0"/>
    <w:rsid w:val="005600F0"/>
    <w:rsid w:val="005615E9"/>
    <w:rsid w:val="00562178"/>
    <w:rsid w:val="00562226"/>
    <w:rsid w:val="005624B3"/>
    <w:rsid w:val="00563189"/>
    <w:rsid w:val="0056337A"/>
    <w:rsid w:val="00563728"/>
    <w:rsid w:val="00563780"/>
    <w:rsid w:val="0056389F"/>
    <w:rsid w:val="00563C5F"/>
    <w:rsid w:val="0056579A"/>
    <w:rsid w:val="005660E0"/>
    <w:rsid w:val="0056720A"/>
    <w:rsid w:val="00570EBA"/>
    <w:rsid w:val="00571296"/>
    <w:rsid w:val="0057151F"/>
    <w:rsid w:val="0057186F"/>
    <w:rsid w:val="00571D4D"/>
    <w:rsid w:val="00571F10"/>
    <w:rsid w:val="00572B0D"/>
    <w:rsid w:val="00574090"/>
    <w:rsid w:val="00574225"/>
    <w:rsid w:val="00574849"/>
    <w:rsid w:val="00575A2F"/>
    <w:rsid w:val="00575CEF"/>
    <w:rsid w:val="00575D20"/>
    <w:rsid w:val="00576138"/>
    <w:rsid w:val="005765C6"/>
    <w:rsid w:val="0057698D"/>
    <w:rsid w:val="005772D6"/>
    <w:rsid w:val="00577466"/>
    <w:rsid w:val="0057759C"/>
    <w:rsid w:val="0057799D"/>
    <w:rsid w:val="005829AD"/>
    <w:rsid w:val="005833A3"/>
    <w:rsid w:val="00583596"/>
    <w:rsid w:val="00583700"/>
    <w:rsid w:val="00583F09"/>
    <w:rsid w:val="005841DB"/>
    <w:rsid w:val="00584B85"/>
    <w:rsid w:val="00584F64"/>
    <w:rsid w:val="0058575B"/>
    <w:rsid w:val="00585EA0"/>
    <w:rsid w:val="005860F2"/>
    <w:rsid w:val="005862A8"/>
    <w:rsid w:val="00586A12"/>
    <w:rsid w:val="00586D48"/>
    <w:rsid w:val="005875C0"/>
    <w:rsid w:val="005917C5"/>
    <w:rsid w:val="00592BD0"/>
    <w:rsid w:val="005936D5"/>
    <w:rsid w:val="00593AC3"/>
    <w:rsid w:val="0059464A"/>
    <w:rsid w:val="00595F2F"/>
    <w:rsid w:val="00597BBE"/>
    <w:rsid w:val="00597D7F"/>
    <w:rsid w:val="005A0182"/>
    <w:rsid w:val="005A08F4"/>
    <w:rsid w:val="005A0B65"/>
    <w:rsid w:val="005A0BA4"/>
    <w:rsid w:val="005A0C42"/>
    <w:rsid w:val="005A1343"/>
    <w:rsid w:val="005A2464"/>
    <w:rsid w:val="005A29D1"/>
    <w:rsid w:val="005A2BB4"/>
    <w:rsid w:val="005A362F"/>
    <w:rsid w:val="005A428A"/>
    <w:rsid w:val="005A48AA"/>
    <w:rsid w:val="005A48C8"/>
    <w:rsid w:val="005A7A06"/>
    <w:rsid w:val="005B01BB"/>
    <w:rsid w:val="005B052B"/>
    <w:rsid w:val="005B0796"/>
    <w:rsid w:val="005B1270"/>
    <w:rsid w:val="005B18B8"/>
    <w:rsid w:val="005B1E60"/>
    <w:rsid w:val="005B246F"/>
    <w:rsid w:val="005B3755"/>
    <w:rsid w:val="005B5756"/>
    <w:rsid w:val="005B5BC4"/>
    <w:rsid w:val="005B6580"/>
    <w:rsid w:val="005B6CD1"/>
    <w:rsid w:val="005C0323"/>
    <w:rsid w:val="005C0339"/>
    <w:rsid w:val="005C15A4"/>
    <w:rsid w:val="005C1AFB"/>
    <w:rsid w:val="005C1DD9"/>
    <w:rsid w:val="005C22A4"/>
    <w:rsid w:val="005C2863"/>
    <w:rsid w:val="005C2A67"/>
    <w:rsid w:val="005C30DE"/>
    <w:rsid w:val="005C318A"/>
    <w:rsid w:val="005C3699"/>
    <w:rsid w:val="005C41CE"/>
    <w:rsid w:val="005C44BF"/>
    <w:rsid w:val="005C4628"/>
    <w:rsid w:val="005C4660"/>
    <w:rsid w:val="005C46B5"/>
    <w:rsid w:val="005C5762"/>
    <w:rsid w:val="005C5B41"/>
    <w:rsid w:val="005C70B0"/>
    <w:rsid w:val="005D03F0"/>
    <w:rsid w:val="005D05CD"/>
    <w:rsid w:val="005D0930"/>
    <w:rsid w:val="005D2510"/>
    <w:rsid w:val="005D2D33"/>
    <w:rsid w:val="005D4FE9"/>
    <w:rsid w:val="005D50B5"/>
    <w:rsid w:val="005D5481"/>
    <w:rsid w:val="005D551E"/>
    <w:rsid w:val="005D5BAC"/>
    <w:rsid w:val="005D6357"/>
    <w:rsid w:val="005D6C14"/>
    <w:rsid w:val="005D7579"/>
    <w:rsid w:val="005D7D01"/>
    <w:rsid w:val="005D7EE3"/>
    <w:rsid w:val="005E00BE"/>
    <w:rsid w:val="005E07AB"/>
    <w:rsid w:val="005E07D0"/>
    <w:rsid w:val="005E0E8E"/>
    <w:rsid w:val="005E0F4E"/>
    <w:rsid w:val="005E1192"/>
    <w:rsid w:val="005E1315"/>
    <w:rsid w:val="005E15A6"/>
    <w:rsid w:val="005E239C"/>
    <w:rsid w:val="005E2DC2"/>
    <w:rsid w:val="005E30AA"/>
    <w:rsid w:val="005E3702"/>
    <w:rsid w:val="005E412F"/>
    <w:rsid w:val="005E5041"/>
    <w:rsid w:val="005E579B"/>
    <w:rsid w:val="005E604C"/>
    <w:rsid w:val="005E6F80"/>
    <w:rsid w:val="005E7398"/>
    <w:rsid w:val="005E739E"/>
    <w:rsid w:val="005E7641"/>
    <w:rsid w:val="005F04C4"/>
    <w:rsid w:val="005F0A4A"/>
    <w:rsid w:val="005F0CEB"/>
    <w:rsid w:val="005F1270"/>
    <w:rsid w:val="005F12AC"/>
    <w:rsid w:val="005F12B7"/>
    <w:rsid w:val="005F1D08"/>
    <w:rsid w:val="005F21A4"/>
    <w:rsid w:val="005F2A38"/>
    <w:rsid w:val="005F2B1E"/>
    <w:rsid w:val="005F2B2D"/>
    <w:rsid w:val="005F3A08"/>
    <w:rsid w:val="005F3BF8"/>
    <w:rsid w:val="005F40F1"/>
    <w:rsid w:val="005F5215"/>
    <w:rsid w:val="005F56B0"/>
    <w:rsid w:val="005F67D2"/>
    <w:rsid w:val="005F6A99"/>
    <w:rsid w:val="005F78A1"/>
    <w:rsid w:val="006001B9"/>
    <w:rsid w:val="00600364"/>
    <w:rsid w:val="00600A42"/>
    <w:rsid w:val="00600AB7"/>
    <w:rsid w:val="0060139B"/>
    <w:rsid w:val="00601447"/>
    <w:rsid w:val="006014FE"/>
    <w:rsid w:val="00602595"/>
    <w:rsid w:val="00603B56"/>
    <w:rsid w:val="00603C39"/>
    <w:rsid w:val="006052E3"/>
    <w:rsid w:val="00605A7C"/>
    <w:rsid w:val="00605C9F"/>
    <w:rsid w:val="00606120"/>
    <w:rsid w:val="00606E74"/>
    <w:rsid w:val="00610098"/>
    <w:rsid w:val="006100A7"/>
    <w:rsid w:val="00610246"/>
    <w:rsid w:val="00610486"/>
    <w:rsid w:val="006120F8"/>
    <w:rsid w:val="00612DF9"/>
    <w:rsid w:val="0061434E"/>
    <w:rsid w:val="00614968"/>
    <w:rsid w:val="00614B95"/>
    <w:rsid w:val="00614D22"/>
    <w:rsid w:val="0061691A"/>
    <w:rsid w:val="00616AC6"/>
    <w:rsid w:val="00617027"/>
    <w:rsid w:val="0061755E"/>
    <w:rsid w:val="006204B1"/>
    <w:rsid w:val="00620ACC"/>
    <w:rsid w:val="00620CBE"/>
    <w:rsid w:val="00620E8C"/>
    <w:rsid w:val="0062129C"/>
    <w:rsid w:val="006227BF"/>
    <w:rsid w:val="00623AB0"/>
    <w:rsid w:val="00623FBB"/>
    <w:rsid w:val="006241CC"/>
    <w:rsid w:val="00624F5F"/>
    <w:rsid w:val="0062545C"/>
    <w:rsid w:val="0062592F"/>
    <w:rsid w:val="00625E32"/>
    <w:rsid w:val="00627A49"/>
    <w:rsid w:val="006302AB"/>
    <w:rsid w:val="00631072"/>
    <w:rsid w:val="00631681"/>
    <w:rsid w:val="00631FDF"/>
    <w:rsid w:val="0063284F"/>
    <w:rsid w:val="0063296F"/>
    <w:rsid w:val="00632DBB"/>
    <w:rsid w:val="0063366A"/>
    <w:rsid w:val="0063368C"/>
    <w:rsid w:val="0063389F"/>
    <w:rsid w:val="006338D1"/>
    <w:rsid w:val="006343D0"/>
    <w:rsid w:val="00635067"/>
    <w:rsid w:val="00635097"/>
    <w:rsid w:val="00636BF2"/>
    <w:rsid w:val="0063777D"/>
    <w:rsid w:val="00640FB4"/>
    <w:rsid w:val="0064156D"/>
    <w:rsid w:val="00641592"/>
    <w:rsid w:val="00642442"/>
    <w:rsid w:val="0064248B"/>
    <w:rsid w:val="00643B2A"/>
    <w:rsid w:val="00644029"/>
    <w:rsid w:val="006442DC"/>
    <w:rsid w:val="00644512"/>
    <w:rsid w:val="0064488F"/>
    <w:rsid w:val="00644C40"/>
    <w:rsid w:val="006506C3"/>
    <w:rsid w:val="00650F7E"/>
    <w:rsid w:val="006511D8"/>
    <w:rsid w:val="006527DF"/>
    <w:rsid w:val="00653083"/>
    <w:rsid w:val="0065327B"/>
    <w:rsid w:val="0065360E"/>
    <w:rsid w:val="0065369B"/>
    <w:rsid w:val="00653857"/>
    <w:rsid w:val="0065386B"/>
    <w:rsid w:val="00654617"/>
    <w:rsid w:val="0065497F"/>
    <w:rsid w:val="00654FD1"/>
    <w:rsid w:val="00655184"/>
    <w:rsid w:val="0065555B"/>
    <w:rsid w:val="006567BD"/>
    <w:rsid w:val="00656C72"/>
    <w:rsid w:val="006570B9"/>
    <w:rsid w:val="0066054A"/>
    <w:rsid w:val="006605C1"/>
    <w:rsid w:val="00660718"/>
    <w:rsid w:val="006608F9"/>
    <w:rsid w:val="006618CC"/>
    <w:rsid w:val="00661990"/>
    <w:rsid w:val="00661DA5"/>
    <w:rsid w:val="006620C6"/>
    <w:rsid w:val="0066266A"/>
    <w:rsid w:val="00662755"/>
    <w:rsid w:val="00663C19"/>
    <w:rsid w:val="006640AC"/>
    <w:rsid w:val="00664641"/>
    <w:rsid w:val="0066488F"/>
    <w:rsid w:val="0066494D"/>
    <w:rsid w:val="00665494"/>
    <w:rsid w:val="00665601"/>
    <w:rsid w:val="00666E14"/>
    <w:rsid w:val="006677D6"/>
    <w:rsid w:val="00667FF1"/>
    <w:rsid w:val="00670667"/>
    <w:rsid w:val="0067076E"/>
    <w:rsid w:val="0067098D"/>
    <w:rsid w:val="006714B9"/>
    <w:rsid w:val="00671675"/>
    <w:rsid w:val="006718D2"/>
    <w:rsid w:val="00671EA4"/>
    <w:rsid w:val="00672564"/>
    <w:rsid w:val="00672767"/>
    <w:rsid w:val="00673FA4"/>
    <w:rsid w:val="006752AF"/>
    <w:rsid w:val="00675404"/>
    <w:rsid w:val="00675825"/>
    <w:rsid w:val="00675B61"/>
    <w:rsid w:val="00676D58"/>
    <w:rsid w:val="006770D6"/>
    <w:rsid w:val="006777A4"/>
    <w:rsid w:val="0067795F"/>
    <w:rsid w:val="0067797A"/>
    <w:rsid w:val="00677FA1"/>
    <w:rsid w:val="006804A2"/>
    <w:rsid w:val="00680CAA"/>
    <w:rsid w:val="00681019"/>
    <w:rsid w:val="006822F7"/>
    <w:rsid w:val="0068236B"/>
    <w:rsid w:val="00682EF9"/>
    <w:rsid w:val="00683409"/>
    <w:rsid w:val="0068363E"/>
    <w:rsid w:val="00684262"/>
    <w:rsid w:val="00684691"/>
    <w:rsid w:val="00684DF3"/>
    <w:rsid w:val="00684F63"/>
    <w:rsid w:val="006851D1"/>
    <w:rsid w:val="0068603F"/>
    <w:rsid w:val="00686075"/>
    <w:rsid w:val="0068648A"/>
    <w:rsid w:val="00686863"/>
    <w:rsid w:val="0068713B"/>
    <w:rsid w:val="0068773C"/>
    <w:rsid w:val="00690050"/>
    <w:rsid w:val="006908C5"/>
    <w:rsid w:val="00690B6E"/>
    <w:rsid w:val="00690FA1"/>
    <w:rsid w:val="00691B6F"/>
    <w:rsid w:val="00691CEA"/>
    <w:rsid w:val="00692327"/>
    <w:rsid w:val="00693404"/>
    <w:rsid w:val="00693795"/>
    <w:rsid w:val="00693A26"/>
    <w:rsid w:val="00694401"/>
    <w:rsid w:val="00694982"/>
    <w:rsid w:val="0069647E"/>
    <w:rsid w:val="006965AC"/>
    <w:rsid w:val="00696BBF"/>
    <w:rsid w:val="00696E3E"/>
    <w:rsid w:val="00697E20"/>
    <w:rsid w:val="006A0132"/>
    <w:rsid w:val="006A0EAD"/>
    <w:rsid w:val="006A1562"/>
    <w:rsid w:val="006A1716"/>
    <w:rsid w:val="006A2105"/>
    <w:rsid w:val="006A25D9"/>
    <w:rsid w:val="006A3913"/>
    <w:rsid w:val="006A4A75"/>
    <w:rsid w:val="006A50DF"/>
    <w:rsid w:val="006A6D39"/>
    <w:rsid w:val="006A6EE3"/>
    <w:rsid w:val="006A7C5C"/>
    <w:rsid w:val="006B0120"/>
    <w:rsid w:val="006B0440"/>
    <w:rsid w:val="006B090B"/>
    <w:rsid w:val="006B0F92"/>
    <w:rsid w:val="006B1837"/>
    <w:rsid w:val="006B1B32"/>
    <w:rsid w:val="006B1E79"/>
    <w:rsid w:val="006B220E"/>
    <w:rsid w:val="006B2806"/>
    <w:rsid w:val="006B2BB8"/>
    <w:rsid w:val="006B4530"/>
    <w:rsid w:val="006B5DD7"/>
    <w:rsid w:val="006B608B"/>
    <w:rsid w:val="006B64DC"/>
    <w:rsid w:val="006B6AEE"/>
    <w:rsid w:val="006B71A7"/>
    <w:rsid w:val="006B7F75"/>
    <w:rsid w:val="006C04A7"/>
    <w:rsid w:val="006C0BD4"/>
    <w:rsid w:val="006C0E94"/>
    <w:rsid w:val="006C11E9"/>
    <w:rsid w:val="006C1832"/>
    <w:rsid w:val="006C3572"/>
    <w:rsid w:val="006C3A93"/>
    <w:rsid w:val="006C3E3D"/>
    <w:rsid w:val="006C3EC5"/>
    <w:rsid w:val="006C41BA"/>
    <w:rsid w:val="006C41EB"/>
    <w:rsid w:val="006C447A"/>
    <w:rsid w:val="006C4DC4"/>
    <w:rsid w:val="006C6EC5"/>
    <w:rsid w:val="006C757B"/>
    <w:rsid w:val="006D1EC5"/>
    <w:rsid w:val="006D228D"/>
    <w:rsid w:val="006D2CA1"/>
    <w:rsid w:val="006D2EC1"/>
    <w:rsid w:val="006D3C9F"/>
    <w:rsid w:val="006D403F"/>
    <w:rsid w:val="006D421C"/>
    <w:rsid w:val="006D46CC"/>
    <w:rsid w:val="006D5335"/>
    <w:rsid w:val="006D5650"/>
    <w:rsid w:val="006D5976"/>
    <w:rsid w:val="006D5A9C"/>
    <w:rsid w:val="006D5CDB"/>
    <w:rsid w:val="006D64BC"/>
    <w:rsid w:val="006D66C6"/>
    <w:rsid w:val="006D7225"/>
    <w:rsid w:val="006D765E"/>
    <w:rsid w:val="006E179F"/>
    <w:rsid w:val="006E17A4"/>
    <w:rsid w:val="006E23C4"/>
    <w:rsid w:val="006E2923"/>
    <w:rsid w:val="006E2D19"/>
    <w:rsid w:val="006E3285"/>
    <w:rsid w:val="006E3C39"/>
    <w:rsid w:val="006E41E7"/>
    <w:rsid w:val="006E48DE"/>
    <w:rsid w:val="006E522B"/>
    <w:rsid w:val="006E54BF"/>
    <w:rsid w:val="006E61A2"/>
    <w:rsid w:val="006E68A9"/>
    <w:rsid w:val="006E6F9D"/>
    <w:rsid w:val="006E7E88"/>
    <w:rsid w:val="006E7EBC"/>
    <w:rsid w:val="006F024B"/>
    <w:rsid w:val="006F03BD"/>
    <w:rsid w:val="006F0F5D"/>
    <w:rsid w:val="006F1B00"/>
    <w:rsid w:val="006F1C69"/>
    <w:rsid w:val="006F2030"/>
    <w:rsid w:val="006F2494"/>
    <w:rsid w:val="006F26BE"/>
    <w:rsid w:val="006F2736"/>
    <w:rsid w:val="006F37B6"/>
    <w:rsid w:val="006F6189"/>
    <w:rsid w:val="006F652B"/>
    <w:rsid w:val="006F6ADD"/>
    <w:rsid w:val="006F6AF0"/>
    <w:rsid w:val="006F6B40"/>
    <w:rsid w:val="006F6B94"/>
    <w:rsid w:val="00702C6D"/>
    <w:rsid w:val="00703243"/>
    <w:rsid w:val="00704318"/>
    <w:rsid w:val="007049EE"/>
    <w:rsid w:val="007050F5"/>
    <w:rsid w:val="007059D0"/>
    <w:rsid w:val="00705B65"/>
    <w:rsid w:val="00705CEC"/>
    <w:rsid w:val="00706FF3"/>
    <w:rsid w:val="007076CE"/>
    <w:rsid w:val="00707C0A"/>
    <w:rsid w:val="00707ED7"/>
    <w:rsid w:val="00707FC4"/>
    <w:rsid w:val="007102DC"/>
    <w:rsid w:val="007110F0"/>
    <w:rsid w:val="007113BA"/>
    <w:rsid w:val="0071179B"/>
    <w:rsid w:val="007117C2"/>
    <w:rsid w:val="00712ECB"/>
    <w:rsid w:val="00713F5A"/>
    <w:rsid w:val="00715EE8"/>
    <w:rsid w:val="00716323"/>
    <w:rsid w:val="00716C9C"/>
    <w:rsid w:val="00716D99"/>
    <w:rsid w:val="00716FE7"/>
    <w:rsid w:val="00717207"/>
    <w:rsid w:val="0071735A"/>
    <w:rsid w:val="00720FA1"/>
    <w:rsid w:val="0072140C"/>
    <w:rsid w:val="00721626"/>
    <w:rsid w:val="00721FA3"/>
    <w:rsid w:val="00722394"/>
    <w:rsid w:val="00722DDD"/>
    <w:rsid w:val="00724025"/>
    <w:rsid w:val="007247D9"/>
    <w:rsid w:val="00725696"/>
    <w:rsid w:val="00725FA6"/>
    <w:rsid w:val="0072678E"/>
    <w:rsid w:val="00730290"/>
    <w:rsid w:val="00730E52"/>
    <w:rsid w:val="00731168"/>
    <w:rsid w:val="0073181A"/>
    <w:rsid w:val="00731F52"/>
    <w:rsid w:val="00732CF8"/>
    <w:rsid w:val="00733CFE"/>
    <w:rsid w:val="007350DC"/>
    <w:rsid w:val="00735D99"/>
    <w:rsid w:val="00735FC1"/>
    <w:rsid w:val="00737B58"/>
    <w:rsid w:val="00737D56"/>
    <w:rsid w:val="00737F97"/>
    <w:rsid w:val="007406A4"/>
    <w:rsid w:val="00740E00"/>
    <w:rsid w:val="00740FF2"/>
    <w:rsid w:val="00743D94"/>
    <w:rsid w:val="00744295"/>
    <w:rsid w:val="007445E2"/>
    <w:rsid w:val="00744CF3"/>
    <w:rsid w:val="00745BB1"/>
    <w:rsid w:val="00747461"/>
    <w:rsid w:val="00750037"/>
    <w:rsid w:val="00751ACC"/>
    <w:rsid w:val="00751B16"/>
    <w:rsid w:val="00751FCD"/>
    <w:rsid w:val="007523D2"/>
    <w:rsid w:val="00752828"/>
    <w:rsid w:val="00752BFE"/>
    <w:rsid w:val="00752DF3"/>
    <w:rsid w:val="00753899"/>
    <w:rsid w:val="00754065"/>
    <w:rsid w:val="00754CD2"/>
    <w:rsid w:val="00754D33"/>
    <w:rsid w:val="007556C4"/>
    <w:rsid w:val="00755798"/>
    <w:rsid w:val="0075638F"/>
    <w:rsid w:val="007567B0"/>
    <w:rsid w:val="00756EA5"/>
    <w:rsid w:val="007571E7"/>
    <w:rsid w:val="0075762F"/>
    <w:rsid w:val="0075776C"/>
    <w:rsid w:val="00757AB4"/>
    <w:rsid w:val="007607E7"/>
    <w:rsid w:val="0076089F"/>
    <w:rsid w:val="00761D2B"/>
    <w:rsid w:val="00762182"/>
    <w:rsid w:val="00762C1F"/>
    <w:rsid w:val="00762EF3"/>
    <w:rsid w:val="00763DB9"/>
    <w:rsid w:val="00764118"/>
    <w:rsid w:val="0076412A"/>
    <w:rsid w:val="00764D0A"/>
    <w:rsid w:val="00764EDB"/>
    <w:rsid w:val="00765091"/>
    <w:rsid w:val="0076563B"/>
    <w:rsid w:val="00765FF7"/>
    <w:rsid w:val="00766C5D"/>
    <w:rsid w:val="00770678"/>
    <w:rsid w:val="007713BC"/>
    <w:rsid w:val="00772163"/>
    <w:rsid w:val="00772803"/>
    <w:rsid w:val="00772AB8"/>
    <w:rsid w:val="0077314E"/>
    <w:rsid w:val="00775161"/>
    <w:rsid w:val="00775229"/>
    <w:rsid w:val="0077549F"/>
    <w:rsid w:val="00775518"/>
    <w:rsid w:val="00775F6F"/>
    <w:rsid w:val="007764D4"/>
    <w:rsid w:val="00776FF4"/>
    <w:rsid w:val="007776AA"/>
    <w:rsid w:val="007776B3"/>
    <w:rsid w:val="00777B6D"/>
    <w:rsid w:val="007808EE"/>
    <w:rsid w:val="00780E44"/>
    <w:rsid w:val="00781959"/>
    <w:rsid w:val="00781C1B"/>
    <w:rsid w:val="00782086"/>
    <w:rsid w:val="00782824"/>
    <w:rsid w:val="00782D0B"/>
    <w:rsid w:val="00783564"/>
    <w:rsid w:val="00783FE0"/>
    <w:rsid w:val="00784CDA"/>
    <w:rsid w:val="00785274"/>
    <w:rsid w:val="0078559A"/>
    <w:rsid w:val="007863EF"/>
    <w:rsid w:val="007874A9"/>
    <w:rsid w:val="007877E2"/>
    <w:rsid w:val="00787B79"/>
    <w:rsid w:val="00790A7F"/>
    <w:rsid w:val="00793519"/>
    <w:rsid w:val="0079373A"/>
    <w:rsid w:val="00793F06"/>
    <w:rsid w:val="00794006"/>
    <w:rsid w:val="00794A56"/>
    <w:rsid w:val="007955B9"/>
    <w:rsid w:val="0079586B"/>
    <w:rsid w:val="00795AF4"/>
    <w:rsid w:val="007961E3"/>
    <w:rsid w:val="007969B0"/>
    <w:rsid w:val="00796C88"/>
    <w:rsid w:val="00796CE5"/>
    <w:rsid w:val="007970D2"/>
    <w:rsid w:val="007972DF"/>
    <w:rsid w:val="007A030B"/>
    <w:rsid w:val="007A1152"/>
    <w:rsid w:val="007A1808"/>
    <w:rsid w:val="007A1869"/>
    <w:rsid w:val="007A21A1"/>
    <w:rsid w:val="007A354C"/>
    <w:rsid w:val="007A467D"/>
    <w:rsid w:val="007A5A20"/>
    <w:rsid w:val="007A6DDF"/>
    <w:rsid w:val="007A73A2"/>
    <w:rsid w:val="007A7AEF"/>
    <w:rsid w:val="007A7DB4"/>
    <w:rsid w:val="007B014D"/>
    <w:rsid w:val="007B04BA"/>
    <w:rsid w:val="007B0EE1"/>
    <w:rsid w:val="007B1621"/>
    <w:rsid w:val="007B19C0"/>
    <w:rsid w:val="007B408C"/>
    <w:rsid w:val="007B4A6B"/>
    <w:rsid w:val="007B4BD6"/>
    <w:rsid w:val="007B52BA"/>
    <w:rsid w:val="007B54FF"/>
    <w:rsid w:val="007B561C"/>
    <w:rsid w:val="007B57F7"/>
    <w:rsid w:val="007B5946"/>
    <w:rsid w:val="007B5A5F"/>
    <w:rsid w:val="007B5A9E"/>
    <w:rsid w:val="007B6C2A"/>
    <w:rsid w:val="007B736A"/>
    <w:rsid w:val="007C17B5"/>
    <w:rsid w:val="007C187D"/>
    <w:rsid w:val="007C2183"/>
    <w:rsid w:val="007C26D0"/>
    <w:rsid w:val="007C26E1"/>
    <w:rsid w:val="007C2F65"/>
    <w:rsid w:val="007C3011"/>
    <w:rsid w:val="007C340B"/>
    <w:rsid w:val="007C374F"/>
    <w:rsid w:val="007C39D5"/>
    <w:rsid w:val="007C3D70"/>
    <w:rsid w:val="007C4432"/>
    <w:rsid w:val="007C4667"/>
    <w:rsid w:val="007C5339"/>
    <w:rsid w:val="007C56D2"/>
    <w:rsid w:val="007C5D99"/>
    <w:rsid w:val="007C6C27"/>
    <w:rsid w:val="007C6DEA"/>
    <w:rsid w:val="007C7124"/>
    <w:rsid w:val="007C7CE0"/>
    <w:rsid w:val="007D0269"/>
    <w:rsid w:val="007D0680"/>
    <w:rsid w:val="007D0A38"/>
    <w:rsid w:val="007D0CE7"/>
    <w:rsid w:val="007D0D5B"/>
    <w:rsid w:val="007D13AA"/>
    <w:rsid w:val="007D177D"/>
    <w:rsid w:val="007D2419"/>
    <w:rsid w:val="007D2702"/>
    <w:rsid w:val="007D2CC1"/>
    <w:rsid w:val="007D3413"/>
    <w:rsid w:val="007D3E93"/>
    <w:rsid w:val="007D450E"/>
    <w:rsid w:val="007D4608"/>
    <w:rsid w:val="007D49A4"/>
    <w:rsid w:val="007D4ADE"/>
    <w:rsid w:val="007D4CF3"/>
    <w:rsid w:val="007D4E93"/>
    <w:rsid w:val="007D5083"/>
    <w:rsid w:val="007D519F"/>
    <w:rsid w:val="007D5F90"/>
    <w:rsid w:val="007D626E"/>
    <w:rsid w:val="007D6790"/>
    <w:rsid w:val="007E0156"/>
    <w:rsid w:val="007E0AD1"/>
    <w:rsid w:val="007E0B02"/>
    <w:rsid w:val="007E0C4D"/>
    <w:rsid w:val="007E1657"/>
    <w:rsid w:val="007E30C2"/>
    <w:rsid w:val="007E408E"/>
    <w:rsid w:val="007E46D6"/>
    <w:rsid w:val="007E4E39"/>
    <w:rsid w:val="007E5241"/>
    <w:rsid w:val="007E6A27"/>
    <w:rsid w:val="007E6D26"/>
    <w:rsid w:val="007E7458"/>
    <w:rsid w:val="007E751B"/>
    <w:rsid w:val="007E7FB5"/>
    <w:rsid w:val="007F08B1"/>
    <w:rsid w:val="007F1220"/>
    <w:rsid w:val="007F1BF0"/>
    <w:rsid w:val="007F21FF"/>
    <w:rsid w:val="007F28B3"/>
    <w:rsid w:val="007F28CC"/>
    <w:rsid w:val="007F2A2C"/>
    <w:rsid w:val="007F3740"/>
    <w:rsid w:val="007F37E6"/>
    <w:rsid w:val="007F3B93"/>
    <w:rsid w:val="007F5370"/>
    <w:rsid w:val="007F5D4A"/>
    <w:rsid w:val="007F640C"/>
    <w:rsid w:val="007F6C7F"/>
    <w:rsid w:val="007F7263"/>
    <w:rsid w:val="007F73EF"/>
    <w:rsid w:val="007F76F2"/>
    <w:rsid w:val="007F7AFA"/>
    <w:rsid w:val="007F7B3A"/>
    <w:rsid w:val="008008B4"/>
    <w:rsid w:val="00800A67"/>
    <w:rsid w:val="00801804"/>
    <w:rsid w:val="00801967"/>
    <w:rsid w:val="00802771"/>
    <w:rsid w:val="0080385F"/>
    <w:rsid w:val="00804655"/>
    <w:rsid w:val="00805DF7"/>
    <w:rsid w:val="00806392"/>
    <w:rsid w:val="00806837"/>
    <w:rsid w:val="00807ED7"/>
    <w:rsid w:val="00810079"/>
    <w:rsid w:val="00810120"/>
    <w:rsid w:val="0081041F"/>
    <w:rsid w:val="00810945"/>
    <w:rsid w:val="00810B53"/>
    <w:rsid w:val="00810F05"/>
    <w:rsid w:val="00811595"/>
    <w:rsid w:val="00811C5A"/>
    <w:rsid w:val="00812527"/>
    <w:rsid w:val="00813706"/>
    <w:rsid w:val="00813972"/>
    <w:rsid w:val="00813A8F"/>
    <w:rsid w:val="00814253"/>
    <w:rsid w:val="00814752"/>
    <w:rsid w:val="008147A1"/>
    <w:rsid w:val="00815011"/>
    <w:rsid w:val="0081509B"/>
    <w:rsid w:val="008165C2"/>
    <w:rsid w:val="0081673D"/>
    <w:rsid w:val="008178AD"/>
    <w:rsid w:val="008179B9"/>
    <w:rsid w:val="00817FEF"/>
    <w:rsid w:val="00820C0F"/>
    <w:rsid w:val="008210A6"/>
    <w:rsid w:val="00822E52"/>
    <w:rsid w:val="0082426D"/>
    <w:rsid w:val="0082514F"/>
    <w:rsid w:val="00825348"/>
    <w:rsid w:val="008253AA"/>
    <w:rsid w:val="00825692"/>
    <w:rsid w:val="00825C53"/>
    <w:rsid w:val="008261BC"/>
    <w:rsid w:val="00826D9D"/>
    <w:rsid w:val="0082747A"/>
    <w:rsid w:val="0083046D"/>
    <w:rsid w:val="00831263"/>
    <w:rsid w:val="0083137D"/>
    <w:rsid w:val="00832C7E"/>
    <w:rsid w:val="008333EB"/>
    <w:rsid w:val="00834CB4"/>
    <w:rsid w:val="00835CB4"/>
    <w:rsid w:val="00835DCF"/>
    <w:rsid w:val="0083609C"/>
    <w:rsid w:val="00837342"/>
    <w:rsid w:val="00837DEF"/>
    <w:rsid w:val="00840CD5"/>
    <w:rsid w:val="00840E71"/>
    <w:rsid w:val="00841ED1"/>
    <w:rsid w:val="00842AF4"/>
    <w:rsid w:val="008436C7"/>
    <w:rsid w:val="008437D4"/>
    <w:rsid w:val="00843930"/>
    <w:rsid w:val="00843CF9"/>
    <w:rsid w:val="00844170"/>
    <w:rsid w:val="00844259"/>
    <w:rsid w:val="008443AE"/>
    <w:rsid w:val="008445E2"/>
    <w:rsid w:val="008448FA"/>
    <w:rsid w:val="00844CDA"/>
    <w:rsid w:val="00845623"/>
    <w:rsid w:val="00845B85"/>
    <w:rsid w:val="008468F0"/>
    <w:rsid w:val="008476C9"/>
    <w:rsid w:val="00847FD7"/>
    <w:rsid w:val="00850BC9"/>
    <w:rsid w:val="00852230"/>
    <w:rsid w:val="008539D1"/>
    <w:rsid w:val="00853EFA"/>
    <w:rsid w:val="00854029"/>
    <w:rsid w:val="00854866"/>
    <w:rsid w:val="00855AC0"/>
    <w:rsid w:val="00855FA8"/>
    <w:rsid w:val="008575D2"/>
    <w:rsid w:val="00857991"/>
    <w:rsid w:val="00860715"/>
    <w:rsid w:val="0086085D"/>
    <w:rsid w:val="00861D58"/>
    <w:rsid w:val="008622A2"/>
    <w:rsid w:val="00862393"/>
    <w:rsid w:val="008624F5"/>
    <w:rsid w:val="00862544"/>
    <w:rsid w:val="008633BF"/>
    <w:rsid w:val="008638F1"/>
    <w:rsid w:val="00863F13"/>
    <w:rsid w:val="008644F4"/>
    <w:rsid w:val="0086452C"/>
    <w:rsid w:val="00864CF4"/>
    <w:rsid w:val="00865126"/>
    <w:rsid w:val="00865B3B"/>
    <w:rsid w:val="00867D84"/>
    <w:rsid w:val="00867F8C"/>
    <w:rsid w:val="00870597"/>
    <w:rsid w:val="008706B5"/>
    <w:rsid w:val="00871003"/>
    <w:rsid w:val="008715DB"/>
    <w:rsid w:val="00872F82"/>
    <w:rsid w:val="0087351F"/>
    <w:rsid w:val="008735AC"/>
    <w:rsid w:val="0087380B"/>
    <w:rsid w:val="00874A22"/>
    <w:rsid w:val="00874DD5"/>
    <w:rsid w:val="008750D6"/>
    <w:rsid w:val="0087663B"/>
    <w:rsid w:val="008768E5"/>
    <w:rsid w:val="00876A96"/>
    <w:rsid w:val="00877106"/>
    <w:rsid w:val="008773E7"/>
    <w:rsid w:val="00877F53"/>
    <w:rsid w:val="00880963"/>
    <w:rsid w:val="00880ABC"/>
    <w:rsid w:val="008815A2"/>
    <w:rsid w:val="00881E42"/>
    <w:rsid w:val="00882119"/>
    <w:rsid w:val="0088221D"/>
    <w:rsid w:val="0088247B"/>
    <w:rsid w:val="00882D15"/>
    <w:rsid w:val="00883EFD"/>
    <w:rsid w:val="00883F7B"/>
    <w:rsid w:val="00884590"/>
    <w:rsid w:val="00884A47"/>
    <w:rsid w:val="00884B11"/>
    <w:rsid w:val="00884EAA"/>
    <w:rsid w:val="00884F7D"/>
    <w:rsid w:val="0088671E"/>
    <w:rsid w:val="0088750B"/>
    <w:rsid w:val="008878CD"/>
    <w:rsid w:val="008913B8"/>
    <w:rsid w:val="008916C6"/>
    <w:rsid w:val="008918D6"/>
    <w:rsid w:val="0089207E"/>
    <w:rsid w:val="00892B07"/>
    <w:rsid w:val="00893B39"/>
    <w:rsid w:val="00894CEC"/>
    <w:rsid w:val="0089541E"/>
    <w:rsid w:val="00895AB8"/>
    <w:rsid w:val="00895D50"/>
    <w:rsid w:val="00896481"/>
    <w:rsid w:val="008964AA"/>
    <w:rsid w:val="00897F68"/>
    <w:rsid w:val="008A05CE"/>
    <w:rsid w:val="008A0BEA"/>
    <w:rsid w:val="008A0FC8"/>
    <w:rsid w:val="008A2A65"/>
    <w:rsid w:val="008A46D7"/>
    <w:rsid w:val="008A476E"/>
    <w:rsid w:val="008A4E2C"/>
    <w:rsid w:val="008A5766"/>
    <w:rsid w:val="008A5A26"/>
    <w:rsid w:val="008A5BF1"/>
    <w:rsid w:val="008A5C53"/>
    <w:rsid w:val="008A6231"/>
    <w:rsid w:val="008A6D37"/>
    <w:rsid w:val="008A7207"/>
    <w:rsid w:val="008A7F1E"/>
    <w:rsid w:val="008B1A05"/>
    <w:rsid w:val="008B28D5"/>
    <w:rsid w:val="008B2C43"/>
    <w:rsid w:val="008B3167"/>
    <w:rsid w:val="008B50DA"/>
    <w:rsid w:val="008B6198"/>
    <w:rsid w:val="008B793C"/>
    <w:rsid w:val="008C04F4"/>
    <w:rsid w:val="008C0BFB"/>
    <w:rsid w:val="008C12F8"/>
    <w:rsid w:val="008C1699"/>
    <w:rsid w:val="008C2A60"/>
    <w:rsid w:val="008C36D6"/>
    <w:rsid w:val="008C411C"/>
    <w:rsid w:val="008C528A"/>
    <w:rsid w:val="008C6019"/>
    <w:rsid w:val="008C64A3"/>
    <w:rsid w:val="008C71B4"/>
    <w:rsid w:val="008D0203"/>
    <w:rsid w:val="008D0749"/>
    <w:rsid w:val="008D08D4"/>
    <w:rsid w:val="008D121A"/>
    <w:rsid w:val="008D1232"/>
    <w:rsid w:val="008D1356"/>
    <w:rsid w:val="008D1964"/>
    <w:rsid w:val="008D1CC5"/>
    <w:rsid w:val="008D2296"/>
    <w:rsid w:val="008D240D"/>
    <w:rsid w:val="008D29F3"/>
    <w:rsid w:val="008D2DC8"/>
    <w:rsid w:val="008D3C09"/>
    <w:rsid w:val="008D414F"/>
    <w:rsid w:val="008D450A"/>
    <w:rsid w:val="008D4C02"/>
    <w:rsid w:val="008D4DA6"/>
    <w:rsid w:val="008D5D7A"/>
    <w:rsid w:val="008D5E8B"/>
    <w:rsid w:val="008D64CF"/>
    <w:rsid w:val="008D675C"/>
    <w:rsid w:val="008D7196"/>
    <w:rsid w:val="008D71D4"/>
    <w:rsid w:val="008D7227"/>
    <w:rsid w:val="008D786B"/>
    <w:rsid w:val="008E01B8"/>
    <w:rsid w:val="008E0B77"/>
    <w:rsid w:val="008E1429"/>
    <w:rsid w:val="008E1495"/>
    <w:rsid w:val="008E1D74"/>
    <w:rsid w:val="008E28DA"/>
    <w:rsid w:val="008E3700"/>
    <w:rsid w:val="008E3EE4"/>
    <w:rsid w:val="008E5948"/>
    <w:rsid w:val="008E7588"/>
    <w:rsid w:val="008E7638"/>
    <w:rsid w:val="008F1548"/>
    <w:rsid w:val="008F2B52"/>
    <w:rsid w:val="008F2FBB"/>
    <w:rsid w:val="008F3514"/>
    <w:rsid w:val="008F4D8F"/>
    <w:rsid w:val="008F4E28"/>
    <w:rsid w:val="008F4EDB"/>
    <w:rsid w:val="008F643E"/>
    <w:rsid w:val="008F6DFB"/>
    <w:rsid w:val="008F6ED5"/>
    <w:rsid w:val="008F7F16"/>
    <w:rsid w:val="009003A9"/>
    <w:rsid w:val="009012CC"/>
    <w:rsid w:val="009012FE"/>
    <w:rsid w:val="009014AC"/>
    <w:rsid w:val="009017F5"/>
    <w:rsid w:val="00901856"/>
    <w:rsid w:val="009019C2"/>
    <w:rsid w:val="009022A7"/>
    <w:rsid w:val="009026F8"/>
    <w:rsid w:val="00902E05"/>
    <w:rsid w:val="00903BFA"/>
    <w:rsid w:val="00903D41"/>
    <w:rsid w:val="00904F98"/>
    <w:rsid w:val="00905C98"/>
    <w:rsid w:val="009109B9"/>
    <w:rsid w:val="00910EC0"/>
    <w:rsid w:val="00912414"/>
    <w:rsid w:val="00912BAA"/>
    <w:rsid w:val="009139B6"/>
    <w:rsid w:val="0091431D"/>
    <w:rsid w:val="009143A6"/>
    <w:rsid w:val="009143F8"/>
    <w:rsid w:val="00915E54"/>
    <w:rsid w:val="009160EF"/>
    <w:rsid w:val="00916308"/>
    <w:rsid w:val="009167A9"/>
    <w:rsid w:val="00916A16"/>
    <w:rsid w:val="0091758C"/>
    <w:rsid w:val="00917B52"/>
    <w:rsid w:val="009213D2"/>
    <w:rsid w:val="00921662"/>
    <w:rsid w:val="00921DF2"/>
    <w:rsid w:val="00923001"/>
    <w:rsid w:val="009230BF"/>
    <w:rsid w:val="00923B2E"/>
    <w:rsid w:val="009243CA"/>
    <w:rsid w:val="00924490"/>
    <w:rsid w:val="00924A0A"/>
    <w:rsid w:val="00925348"/>
    <w:rsid w:val="00926370"/>
    <w:rsid w:val="00926458"/>
    <w:rsid w:val="00926A87"/>
    <w:rsid w:val="00926E9B"/>
    <w:rsid w:val="0092771E"/>
    <w:rsid w:val="00927B42"/>
    <w:rsid w:val="00927B44"/>
    <w:rsid w:val="0093076E"/>
    <w:rsid w:val="00930D17"/>
    <w:rsid w:val="0093178D"/>
    <w:rsid w:val="009317C6"/>
    <w:rsid w:val="00931A40"/>
    <w:rsid w:val="00931F1E"/>
    <w:rsid w:val="00932235"/>
    <w:rsid w:val="00932834"/>
    <w:rsid w:val="009331A3"/>
    <w:rsid w:val="00933339"/>
    <w:rsid w:val="00933C49"/>
    <w:rsid w:val="00933FAF"/>
    <w:rsid w:val="00934CE5"/>
    <w:rsid w:val="00935535"/>
    <w:rsid w:val="00935563"/>
    <w:rsid w:val="00936767"/>
    <w:rsid w:val="00937FF9"/>
    <w:rsid w:val="00940001"/>
    <w:rsid w:val="00941457"/>
    <w:rsid w:val="00942F9C"/>
    <w:rsid w:val="009435CB"/>
    <w:rsid w:val="00943D38"/>
    <w:rsid w:val="009445D3"/>
    <w:rsid w:val="00945327"/>
    <w:rsid w:val="00945903"/>
    <w:rsid w:val="009459EF"/>
    <w:rsid w:val="00945B48"/>
    <w:rsid w:val="00946533"/>
    <w:rsid w:val="00946EDE"/>
    <w:rsid w:val="0094700D"/>
    <w:rsid w:val="00947867"/>
    <w:rsid w:val="00947D4E"/>
    <w:rsid w:val="00947DB8"/>
    <w:rsid w:val="009501AE"/>
    <w:rsid w:val="009507EB"/>
    <w:rsid w:val="00950882"/>
    <w:rsid w:val="00950DD2"/>
    <w:rsid w:val="00950E2B"/>
    <w:rsid w:val="00950FC1"/>
    <w:rsid w:val="0095197D"/>
    <w:rsid w:val="00951DBB"/>
    <w:rsid w:val="009520F1"/>
    <w:rsid w:val="00953742"/>
    <w:rsid w:val="00953815"/>
    <w:rsid w:val="00954B93"/>
    <w:rsid w:val="0095507D"/>
    <w:rsid w:val="00956DF7"/>
    <w:rsid w:val="00957C87"/>
    <w:rsid w:val="0096303B"/>
    <w:rsid w:val="009637C8"/>
    <w:rsid w:val="00965037"/>
    <w:rsid w:val="0096649C"/>
    <w:rsid w:val="00966DEA"/>
    <w:rsid w:val="00967065"/>
    <w:rsid w:val="00967A95"/>
    <w:rsid w:val="00967F46"/>
    <w:rsid w:val="009711E9"/>
    <w:rsid w:val="00971CED"/>
    <w:rsid w:val="00972540"/>
    <w:rsid w:val="00972751"/>
    <w:rsid w:val="00972F74"/>
    <w:rsid w:val="00973D25"/>
    <w:rsid w:val="00974369"/>
    <w:rsid w:val="00974383"/>
    <w:rsid w:val="00976292"/>
    <w:rsid w:val="0097665E"/>
    <w:rsid w:val="00977194"/>
    <w:rsid w:val="00977B5B"/>
    <w:rsid w:val="00981F31"/>
    <w:rsid w:val="009826E9"/>
    <w:rsid w:val="00983796"/>
    <w:rsid w:val="00983D7A"/>
    <w:rsid w:val="00984080"/>
    <w:rsid w:val="009845B2"/>
    <w:rsid w:val="0098464A"/>
    <w:rsid w:val="00984D9A"/>
    <w:rsid w:val="00986351"/>
    <w:rsid w:val="009867D0"/>
    <w:rsid w:val="00986F07"/>
    <w:rsid w:val="00987977"/>
    <w:rsid w:val="00991B74"/>
    <w:rsid w:val="00991D2D"/>
    <w:rsid w:val="009922EB"/>
    <w:rsid w:val="00992B33"/>
    <w:rsid w:val="0099352B"/>
    <w:rsid w:val="009943C4"/>
    <w:rsid w:val="00994DD6"/>
    <w:rsid w:val="009965DE"/>
    <w:rsid w:val="00996E0D"/>
    <w:rsid w:val="00997E23"/>
    <w:rsid w:val="009A013D"/>
    <w:rsid w:val="009A04BC"/>
    <w:rsid w:val="009A12E8"/>
    <w:rsid w:val="009A19B5"/>
    <w:rsid w:val="009A22E3"/>
    <w:rsid w:val="009A2528"/>
    <w:rsid w:val="009A2D75"/>
    <w:rsid w:val="009A3F7B"/>
    <w:rsid w:val="009A40CA"/>
    <w:rsid w:val="009A41A3"/>
    <w:rsid w:val="009A4784"/>
    <w:rsid w:val="009A4EED"/>
    <w:rsid w:val="009A4FCE"/>
    <w:rsid w:val="009A6CD9"/>
    <w:rsid w:val="009A77C3"/>
    <w:rsid w:val="009A7EB3"/>
    <w:rsid w:val="009A7F8C"/>
    <w:rsid w:val="009B0D9F"/>
    <w:rsid w:val="009B1238"/>
    <w:rsid w:val="009B247D"/>
    <w:rsid w:val="009B2D11"/>
    <w:rsid w:val="009B4C65"/>
    <w:rsid w:val="009B5A44"/>
    <w:rsid w:val="009B5A79"/>
    <w:rsid w:val="009B5E65"/>
    <w:rsid w:val="009B5E97"/>
    <w:rsid w:val="009B6810"/>
    <w:rsid w:val="009B68D7"/>
    <w:rsid w:val="009B6A5D"/>
    <w:rsid w:val="009B6E58"/>
    <w:rsid w:val="009B7394"/>
    <w:rsid w:val="009B7857"/>
    <w:rsid w:val="009C00B8"/>
    <w:rsid w:val="009C13C8"/>
    <w:rsid w:val="009C1B38"/>
    <w:rsid w:val="009C26C5"/>
    <w:rsid w:val="009C50C2"/>
    <w:rsid w:val="009C5221"/>
    <w:rsid w:val="009C5589"/>
    <w:rsid w:val="009C55A4"/>
    <w:rsid w:val="009C5CDE"/>
    <w:rsid w:val="009C5DC0"/>
    <w:rsid w:val="009C6C1E"/>
    <w:rsid w:val="009C6DCA"/>
    <w:rsid w:val="009C7031"/>
    <w:rsid w:val="009C7649"/>
    <w:rsid w:val="009D078A"/>
    <w:rsid w:val="009D2125"/>
    <w:rsid w:val="009D2625"/>
    <w:rsid w:val="009D336A"/>
    <w:rsid w:val="009D3622"/>
    <w:rsid w:val="009D4464"/>
    <w:rsid w:val="009D668B"/>
    <w:rsid w:val="009D6E2F"/>
    <w:rsid w:val="009D6F27"/>
    <w:rsid w:val="009D770C"/>
    <w:rsid w:val="009D7CD7"/>
    <w:rsid w:val="009D7EE2"/>
    <w:rsid w:val="009E01EC"/>
    <w:rsid w:val="009E0252"/>
    <w:rsid w:val="009E069F"/>
    <w:rsid w:val="009E14B1"/>
    <w:rsid w:val="009E1E76"/>
    <w:rsid w:val="009E21FB"/>
    <w:rsid w:val="009E2B08"/>
    <w:rsid w:val="009E39C6"/>
    <w:rsid w:val="009E4DCC"/>
    <w:rsid w:val="009E51C9"/>
    <w:rsid w:val="009E5702"/>
    <w:rsid w:val="009E5CB1"/>
    <w:rsid w:val="009E5EC3"/>
    <w:rsid w:val="009E5F47"/>
    <w:rsid w:val="009E66FA"/>
    <w:rsid w:val="009F044F"/>
    <w:rsid w:val="009F1393"/>
    <w:rsid w:val="009F14B4"/>
    <w:rsid w:val="009F15D0"/>
    <w:rsid w:val="009F15EA"/>
    <w:rsid w:val="009F263D"/>
    <w:rsid w:val="009F2C50"/>
    <w:rsid w:val="009F31BC"/>
    <w:rsid w:val="009F3E58"/>
    <w:rsid w:val="009F3F2F"/>
    <w:rsid w:val="009F46B0"/>
    <w:rsid w:val="009F4B8C"/>
    <w:rsid w:val="009F5347"/>
    <w:rsid w:val="009F59B4"/>
    <w:rsid w:val="009F6397"/>
    <w:rsid w:val="009F664E"/>
    <w:rsid w:val="009F680D"/>
    <w:rsid w:val="009F6AC9"/>
    <w:rsid w:val="009F7089"/>
    <w:rsid w:val="009F77F2"/>
    <w:rsid w:val="009F7C29"/>
    <w:rsid w:val="009F7F7D"/>
    <w:rsid w:val="00A007CC"/>
    <w:rsid w:val="00A00B9C"/>
    <w:rsid w:val="00A010F9"/>
    <w:rsid w:val="00A01E80"/>
    <w:rsid w:val="00A020A6"/>
    <w:rsid w:val="00A0254D"/>
    <w:rsid w:val="00A0294C"/>
    <w:rsid w:val="00A0343B"/>
    <w:rsid w:val="00A038CA"/>
    <w:rsid w:val="00A044C3"/>
    <w:rsid w:val="00A048FB"/>
    <w:rsid w:val="00A04998"/>
    <w:rsid w:val="00A052BC"/>
    <w:rsid w:val="00A055A8"/>
    <w:rsid w:val="00A05E69"/>
    <w:rsid w:val="00A067B1"/>
    <w:rsid w:val="00A06C9F"/>
    <w:rsid w:val="00A06FCF"/>
    <w:rsid w:val="00A105B9"/>
    <w:rsid w:val="00A10715"/>
    <w:rsid w:val="00A113FE"/>
    <w:rsid w:val="00A11490"/>
    <w:rsid w:val="00A11A86"/>
    <w:rsid w:val="00A12644"/>
    <w:rsid w:val="00A1274C"/>
    <w:rsid w:val="00A12775"/>
    <w:rsid w:val="00A13689"/>
    <w:rsid w:val="00A13892"/>
    <w:rsid w:val="00A13E7A"/>
    <w:rsid w:val="00A141EF"/>
    <w:rsid w:val="00A14578"/>
    <w:rsid w:val="00A14D23"/>
    <w:rsid w:val="00A1555F"/>
    <w:rsid w:val="00A15F61"/>
    <w:rsid w:val="00A206C8"/>
    <w:rsid w:val="00A20E05"/>
    <w:rsid w:val="00A210BE"/>
    <w:rsid w:val="00A22104"/>
    <w:rsid w:val="00A22165"/>
    <w:rsid w:val="00A223E4"/>
    <w:rsid w:val="00A225A0"/>
    <w:rsid w:val="00A226F7"/>
    <w:rsid w:val="00A22E34"/>
    <w:rsid w:val="00A231B7"/>
    <w:rsid w:val="00A2355B"/>
    <w:rsid w:val="00A237AD"/>
    <w:rsid w:val="00A238D2"/>
    <w:rsid w:val="00A23B46"/>
    <w:rsid w:val="00A23CD6"/>
    <w:rsid w:val="00A23D7B"/>
    <w:rsid w:val="00A24925"/>
    <w:rsid w:val="00A25545"/>
    <w:rsid w:val="00A25DAB"/>
    <w:rsid w:val="00A27402"/>
    <w:rsid w:val="00A27457"/>
    <w:rsid w:val="00A27F80"/>
    <w:rsid w:val="00A30827"/>
    <w:rsid w:val="00A3084D"/>
    <w:rsid w:val="00A30D54"/>
    <w:rsid w:val="00A320B5"/>
    <w:rsid w:val="00A32C2B"/>
    <w:rsid w:val="00A34456"/>
    <w:rsid w:val="00A34DE0"/>
    <w:rsid w:val="00A34EDC"/>
    <w:rsid w:val="00A35125"/>
    <w:rsid w:val="00A354CA"/>
    <w:rsid w:val="00A355E0"/>
    <w:rsid w:val="00A35A2A"/>
    <w:rsid w:val="00A35BD2"/>
    <w:rsid w:val="00A360F8"/>
    <w:rsid w:val="00A3628E"/>
    <w:rsid w:val="00A368AD"/>
    <w:rsid w:val="00A36E36"/>
    <w:rsid w:val="00A37D49"/>
    <w:rsid w:val="00A4016E"/>
    <w:rsid w:val="00A4093E"/>
    <w:rsid w:val="00A41DFB"/>
    <w:rsid w:val="00A41EE2"/>
    <w:rsid w:val="00A41F8F"/>
    <w:rsid w:val="00A42C8A"/>
    <w:rsid w:val="00A42D32"/>
    <w:rsid w:val="00A42F0D"/>
    <w:rsid w:val="00A431F6"/>
    <w:rsid w:val="00A437B0"/>
    <w:rsid w:val="00A43B9A"/>
    <w:rsid w:val="00A4408A"/>
    <w:rsid w:val="00A45827"/>
    <w:rsid w:val="00A45CCA"/>
    <w:rsid w:val="00A45E09"/>
    <w:rsid w:val="00A467CF"/>
    <w:rsid w:val="00A468F4"/>
    <w:rsid w:val="00A47488"/>
    <w:rsid w:val="00A475EC"/>
    <w:rsid w:val="00A47BBD"/>
    <w:rsid w:val="00A50A7A"/>
    <w:rsid w:val="00A50F3C"/>
    <w:rsid w:val="00A510B8"/>
    <w:rsid w:val="00A514B0"/>
    <w:rsid w:val="00A51517"/>
    <w:rsid w:val="00A52448"/>
    <w:rsid w:val="00A52CA2"/>
    <w:rsid w:val="00A53933"/>
    <w:rsid w:val="00A53BD0"/>
    <w:rsid w:val="00A53DED"/>
    <w:rsid w:val="00A54015"/>
    <w:rsid w:val="00A5437D"/>
    <w:rsid w:val="00A548DA"/>
    <w:rsid w:val="00A552BE"/>
    <w:rsid w:val="00A55AF0"/>
    <w:rsid w:val="00A55B83"/>
    <w:rsid w:val="00A55F7A"/>
    <w:rsid w:val="00A564DC"/>
    <w:rsid w:val="00A57019"/>
    <w:rsid w:val="00A57051"/>
    <w:rsid w:val="00A577DB"/>
    <w:rsid w:val="00A6011B"/>
    <w:rsid w:val="00A6049E"/>
    <w:rsid w:val="00A625A5"/>
    <w:rsid w:val="00A62853"/>
    <w:rsid w:val="00A64394"/>
    <w:rsid w:val="00A65180"/>
    <w:rsid w:val="00A654A5"/>
    <w:rsid w:val="00A66273"/>
    <w:rsid w:val="00A6627A"/>
    <w:rsid w:val="00A6692E"/>
    <w:rsid w:val="00A70056"/>
    <w:rsid w:val="00A7011A"/>
    <w:rsid w:val="00A708BE"/>
    <w:rsid w:val="00A70BF4"/>
    <w:rsid w:val="00A7155A"/>
    <w:rsid w:val="00A721AA"/>
    <w:rsid w:val="00A72517"/>
    <w:rsid w:val="00A73E76"/>
    <w:rsid w:val="00A743F4"/>
    <w:rsid w:val="00A744D6"/>
    <w:rsid w:val="00A745BC"/>
    <w:rsid w:val="00A7526A"/>
    <w:rsid w:val="00A75FAA"/>
    <w:rsid w:val="00A76340"/>
    <w:rsid w:val="00A77388"/>
    <w:rsid w:val="00A77D0A"/>
    <w:rsid w:val="00A800DA"/>
    <w:rsid w:val="00A80B84"/>
    <w:rsid w:val="00A80CAA"/>
    <w:rsid w:val="00A82937"/>
    <w:rsid w:val="00A83FB7"/>
    <w:rsid w:val="00A84587"/>
    <w:rsid w:val="00A849BC"/>
    <w:rsid w:val="00A84E07"/>
    <w:rsid w:val="00A85108"/>
    <w:rsid w:val="00A859F8"/>
    <w:rsid w:val="00A867D9"/>
    <w:rsid w:val="00A867EF"/>
    <w:rsid w:val="00A871B4"/>
    <w:rsid w:val="00A871CA"/>
    <w:rsid w:val="00A876B8"/>
    <w:rsid w:val="00A876EC"/>
    <w:rsid w:val="00A87D31"/>
    <w:rsid w:val="00A87DDA"/>
    <w:rsid w:val="00A90816"/>
    <w:rsid w:val="00A9081C"/>
    <w:rsid w:val="00A909EA"/>
    <w:rsid w:val="00A909EE"/>
    <w:rsid w:val="00A913D2"/>
    <w:rsid w:val="00A91640"/>
    <w:rsid w:val="00A918DD"/>
    <w:rsid w:val="00A91C2F"/>
    <w:rsid w:val="00A937AF"/>
    <w:rsid w:val="00A9479A"/>
    <w:rsid w:val="00A955B9"/>
    <w:rsid w:val="00A9589B"/>
    <w:rsid w:val="00A95D89"/>
    <w:rsid w:val="00A96892"/>
    <w:rsid w:val="00AA191C"/>
    <w:rsid w:val="00AA206F"/>
    <w:rsid w:val="00AA235D"/>
    <w:rsid w:val="00AA4770"/>
    <w:rsid w:val="00AA6085"/>
    <w:rsid w:val="00AA6E08"/>
    <w:rsid w:val="00AA7541"/>
    <w:rsid w:val="00AA79AF"/>
    <w:rsid w:val="00AB08BF"/>
    <w:rsid w:val="00AB0918"/>
    <w:rsid w:val="00AB09EF"/>
    <w:rsid w:val="00AB185B"/>
    <w:rsid w:val="00AB1F88"/>
    <w:rsid w:val="00AB26DA"/>
    <w:rsid w:val="00AB283C"/>
    <w:rsid w:val="00AB2EC3"/>
    <w:rsid w:val="00AB43F4"/>
    <w:rsid w:val="00AB4E12"/>
    <w:rsid w:val="00AB5697"/>
    <w:rsid w:val="00AB5B73"/>
    <w:rsid w:val="00AB6832"/>
    <w:rsid w:val="00AB7076"/>
    <w:rsid w:val="00AB72E9"/>
    <w:rsid w:val="00AC0B84"/>
    <w:rsid w:val="00AC20D1"/>
    <w:rsid w:val="00AC2CEA"/>
    <w:rsid w:val="00AC3904"/>
    <w:rsid w:val="00AC3B1F"/>
    <w:rsid w:val="00AC3BA0"/>
    <w:rsid w:val="00AC3C7F"/>
    <w:rsid w:val="00AC3FAB"/>
    <w:rsid w:val="00AC5372"/>
    <w:rsid w:val="00AC5F45"/>
    <w:rsid w:val="00AC67D5"/>
    <w:rsid w:val="00AC6B50"/>
    <w:rsid w:val="00AC723C"/>
    <w:rsid w:val="00AD14CF"/>
    <w:rsid w:val="00AD1924"/>
    <w:rsid w:val="00AD1A2E"/>
    <w:rsid w:val="00AD208F"/>
    <w:rsid w:val="00AD2867"/>
    <w:rsid w:val="00AD33E4"/>
    <w:rsid w:val="00AD4029"/>
    <w:rsid w:val="00AD45B0"/>
    <w:rsid w:val="00AD4DB5"/>
    <w:rsid w:val="00AD4DF9"/>
    <w:rsid w:val="00AD4EF4"/>
    <w:rsid w:val="00AD51DB"/>
    <w:rsid w:val="00AD58CC"/>
    <w:rsid w:val="00AD6381"/>
    <w:rsid w:val="00AD6558"/>
    <w:rsid w:val="00AD758C"/>
    <w:rsid w:val="00AE1232"/>
    <w:rsid w:val="00AE1638"/>
    <w:rsid w:val="00AE1A9A"/>
    <w:rsid w:val="00AE1D5A"/>
    <w:rsid w:val="00AE24F9"/>
    <w:rsid w:val="00AE3F8F"/>
    <w:rsid w:val="00AE5904"/>
    <w:rsid w:val="00AE6C39"/>
    <w:rsid w:val="00AE6FCB"/>
    <w:rsid w:val="00AF046E"/>
    <w:rsid w:val="00AF1A46"/>
    <w:rsid w:val="00AF2399"/>
    <w:rsid w:val="00AF23AA"/>
    <w:rsid w:val="00AF2FA4"/>
    <w:rsid w:val="00AF314E"/>
    <w:rsid w:val="00AF3604"/>
    <w:rsid w:val="00AF3FB2"/>
    <w:rsid w:val="00AF4333"/>
    <w:rsid w:val="00AF43CB"/>
    <w:rsid w:val="00AF466D"/>
    <w:rsid w:val="00AF5ADD"/>
    <w:rsid w:val="00AF6227"/>
    <w:rsid w:val="00AF62E4"/>
    <w:rsid w:val="00AF6A85"/>
    <w:rsid w:val="00AF6D27"/>
    <w:rsid w:val="00AF6DCB"/>
    <w:rsid w:val="00AF71C7"/>
    <w:rsid w:val="00AF7504"/>
    <w:rsid w:val="00AF7E0F"/>
    <w:rsid w:val="00B00144"/>
    <w:rsid w:val="00B00223"/>
    <w:rsid w:val="00B00923"/>
    <w:rsid w:val="00B01D87"/>
    <w:rsid w:val="00B02224"/>
    <w:rsid w:val="00B022CF"/>
    <w:rsid w:val="00B03829"/>
    <w:rsid w:val="00B04B6E"/>
    <w:rsid w:val="00B05406"/>
    <w:rsid w:val="00B0546C"/>
    <w:rsid w:val="00B06E39"/>
    <w:rsid w:val="00B10544"/>
    <w:rsid w:val="00B10E24"/>
    <w:rsid w:val="00B1199D"/>
    <w:rsid w:val="00B128D1"/>
    <w:rsid w:val="00B1297D"/>
    <w:rsid w:val="00B12C7D"/>
    <w:rsid w:val="00B12FCA"/>
    <w:rsid w:val="00B13D24"/>
    <w:rsid w:val="00B13E02"/>
    <w:rsid w:val="00B141E9"/>
    <w:rsid w:val="00B1432F"/>
    <w:rsid w:val="00B14493"/>
    <w:rsid w:val="00B1513A"/>
    <w:rsid w:val="00B152C0"/>
    <w:rsid w:val="00B155F4"/>
    <w:rsid w:val="00B16920"/>
    <w:rsid w:val="00B21A6F"/>
    <w:rsid w:val="00B22385"/>
    <w:rsid w:val="00B22B73"/>
    <w:rsid w:val="00B22D60"/>
    <w:rsid w:val="00B23066"/>
    <w:rsid w:val="00B2382D"/>
    <w:rsid w:val="00B23A64"/>
    <w:rsid w:val="00B23E00"/>
    <w:rsid w:val="00B26236"/>
    <w:rsid w:val="00B26358"/>
    <w:rsid w:val="00B26988"/>
    <w:rsid w:val="00B26CA2"/>
    <w:rsid w:val="00B27DFE"/>
    <w:rsid w:val="00B27FC8"/>
    <w:rsid w:val="00B302F5"/>
    <w:rsid w:val="00B31106"/>
    <w:rsid w:val="00B314F2"/>
    <w:rsid w:val="00B315A1"/>
    <w:rsid w:val="00B315B8"/>
    <w:rsid w:val="00B315F0"/>
    <w:rsid w:val="00B31E29"/>
    <w:rsid w:val="00B32A0B"/>
    <w:rsid w:val="00B32C3D"/>
    <w:rsid w:val="00B33397"/>
    <w:rsid w:val="00B334E8"/>
    <w:rsid w:val="00B33CFE"/>
    <w:rsid w:val="00B349CB"/>
    <w:rsid w:val="00B35AED"/>
    <w:rsid w:val="00B35EEC"/>
    <w:rsid w:val="00B3647C"/>
    <w:rsid w:val="00B365DF"/>
    <w:rsid w:val="00B40180"/>
    <w:rsid w:val="00B4132B"/>
    <w:rsid w:val="00B41703"/>
    <w:rsid w:val="00B42D44"/>
    <w:rsid w:val="00B42ECA"/>
    <w:rsid w:val="00B42F6D"/>
    <w:rsid w:val="00B432F7"/>
    <w:rsid w:val="00B44632"/>
    <w:rsid w:val="00B44F1C"/>
    <w:rsid w:val="00B451F3"/>
    <w:rsid w:val="00B45419"/>
    <w:rsid w:val="00B45E71"/>
    <w:rsid w:val="00B460C5"/>
    <w:rsid w:val="00B4664E"/>
    <w:rsid w:val="00B47AB7"/>
    <w:rsid w:val="00B47F61"/>
    <w:rsid w:val="00B50177"/>
    <w:rsid w:val="00B50257"/>
    <w:rsid w:val="00B51D97"/>
    <w:rsid w:val="00B51EB5"/>
    <w:rsid w:val="00B528DD"/>
    <w:rsid w:val="00B52A21"/>
    <w:rsid w:val="00B53036"/>
    <w:rsid w:val="00B535CE"/>
    <w:rsid w:val="00B5431F"/>
    <w:rsid w:val="00B545D8"/>
    <w:rsid w:val="00B56335"/>
    <w:rsid w:val="00B57B42"/>
    <w:rsid w:val="00B60509"/>
    <w:rsid w:val="00B62665"/>
    <w:rsid w:val="00B6282E"/>
    <w:rsid w:val="00B62868"/>
    <w:rsid w:val="00B62D41"/>
    <w:rsid w:val="00B6446C"/>
    <w:rsid w:val="00B64C6E"/>
    <w:rsid w:val="00B64F10"/>
    <w:rsid w:val="00B6510E"/>
    <w:rsid w:val="00B70384"/>
    <w:rsid w:val="00B70AB7"/>
    <w:rsid w:val="00B70EE4"/>
    <w:rsid w:val="00B70EFF"/>
    <w:rsid w:val="00B710B8"/>
    <w:rsid w:val="00B71858"/>
    <w:rsid w:val="00B71F17"/>
    <w:rsid w:val="00B72623"/>
    <w:rsid w:val="00B72D5E"/>
    <w:rsid w:val="00B732D9"/>
    <w:rsid w:val="00B73AE3"/>
    <w:rsid w:val="00B74000"/>
    <w:rsid w:val="00B75236"/>
    <w:rsid w:val="00B76772"/>
    <w:rsid w:val="00B76CA1"/>
    <w:rsid w:val="00B77AB6"/>
    <w:rsid w:val="00B77E72"/>
    <w:rsid w:val="00B80864"/>
    <w:rsid w:val="00B80D41"/>
    <w:rsid w:val="00B8136A"/>
    <w:rsid w:val="00B813C9"/>
    <w:rsid w:val="00B8152E"/>
    <w:rsid w:val="00B81B29"/>
    <w:rsid w:val="00B8262E"/>
    <w:rsid w:val="00B82D3A"/>
    <w:rsid w:val="00B82DF7"/>
    <w:rsid w:val="00B84309"/>
    <w:rsid w:val="00B84EF7"/>
    <w:rsid w:val="00B86609"/>
    <w:rsid w:val="00B86EB9"/>
    <w:rsid w:val="00B8753B"/>
    <w:rsid w:val="00B90181"/>
    <w:rsid w:val="00B91911"/>
    <w:rsid w:val="00B92496"/>
    <w:rsid w:val="00B9272A"/>
    <w:rsid w:val="00B92881"/>
    <w:rsid w:val="00B92A48"/>
    <w:rsid w:val="00B92AC3"/>
    <w:rsid w:val="00B92FC4"/>
    <w:rsid w:val="00B9330A"/>
    <w:rsid w:val="00B9400F"/>
    <w:rsid w:val="00B941EC"/>
    <w:rsid w:val="00B943B1"/>
    <w:rsid w:val="00B94CD0"/>
    <w:rsid w:val="00B953B9"/>
    <w:rsid w:val="00B961B0"/>
    <w:rsid w:val="00B961C9"/>
    <w:rsid w:val="00B9674F"/>
    <w:rsid w:val="00B9702F"/>
    <w:rsid w:val="00B976BF"/>
    <w:rsid w:val="00B97919"/>
    <w:rsid w:val="00BA0301"/>
    <w:rsid w:val="00BA0FC2"/>
    <w:rsid w:val="00BA13D4"/>
    <w:rsid w:val="00BA192E"/>
    <w:rsid w:val="00BA2218"/>
    <w:rsid w:val="00BA3BBC"/>
    <w:rsid w:val="00BA4001"/>
    <w:rsid w:val="00BA4133"/>
    <w:rsid w:val="00BA44AC"/>
    <w:rsid w:val="00BA481C"/>
    <w:rsid w:val="00BA5197"/>
    <w:rsid w:val="00BA5E7F"/>
    <w:rsid w:val="00BA6307"/>
    <w:rsid w:val="00BA7618"/>
    <w:rsid w:val="00BB08EB"/>
    <w:rsid w:val="00BB28CC"/>
    <w:rsid w:val="00BB2931"/>
    <w:rsid w:val="00BB2B6B"/>
    <w:rsid w:val="00BB5276"/>
    <w:rsid w:val="00BB5A9C"/>
    <w:rsid w:val="00BB5AE1"/>
    <w:rsid w:val="00BB62E4"/>
    <w:rsid w:val="00BB68F7"/>
    <w:rsid w:val="00BB7A01"/>
    <w:rsid w:val="00BB7A6D"/>
    <w:rsid w:val="00BB7F58"/>
    <w:rsid w:val="00BC0158"/>
    <w:rsid w:val="00BC1A5A"/>
    <w:rsid w:val="00BC1ABE"/>
    <w:rsid w:val="00BC1EA2"/>
    <w:rsid w:val="00BC2634"/>
    <w:rsid w:val="00BC2B7A"/>
    <w:rsid w:val="00BC2E97"/>
    <w:rsid w:val="00BC3286"/>
    <w:rsid w:val="00BC44C0"/>
    <w:rsid w:val="00BC4812"/>
    <w:rsid w:val="00BC4911"/>
    <w:rsid w:val="00BC4D74"/>
    <w:rsid w:val="00BC4FB4"/>
    <w:rsid w:val="00BC583B"/>
    <w:rsid w:val="00BC5E8A"/>
    <w:rsid w:val="00BC69DE"/>
    <w:rsid w:val="00BC6B68"/>
    <w:rsid w:val="00BC7631"/>
    <w:rsid w:val="00BC7914"/>
    <w:rsid w:val="00BD0158"/>
    <w:rsid w:val="00BD0225"/>
    <w:rsid w:val="00BD044A"/>
    <w:rsid w:val="00BD12FC"/>
    <w:rsid w:val="00BD3966"/>
    <w:rsid w:val="00BD472A"/>
    <w:rsid w:val="00BD4D4D"/>
    <w:rsid w:val="00BD4E44"/>
    <w:rsid w:val="00BD5613"/>
    <w:rsid w:val="00BD5CB8"/>
    <w:rsid w:val="00BD6090"/>
    <w:rsid w:val="00BD72B7"/>
    <w:rsid w:val="00BE0006"/>
    <w:rsid w:val="00BE0EC8"/>
    <w:rsid w:val="00BE1094"/>
    <w:rsid w:val="00BE11DE"/>
    <w:rsid w:val="00BE14D4"/>
    <w:rsid w:val="00BE186D"/>
    <w:rsid w:val="00BE1E99"/>
    <w:rsid w:val="00BE3181"/>
    <w:rsid w:val="00BE33C6"/>
    <w:rsid w:val="00BE590B"/>
    <w:rsid w:val="00BE5B42"/>
    <w:rsid w:val="00BE601B"/>
    <w:rsid w:val="00BE6111"/>
    <w:rsid w:val="00BE718F"/>
    <w:rsid w:val="00BE7B4C"/>
    <w:rsid w:val="00BF026E"/>
    <w:rsid w:val="00BF3DA7"/>
    <w:rsid w:val="00BF42FA"/>
    <w:rsid w:val="00BF4A0A"/>
    <w:rsid w:val="00BF51BF"/>
    <w:rsid w:val="00BF6630"/>
    <w:rsid w:val="00BF773B"/>
    <w:rsid w:val="00BF7D20"/>
    <w:rsid w:val="00C00A9B"/>
    <w:rsid w:val="00C00B70"/>
    <w:rsid w:val="00C00BC9"/>
    <w:rsid w:val="00C013FB"/>
    <w:rsid w:val="00C02231"/>
    <w:rsid w:val="00C03199"/>
    <w:rsid w:val="00C03860"/>
    <w:rsid w:val="00C03B1C"/>
    <w:rsid w:val="00C04D1C"/>
    <w:rsid w:val="00C05587"/>
    <w:rsid w:val="00C05A91"/>
    <w:rsid w:val="00C063FD"/>
    <w:rsid w:val="00C06422"/>
    <w:rsid w:val="00C066C5"/>
    <w:rsid w:val="00C06D89"/>
    <w:rsid w:val="00C06E85"/>
    <w:rsid w:val="00C07551"/>
    <w:rsid w:val="00C102C9"/>
    <w:rsid w:val="00C10514"/>
    <w:rsid w:val="00C1128E"/>
    <w:rsid w:val="00C11B06"/>
    <w:rsid w:val="00C11BBE"/>
    <w:rsid w:val="00C1294F"/>
    <w:rsid w:val="00C12BE1"/>
    <w:rsid w:val="00C1393B"/>
    <w:rsid w:val="00C14FAC"/>
    <w:rsid w:val="00C1594B"/>
    <w:rsid w:val="00C16CC3"/>
    <w:rsid w:val="00C16DC9"/>
    <w:rsid w:val="00C16F00"/>
    <w:rsid w:val="00C173A5"/>
    <w:rsid w:val="00C175AE"/>
    <w:rsid w:val="00C17C54"/>
    <w:rsid w:val="00C203F9"/>
    <w:rsid w:val="00C20446"/>
    <w:rsid w:val="00C206F0"/>
    <w:rsid w:val="00C209D7"/>
    <w:rsid w:val="00C20EB5"/>
    <w:rsid w:val="00C21403"/>
    <w:rsid w:val="00C21462"/>
    <w:rsid w:val="00C21936"/>
    <w:rsid w:val="00C2197B"/>
    <w:rsid w:val="00C2277A"/>
    <w:rsid w:val="00C22996"/>
    <w:rsid w:val="00C22A07"/>
    <w:rsid w:val="00C22AB0"/>
    <w:rsid w:val="00C23947"/>
    <w:rsid w:val="00C2445A"/>
    <w:rsid w:val="00C24527"/>
    <w:rsid w:val="00C250E5"/>
    <w:rsid w:val="00C2575B"/>
    <w:rsid w:val="00C2597D"/>
    <w:rsid w:val="00C25E7D"/>
    <w:rsid w:val="00C25F1D"/>
    <w:rsid w:val="00C25FE5"/>
    <w:rsid w:val="00C269BC"/>
    <w:rsid w:val="00C27249"/>
    <w:rsid w:val="00C30084"/>
    <w:rsid w:val="00C30BF4"/>
    <w:rsid w:val="00C312E9"/>
    <w:rsid w:val="00C320C6"/>
    <w:rsid w:val="00C326C8"/>
    <w:rsid w:val="00C33582"/>
    <w:rsid w:val="00C339A0"/>
    <w:rsid w:val="00C34580"/>
    <w:rsid w:val="00C3480B"/>
    <w:rsid w:val="00C35158"/>
    <w:rsid w:val="00C3722D"/>
    <w:rsid w:val="00C37FBC"/>
    <w:rsid w:val="00C4001F"/>
    <w:rsid w:val="00C42B1B"/>
    <w:rsid w:val="00C43384"/>
    <w:rsid w:val="00C4372F"/>
    <w:rsid w:val="00C43ABB"/>
    <w:rsid w:val="00C43C2C"/>
    <w:rsid w:val="00C43ECD"/>
    <w:rsid w:val="00C451C7"/>
    <w:rsid w:val="00C475B9"/>
    <w:rsid w:val="00C478DD"/>
    <w:rsid w:val="00C47A99"/>
    <w:rsid w:val="00C5037A"/>
    <w:rsid w:val="00C517C5"/>
    <w:rsid w:val="00C51E20"/>
    <w:rsid w:val="00C51FE4"/>
    <w:rsid w:val="00C526DB"/>
    <w:rsid w:val="00C527F5"/>
    <w:rsid w:val="00C528B5"/>
    <w:rsid w:val="00C52A06"/>
    <w:rsid w:val="00C535F0"/>
    <w:rsid w:val="00C537CC"/>
    <w:rsid w:val="00C548A0"/>
    <w:rsid w:val="00C54C01"/>
    <w:rsid w:val="00C56CC3"/>
    <w:rsid w:val="00C5727C"/>
    <w:rsid w:val="00C57902"/>
    <w:rsid w:val="00C57B5E"/>
    <w:rsid w:val="00C600B6"/>
    <w:rsid w:val="00C608C5"/>
    <w:rsid w:val="00C60E8B"/>
    <w:rsid w:val="00C61495"/>
    <w:rsid w:val="00C61948"/>
    <w:rsid w:val="00C638F0"/>
    <w:rsid w:val="00C639F6"/>
    <w:rsid w:val="00C64C34"/>
    <w:rsid w:val="00C65909"/>
    <w:rsid w:val="00C66572"/>
    <w:rsid w:val="00C6719D"/>
    <w:rsid w:val="00C6736E"/>
    <w:rsid w:val="00C7044C"/>
    <w:rsid w:val="00C7074D"/>
    <w:rsid w:val="00C70A46"/>
    <w:rsid w:val="00C7131A"/>
    <w:rsid w:val="00C71A14"/>
    <w:rsid w:val="00C72459"/>
    <w:rsid w:val="00C733FB"/>
    <w:rsid w:val="00C7513E"/>
    <w:rsid w:val="00C75313"/>
    <w:rsid w:val="00C76173"/>
    <w:rsid w:val="00C76682"/>
    <w:rsid w:val="00C766B6"/>
    <w:rsid w:val="00C76F30"/>
    <w:rsid w:val="00C772CC"/>
    <w:rsid w:val="00C776D9"/>
    <w:rsid w:val="00C802AA"/>
    <w:rsid w:val="00C828EE"/>
    <w:rsid w:val="00C831D1"/>
    <w:rsid w:val="00C84258"/>
    <w:rsid w:val="00C84410"/>
    <w:rsid w:val="00C846C7"/>
    <w:rsid w:val="00C8483F"/>
    <w:rsid w:val="00C84E31"/>
    <w:rsid w:val="00C851F7"/>
    <w:rsid w:val="00C8581F"/>
    <w:rsid w:val="00C8702E"/>
    <w:rsid w:val="00C8769D"/>
    <w:rsid w:val="00C904A8"/>
    <w:rsid w:val="00C908F6"/>
    <w:rsid w:val="00C90A33"/>
    <w:rsid w:val="00C90E0F"/>
    <w:rsid w:val="00C910F9"/>
    <w:rsid w:val="00C9213F"/>
    <w:rsid w:val="00C92485"/>
    <w:rsid w:val="00C9334D"/>
    <w:rsid w:val="00C93737"/>
    <w:rsid w:val="00C94310"/>
    <w:rsid w:val="00C94933"/>
    <w:rsid w:val="00C94B0A"/>
    <w:rsid w:val="00C95BCC"/>
    <w:rsid w:val="00C961F8"/>
    <w:rsid w:val="00C972D5"/>
    <w:rsid w:val="00C97ADA"/>
    <w:rsid w:val="00CA01C7"/>
    <w:rsid w:val="00CA10F8"/>
    <w:rsid w:val="00CA16B7"/>
    <w:rsid w:val="00CA1CDB"/>
    <w:rsid w:val="00CA30F3"/>
    <w:rsid w:val="00CA364C"/>
    <w:rsid w:val="00CA3BFB"/>
    <w:rsid w:val="00CA435D"/>
    <w:rsid w:val="00CA6324"/>
    <w:rsid w:val="00CA64BD"/>
    <w:rsid w:val="00CA6819"/>
    <w:rsid w:val="00CA7DF2"/>
    <w:rsid w:val="00CB0F4C"/>
    <w:rsid w:val="00CB1209"/>
    <w:rsid w:val="00CB166B"/>
    <w:rsid w:val="00CB1A80"/>
    <w:rsid w:val="00CB2675"/>
    <w:rsid w:val="00CB2C05"/>
    <w:rsid w:val="00CB3169"/>
    <w:rsid w:val="00CB39BA"/>
    <w:rsid w:val="00CB3B5F"/>
    <w:rsid w:val="00CB3F2E"/>
    <w:rsid w:val="00CB67FF"/>
    <w:rsid w:val="00CB7626"/>
    <w:rsid w:val="00CB799D"/>
    <w:rsid w:val="00CB7F78"/>
    <w:rsid w:val="00CC089C"/>
    <w:rsid w:val="00CC0C11"/>
    <w:rsid w:val="00CC0C30"/>
    <w:rsid w:val="00CC1BE8"/>
    <w:rsid w:val="00CC2DF7"/>
    <w:rsid w:val="00CC33DF"/>
    <w:rsid w:val="00CC3A32"/>
    <w:rsid w:val="00CC50FB"/>
    <w:rsid w:val="00CC64BA"/>
    <w:rsid w:val="00CC7281"/>
    <w:rsid w:val="00CD09E2"/>
    <w:rsid w:val="00CD0DD3"/>
    <w:rsid w:val="00CD1E73"/>
    <w:rsid w:val="00CD243A"/>
    <w:rsid w:val="00CD28C5"/>
    <w:rsid w:val="00CD31A9"/>
    <w:rsid w:val="00CD3AC8"/>
    <w:rsid w:val="00CD4B9A"/>
    <w:rsid w:val="00CD4C6D"/>
    <w:rsid w:val="00CD51E7"/>
    <w:rsid w:val="00CD6238"/>
    <w:rsid w:val="00CD6415"/>
    <w:rsid w:val="00CD7AE9"/>
    <w:rsid w:val="00CE142D"/>
    <w:rsid w:val="00CE1EEF"/>
    <w:rsid w:val="00CE2866"/>
    <w:rsid w:val="00CE3246"/>
    <w:rsid w:val="00CE36D0"/>
    <w:rsid w:val="00CE3BB3"/>
    <w:rsid w:val="00CE4BC7"/>
    <w:rsid w:val="00CE5A5B"/>
    <w:rsid w:val="00CE61E3"/>
    <w:rsid w:val="00CE6284"/>
    <w:rsid w:val="00CE7195"/>
    <w:rsid w:val="00CE7351"/>
    <w:rsid w:val="00CE78F4"/>
    <w:rsid w:val="00CF0F93"/>
    <w:rsid w:val="00CF10B3"/>
    <w:rsid w:val="00CF117F"/>
    <w:rsid w:val="00CF1276"/>
    <w:rsid w:val="00CF130C"/>
    <w:rsid w:val="00CF257D"/>
    <w:rsid w:val="00CF2894"/>
    <w:rsid w:val="00CF2AEF"/>
    <w:rsid w:val="00CF3DCC"/>
    <w:rsid w:val="00CF43D8"/>
    <w:rsid w:val="00CF4CFF"/>
    <w:rsid w:val="00CF5639"/>
    <w:rsid w:val="00CF660F"/>
    <w:rsid w:val="00CF661F"/>
    <w:rsid w:val="00CF6621"/>
    <w:rsid w:val="00CF6FF4"/>
    <w:rsid w:val="00CF7135"/>
    <w:rsid w:val="00D000D5"/>
    <w:rsid w:val="00D00686"/>
    <w:rsid w:val="00D00D2C"/>
    <w:rsid w:val="00D0102D"/>
    <w:rsid w:val="00D0129F"/>
    <w:rsid w:val="00D01448"/>
    <w:rsid w:val="00D014CD"/>
    <w:rsid w:val="00D01978"/>
    <w:rsid w:val="00D01A60"/>
    <w:rsid w:val="00D0236B"/>
    <w:rsid w:val="00D02466"/>
    <w:rsid w:val="00D02843"/>
    <w:rsid w:val="00D02D8D"/>
    <w:rsid w:val="00D0312C"/>
    <w:rsid w:val="00D03C31"/>
    <w:rsid w:val="00D04476"/>
    <w:rsid w:val="00D0458A"/>
    <w:rsid w:val="00D04833"/>
    <w:rsid w:val="00D04DB7"/>
    <w:rsid w:val="00D05CBA"/>
    <w:rsid w:val="00D0605A"/>
    <w:rsid w:val="00D0646B"/>
    <w:rsid w:val="00D0698C"/>
    <w:rsid w:val="00D06EA5"/>
    <w:rsid w:val="00D06EC6"/>
    <w:rsid w:val="00D0700F"/>
    <w:rsid w:val="00D07151"/>
    <w:rsid w:val="00D1208E"/>
    <w:rsid w:val="00D12ADD"/>
    <w:rsid w:val="00D14586"/>
    <w:rsid w:val="00D1621D"/>
    <w:rsid w:val="00D1625C"/>
    <w:rsid w:val="00D16853"/>
    <w:rsid w:val="00D169DD"/>
    <w:rsid w:val="00D16D1B"/>
    <w:rsid w:val="00D173AE"/>
    <w:rsid w:val="00D17AF4"/>
    <w:rsid w:val="00D201AD"/>
    <w:rsid w:val="00D20347"/>
    <w:rsid w:val="00D205E6"/>
    <w:rsid w:val="00D20D1E"/>
    <w:rsid w:val="00D20EE7"/>
    <w:rsid w:val="00D21038"/>
    <w:rsid w:val="00D21BEC"/>
    <w:rsid w:val="00D2239E"/>
    <w:rsid w:val="00D2320D"/>
    <w:rsid w:val="00D238EE"/>
    <w:rsid w:val="00D252BD"/>
    <w:rsid w:val="00D256E9"/>
    <w:rsid w:val="00D26D20"/>
    <w:rsid w:val="00D27077"/>
    <w:rsid w:val="00D270A6"/>
    <w:rsid w:val="00D27C99"/>
    <w:rsid w:val="00D302B8"/>
    <w:rsid w:val="00D30369"/>
    <w:rsid w:val="00D306A5"/>
    <w:rsid w:val="00D308EA"/>
    <w:rsid w:val="00D31D34"/>
    <w:rsid w:val="00D325AA"/>
    <w:rsid w:val="00D33922"/>
    <w:rsid w:val="00D33DB2"/>
    <w:rsid w:val="00D346DE"/>
    <w:rsid w:val="00D3473A"/>
    <w:rsid w:val="00D34CCB"/>
    <w:rsid w:val="00D357BF"/>
    <w:rsid w:val="00D35822"/>
    <w:rsid w:val="00D373D0"/>
    <w:rsid w:val="00D375C8"/>
    <w:rsid w:val="00D37AF2"/>
    <w:rsid w:val="00D4026B"/>
    <w:rsid w:val="00D40795"/>
    <w:rsid w:val="00D40797"/>
    <w:rsid w:val="00D40AAE"/>
    <w:rsid w:val="00D40EA2"/>
    <w:rsid w:val="00D410C6"/>
    <w:rsid w:val="00D4129B"/>
    <w:rsid w:val="00D4376C"/>
    <w:rsid w:val="00D4448D"/>
    <w:rsid w:val="00D44628"/>
    <w:rsid w:val="00D44786"/>
    <w:rsid w:val="00D44827"/>
    <w:rsid w:val="00D448DB"/>
    <w:rsid w:val="00D44C08"/>
    <w:rsid w:val="00D44D95"/>
    <w:rsid w:val="00D44E8C"/>
    <w:rsid w:val="00D44F82"/>
    <w:rsid w:val="00D44FD8"/>
    <w:rsid w:val="00D45DA7"/>
    <w:rsid w:val="00D46D07"/>
    <w:rsid w:val="00D47C9D"/>
    <w:rsid w:val="00D50850"/>
    <w:rsid w:val="00D512A0"/>
    <w:rsid w:val="00D52326"/>
    <w:rsid w:val="00D5250B"/>
    <w:rsid w:val="00D5264A"/>
    <w:rsid w:val="00D55363"/>
    <w:rsid w:val="00D560BA"/>
    <w:rsid w:val="00D5628A"/>
    <w:rsid w:val="00D56B41"/>
    <w:rsid w:val="00D57C4C"/>
    <w:rsid w:val="00D608D1"/>
    <w:rsid w:val="00D61473"/>
    <w:rsid w:val="00D61D21"/>
    <w:rsid w:val="00D620B2"/>
    <w:rsid w:val="00D62137"/>
    <w:rsid w:val="00D62543"/>
    <w:rsid w:val="00D637E3"/>
    <w:rsid w:val="00D63DF7"/>
    <w:rsid w:val="00D64286"/>
    <w:rsid w:val="00D6452D"/>
    <w:rsid w:val="00D645A1"/>
    <w:rsid w:val="00D64E86"/>
    <w:rsid w:val="00D6540B"/>
    <w:rsid w:val="00D6559B"/>
    <w:rsid w:val="00D65BCC"/>
    <w:rsid w:val="00D65EDA"/>
    <w:rsid w:val="00D67D24"/>
    <w:rsid w:val="00D67E4D"/>
    <w:rsid w:val="00D67EEA"/>
    <w:rsid w:val="00D70476"/>
    <w:rsid w:val="00D729DC"/>
    <w:rsid w:val="00D72A4B"/>
    <w:rsid w:val="00D7318F"/>
    <w:rsid w:val="00D74066"/>
    <w:rsid w:val="00D74B2F"/>
    <w:rsid w:val="00D74DD3"/>
    <w:rsid w:val="00D751CB"/>
    <w:rsid w:val="00D75207"/>
    <w:rsid w:val="00D75955"/>
    <w:rsid w:val="00D769C8"/>
    <w:rsid w:val="00D76D4D"/>
    <w:rsid w:val="00D76FCE"/>
    <w:rsid w:val="00D7733F"/>
    <w:rsid w:val="00D77CF1"/>
    <w:rsid w:val="00D80F47"/>
    <w:rsid w:val="00D81113"/>
    <w:rsid w:val="00D81B4F"/>
    <w:rsid w:val="00D822F8"/>
    <w:rsid w:val="00D836DF"/>
    <w:rsid w:val="00D8411A"/>
    <w:rsid w:val="00D84520"/>
    <w:rsid w:val="00D85620"/>
    <w:rsid w:val="00D86377"/>
    <w:rsid w:val="00D87120"/>
    <w:rsid w:val="00D901C1"/>
    <w:rsid w:val="00D905E5"/>
    <w:rsid w:val="00D90D64"/>
    <w:rsid w:val="00D90D89"/>
    <w:rsid w:val="00D915A0"/>
    <w:rsid w:val="00D91B9C"/>
    <w:rsid w:val="00D9280A"/>
    <w:rsid w:val="00D92A58"/>
    <w:rsid w:val="00D934D9"/>
    <w:rsid w:val="00D9364C"/>
    <w:rsid w:val="00D93708"/>
    <w:rsid w:val="00D94F3C"/>
    <w:rsid w:val="00D95C84"/>
    <w:rsid w:val="00D965B4"/>
    <w:rsid w:val="00D96A37"/>
    <w:rsid w:val="00D96C23"/>
    <w:rsid w:val="00D96D7E"/>
    <w:rsid w:val="00D96E5D"/>
    <w:rsid w:val="00D97091"/>
    <w:rsid w:val="00D9721A"/>
    <w:rsid w:val="00DA0558"/>
    <w:rsid w:val="00DA0B72"/>
    <w:rsid w:val="00DA0EA9"/>
    <w:rsid w:val="00DA2F65"/>
    <w:rsid w:val="00DA371A"/>
    <w:rsid w:val="00DA3FA0"/>
    <w:rsid w:val="00DA4397"/>
    <w:rsid w:val="00DA4A26"/>
    <w:rsid w:val="00DA51D8"/>
    <w:rsid w:val="00DA54B8"/>
    <w:rsid w:val="00DA5AB9"/>
    <w:rsid w:val="00DA5B18"/>
    <w:rsid w:val="00DA5C00"/>
    <w:rsid w:val="00DA6744"/>
    <w:rsid w:val="00DB02AE"/>
    <w:rsid w:val="00DB15DD"/>
    <w:rsid w:val="00DB1D1C"/>
    <w:rsid w:val="00DB3F43"/>
    <w:rsid w:val="00DB48E0"/>
    <w:rsid w:val="00DB5EF0"/>
    <w:rsid w:val="00DB60F5"/>
    <w:rsid w:val="00DB673A"/>
    <w:rsid w:val="00DB750B"/>
    <w:rsid w:val="00DB79BE"/>
    <w:rsid w:val="00DC06C3"/>
    <w:rsid w:val="00DC07A6"/>
    <w:rsid w:val="00DC0AA7"/>
    <w:rsid w:val="00DC10A8"/>
    <w:rsid w:val="00DC18DC"/>
    <w:rsid w:val="00DC264B"/>
    <w:rsid w:val="00DC2B0B"/>
    <w:rsid w:val="00DC322D"/>
    <w:rsid w:val="00DC3CCF"/>
    <w:rsid w:val="00DC45E2"/>
    <w:rsid w:val="00DC5012"/>
    <w:rsid w:val="00DC6507"/>
    <w:rsid w:val="00DC6758"/>
    <w:rsid w:val="00DC67B3"/>
    <w:rsid w:val="00DC72A2"/>
    <w:rsid w:val="00DC7738"/>
    <w:rsid w:val="00DD053B"/>
    <w:rsid w:val="00DD07A1"/>
    <w:rsid w:val="00DD08E0"/>
    <w:rsid w:val="00DD0A53"/>
    <w:rsid w:val="00DD13DC"/>
    <w:rsid w:val="00DD16DA"/>
    <w:rsid w:val="00DD1C5B"/>
    <w:rsid w:val="00DD3864"/>
    <w:rsid w:val="00DD4E1A"/>
    <w:rsid w:val="00DD53B1"/>
    <w:rsid w:val="00DD57D9"/>
    <w:rsid w:val="00DD5E80"/>
    <w:rsid w:val="00DD617F"/>
    <w:rsid w:val="00DD6FED"/>
    <w:rsid w:val="00DD7018"/>
    <w:rsid w:val="00DD77EA"/>
    <w:rsid w:val="00DD7E02"/>
    <w:rsid w:val="00DD7E39"/>
    <w:rsid w:val="00DE0637"/>
    <w:rsid w:val="00DE1CF0"/>
    <w:rsid w:val="00DE1E3F"/>
    <w:rsid w:val="00DE1EC5"/>
    <w:rsid w:val="00DE1FDF"/>
    <w:rsid w:val="00DE2DC8"/>
    <w:rsid w:val="00DE3306"/>
    <w:rsid w:val="00DE35AC"/>
    <w:rsid w:val="00DE3EE3"/>
    <w:rsid w:val="00DE4161"/>
    <w:rsid w:val="00DE4648"/>
    <w:rsid w:val="00DE4669"/>
    <w:rsid w:val="00DE4757"/>
    <w:rsid w:val="00DE4F73"/>
    <w:rsid w:val="00DE6CB8"/>
    <w:rsid w:val="00DF022A"/>
    <w:rsid w:val="00DF06F1"/>
    <w:rsid w:val="00DF095D"/>
    <w:rsid w:val="00DF2E18"/>
    <w:rsid w:val="00DF315F"/>
    <w:rsid w:val="00DF31D6"/>
    <w:rsid w:val="00DF35F8"/>
    <w:rsid w:val="00DF36D7"/>
    <w:rsid w:val="00DF3855"/>
    <w:rsid w:val="00DF4A26"/>
    <w:rsid w:val="00DF5423"/>
    <w:rsid w:val="00DF5A2C"/>
    <w:rsid w:val="00DF5AAC"/>
    <w:rsid w:val="00DF61D6"/>
    <w:rsid w:val="00DF7128"/>
    <w:rsid w:val="00DF73C5"/>
    <w:rsid w:val="00DF7E0A"/>
    <w:rsid w:val="00E005E4"/>
    <w:rsid w:val="00E00A27"/>
    <w:rsid w:val="00E0123C"/>
    <w:rsid w:val="00E0167D"/>
    <w:rsid w:val="00E02600"/>
    <w:rsid w:val="00E02AF9"/>
    <w:rsid w:val="00E0316F"/>
    <w:rsid w:val="00E033E3"/>
    <w:rsid w:val="00E03BAC"/>
    <w:rsid w:val="00E03D81"/>
    <w:rsid w:val="00E03DBA"/>
    <w:rsid w:val="00E0416A"/>
    <w:rsid w:val="00E04938"/>
    <w:rsid w:val="00E04A42"/>
    <w:rsid w:val="00E04B57"/>
    <w:rsid w:val="00E04FA5"/>
    <w:rsid w:val="00E06834"/>
    <w:rsid w:val="00E10101"/>
    <w:rsid w:val="00E108AC"/>
    <w:rsid w:val="00E10BCE"/>
    <w:rsid w:val="00E11127"/>
    <w:rsid w:val="00E1293F"/>
    <w:rsid w:val="00E13BFC"/>
    <w:rsid w:val="00E13FBD"/>
    <w:rsid w:val="00E141D2"/>
    <w:rsid w:val="00E14892"/>
    <w:rsid w:val="00E149C1"/>
    <w:rsid w:val="00E14FD6"/>
    <w:rsid w:val="00E16AC6"/>
    <w:rsid w:val="00E16CC2"/>
    <w:rsid w:val="00E16F86"/>
    <w:rsid w:val="00E17071"/>
    <w:rsid w:val="00E17A9E"/>
    <w:rsid w:val="00E2031E"/>
    <w:rsid w:val="00E21D3D"/>
    <w:rsid w:val="00E22224"/>
    <w:rsid w:val="00E25074"/>
    <w:rsid w:val="00E2683E"/>
    <w:rsid w:val="00E268E8"/>
    <w:rsid w:val="00E26D83"/>
    <w:rsid w:val="00E26FEA"/>
    <w:rsid w:val="00E309AC"/>
    <w:rsid w:val="00E31EA6"/>
    <w:rsid w:val="00E32234"/>
    <w:rsid w:val="00E3338D"/>
    <w:rsid w:val="00E333A4"/>
    <w:rsid w:val="00E33494"/>
    <w:rsid w:val="00E33D35"/>
    <w:rsid w:val="00E33DDA"/>
    <w:rsid w:val="00E347A4"/>
    <w:rsid w:val="00E3520A"/>
    <w:rsid w:val="00E353E8"/>
    <w:rsid w:val="00E35D5C"/>
    <w:rsid w:val="00E364D2"/>
    <w:rsid w:val="00E36BE2"/>
    <w:rsid w:val="00E402C9"/>
    <w:rsid w:val="00E40D86"/>
    <w:rsid w:val="00E43289"/>
    <w:rsid w:val="00E43309"/>
    <w:rsid w:val="00E43383"/>
    <w:rsid w:val="00E439E0"/>
    <w:rsid w:val="00E44046"/>
    <w:rsid w:val="00E444FA"/>
    <w:rsid w:val="00E44632"/>
    <w:rsid w:val="00E44816"/>
    <w:rsid w:val="00E45754"/>
    <w:rsid w:val="00E468F7"/>
    <w:rsid w:val="00E4732C"/>
    <w:rsid w:val="00E47FE0"/>
    <w:rsid w:val="00E512DE"/>
    <w:rsid w:val="00E51E3E"/>
    <w:rsid w:val="00E51E61"/>
    <w:rsid w:val="00E51FA0"/>
    <w:rsid w:val="00E52F5C"/>
    <w:rsid w:val="00E53F76"/>
    <w:rsid w:val="00E54761"/>
    <w:rsid w:val="00E54BF6"/>
    <w:rsid w:val="00E562F7"/>
    <w:rsid w:val="00E570C8"/>
    <w:rsid w:val="00E57158"/>
    <w:rsid w:val="00E574C9"/>
    <w:rsid w:val="00E60ED6"/>
    <w:rsid w:val="00E61639"/>
    <w:rsid w:val="00E61B56"/>
    <w:rsid w:val="00E61EC1"/>
    <w:rsid w:val="00E6256C"/>
    <w:rsid w:val="00E62DF4"/>
    <w:rsid w:val="00E63F9C"/>
    <w:rsid w:val="00E64620"/>
    <w:rsid w:val="00E64633"/>
    <w:rsid w:val="00E64CAF"/>
    <w:rsid w:val="00E65379"/>
    <w:rsid w:val="00E65BF4"/>
    <w:rsid w:val="00E65D17"/>
    <w:rsid w:val="00E65DD3"/>
    <w:rsid w:val="00E66F70"/>
    <w:rsid w:val="00E67A05"/>
    <w:rsid w:val="00E704B9"/>
    <w:rsid w:val="00E717BC"/>
    <w:rsid w:val="00E7261E"/>
    <w:rsid w:val="00E73689"/>
    <w:rsid w:val="00E74152"/>
    <w:rsid w:val="00E75D42"/>
    <w:rsid w:val="00E76FB6"/>
    <w:rsid w:val="00E770A4"/>
    <w:rsid w:val="00E80793"/>
    <w:rsid w:val="00E8136D"/>
    <w:rsid w:val="00E81A5F"/>
    <w:rsid w:val="00E81EA0"/>
    <w:rsid w:val="00E83DAC"/>
    <w:rsid w:val="00E83DDA"/>
    <w:rsid w:val="00E85157"/>
    <w:rsid w:val="00E85457"/>
    <w:rsid w:val="00E85F0A"/>
    <w:rsid w:val="00E86214"/>
    <w:rsid w:val="00E866F6"/>
    <w:rsid w:val="00E86B4D"/>
    <w:rsid w:val="00E8760B"/>
    <w:rsid w:val="00E9162B"/>
    <w:rsid w:val="00E9193D"/>
    <w:rsid w:val="00E91C17"/>
    <w:rsid w:val="00E92105"/>
    <w:rsid w:val="00E923CD"/>
    <w:rsid w:val="00E92612"/>
    <w:rsid w:val="00E92B2B"/>
    <w:rsid w:val="00E92B95"/>
    <w:rsid w:val="00E92F27"/>
    <w:rsid w:val="00E94A61"/>
    <w:rsid w:val="00E94E4D"/>
    <w:rsid w:val="00E953C2"/>
    <w:rsid w:val="00E9589E"/>
    <w:rsid w:val="00E95907"/>
    <w:rsid w:val="00E95B69"/>
    <w:rsid w:val="00E9620E"/>
    <w:rsid w:val="00E968F1"/>
    <w:rsid w:val="00E9698B"/>
    <w:rsid w:val="00E96B61"/>
    <w:rsid w:val="00E96B6C"/>
    <w:rsid w:val="00E96C34"/>
    <w:rsid w:val="00E978B4"/>
    <w:rsid w:val="00E97E84"/>
    <w:rsid w:val="00EA0633"/>
    <w:rsid w:val="00EA1776"/>
    <w:rsid w:val="00EA1A09"/>
    <w:rsid w:val="00EA1EF4"/>
    <w:rsid w:val="00EA1F7A"/>
    <w:rsid w:val="00EA1FC1"/>
    <w:rsid w:val="00EA4028"/>
    <w:rsid w:val="00EA4B61"/>
    <w:rsid w:val="00EA51E9"/>
    <w:rsid w:val="00EA5D67"/>
    <w:rsid w:val="00EA7312"/>
    <w:rsid w:val="00EB05A3"/>
    <w:rsid w:val="00EB1035"/>
    <w:rsid w:val="00EB1117"/>
    <w:rsid w:val="00EB30C6"/>
    <w:rsid w:val="00EB3394"/>
    <w:rsid w:val="00EB3731"/>
    <w:rsid w:val="00EB390C"/>
    <w:rsid w:val="00EB39C7"/>
    <w:rsid w:val="00EB3F4D"/>
    <w:rsid w:val="00EB4F39"/>
    <w:rsid w:val="00EB4FB2"/>
    <w:rsid w:val="00EB5882"/>
    <w:rsid w:val="00EB58CA"/>
    <w:rsid w:val="00EB58D9"/>
    <w:rsid w:val="00EB5B5A"/>
    <w:rsid w:val="00EB75C9"/>
    <w:rsid w:val="00EB768C"/>
    <w:rsid w:val="00EC009E"/>
    <w:rsid w:val="00EC00B6"/>
    <w:rsid w:val="00EC0539"/>
    <w:rsid w:val="00EC14E3"/>
    <w:rsid w:val="00EC152B"/>
    <w:rsid w:val="00EC1675"/>
    <w:rsid w:val="00EC190F"/>
    <w:rsid w:val="00EC1E7C"/>
    <w:rsid w:val="00EC3212"/>
    <w:rsid w:val="00EC35E4"/>
    <w:rsid w:val="00EC385A"/>
    <w:rsid w:val="00EC388E"/>
    <w:rsid w:val="00EC3BC0"/>
    <w:rsid w:val="00EC4589"/>
    <w:rsid w:val="00EC650A"/>
    <w:rsid w:val="00EC69EC"/>
    <w:rsid w:val="00EC6BEA"/>
    <w:rsid w:val="00EC6FB3"/>
    <w:rsid w:val="00EC74D5"/>
    <w:rsid w:val="00EC76C9"/>
    <w:rsid w:val="00ED10DB"/>
    <w:rsid w:val="00ED1C4D"/>
    <w:rsid w:val="00ED1D85"/>
    <w:rsid w:val="00ED2D93"/>
    <w:rsid w:val="00ED2DB8"/>
    <w:rsid w:val="00ED2E90"/>
    <w:rsid w:val="00ED3B4A"/>
    <w:rsid w:val="00ED3D32"/>
    <w:rsid w:val="00ED5900"/>
    <w:rsid w:val="00ED59D9"/>
    <w:rsid w:val="00ED6402"/>
    <w:rsid w:val="00ED6E78"/>
    <w:rsid w:val="00ED770D"/>
    <w:rsid w:val="00ED7AAC"/>
    <w:rsid w:val="00EE0C4A"/>
    <w:rsid w:val="00EE0E56"/>
    <w:rsid w:val="00EE1208"/>
    <w:rsid w:val="00EE1E58"/>
    <w:rsid w:val="00EE291B"/>
    <w:rsid w:val="00EE2B3A"/>
    <w:rsid w:val="00EE34E6"/>
    <w:rsid w:val="00EE35AC"/>
    <w:rsid w:val="00EE5045"/>
    <w:rsid w:val="00EE537B"/>
    <w:rsid w:val="00EE6FCD"/>
    <w:rsid w:val="00EE78A5"/>
    <w:rsid w:val="00EE7A49"/>
    <w:rsid w:val="00EE7E38"/>
    <w:rsid w:val="00EF0683"/>
    <w:rsid w:val="00EF1797"/>
    <w:rsid w:val="00EF1D2F"/>
    <w:rsid w:val="00EF20E2"/>
    <w:rsid w:val="00EF2628"/>
    <w:rsid w:val="00EF36F2"/>
    <w:rsid w:val="00EF4212"/>
    <w:rsid w:val="00EF556A"/>
    <w:rsid w:val="00EF5E93"/>
    <w:rsid w:val="00EF608B"/>
    <w:rsid w:val="00EF6466"/>
    <w:rsid w:val="00EF6E8C"/>
    <w:rsid w:val="00EF6F3E"/>
    <w:rsid w:val="00F00B0D"/>
    <w:rsid w:val="00F00B8E"/>
    <w:rsid w:val="00F01140"/>
    <w:rsid w:val="00F02081"/>
    <w:rsid w:val="00F02499"/>
    <w:rsid w:val="00F0424C"/>
    <w:rsid w:val="00F0553C"/>
    <w:rsid w:val="00F0644A"/>
    <w:rsid w:val="00F067AE"/>
    <w:rsid w:val="00F06988"/>
    <w:rsid w:val="00F06CC6"/>
    <w:rsid w:val="00F071D1"/>
    <w:rsid w:val="00F07D57"/>
    <w:rsid w:val="00F104C0"/>
    <w:rsid w:val="00F1089E"/>
    <w:rsid w:val="00F10DD1"/>
    <w:rsid w:val="00F11535"/>
    <w:rsid w:val="00F11A32"/>
    <w:rsid w:val="00F11C8A"/>
    <w:rsid w:val="00F12C1E"/>
    <w:rsid w:val="00F12FF1"/>
    <w:rsid w:val="00F13E3D"/>
    <w:rsid w:val="00F1444A"/>
    <w:rsid w:val="00F14765"/>
    <w:rsid w:val="00F15269"/>
    <w:rsid w:val="00F15DA3"/>
    <w:rsid w:val="00F160C3"/>
    <w:rsid w:val="00F16999"/>
    <w:rsid w:val="00F16FCA"/>
    <w:rsid w:val="00F17805"/>
    <w:rsid w:val="00F21254"/>
    <w:rsid w:val="00F21A19"/>
    <w:rsid w:val="00F22112"/>
    <w:rsid w:val="00F2229F"/>
    <w:rsid w:val="00F228A9"/>
    <w:rsid w:val="00F22D8F"/>
    <w:rsid w:val="00F23072"/>
    <w:rsid w:val="00F236AA"/>
    <w:rsid w:val="00F23927"/>
    <w:rsid w:val="00F23DE3"/>
    <w:rsid w:val="00F24241"/>
    <w:rsid w:val="00F24624"/>
    <w:rsid w:val="00F24E58"/>
    <w:rsid w:val="00F25471"/>
    <w:rsid w:val="00F25D19"/>
    <w:rsid w:val="00F26800"/>
    <w:rsid w:val="00F26940"/>
    <w:rsid w:val="00F27403"/>
    <w:rsid w:val="00F27609"/>
    <w:rsid w:val="00F27F27"/>
    <w:rsid w:val="00F30034"/>
    <w:rsid w:val="00F3038A"/>
    <w:rsid w:val="00F30CD0"/>
    <w:rsid w:val="00F31CC5"/>
    <w:rsid w:val="00F322C0"/>
    <w:rsid w:val="00F3259B"/>
    <w:rsid w:val="00F3282A"/>
    <w:rsid w:val="00F32903"/>
    <w:rsid w:val="00F32D04"/>
    <w:rsid w:val="00F32D63"/>
    <w:rsid w:val="00F3342A"/>
    <w:rsid w:val="00F337A1"/>
    <w:rsid w:val="00F33907"/>
    <w:rsid w:val="00F34103"/>
    <w:rsid w:val="00F34482"/>
    <w:rsid w:val="00F3455C"/>
    <w:rsid w:val="00F354BF"/>
    <w:rsid w:val="00F35A8E"/>
    <w:rsid w:val="00F35C72"/>
    <w:rsid w:val="00F35CA3"/>
    <w:rsid w:val="00F35D38"/>
    <w:rsid w:val="00F3626E"/>
    <w:rsid w:val="00F368D2"/>
    <w:rsid w:val="00F36C5E"/>
    <w:rsid w:val="00F3797F"/>
    <w:rsid w:val="00F4034B"/>
    <w:rsid w:val="00F4057C"/>
    <w:rsid w:val="00F40959"/>
    <w:rsid w:val="00F40AFE"/>
    <w:rsid w:val="00F40D6B"/>
    <w:rsid w:val="00F40D8C"/>
    <w:rsid w:val="00F40DD3"/>
    <w:rsid w:val="00F41349"/>
    <w:rsid w:val="00F41A37"/>
    <w:rsid w:val="00F41DD6"/>
    <w:rsid w:val="00F41FF1"/>
    <w:rsid w:val="00F422EC"/>
    <w:rsid w:val="00F42439"/>
    <w:rsid w:val="00F42459"/>
    <w:rsid w:val="00F429A3"/>
    <w:rsid w:val="00F42AF7"/>
    <w:rsid w:val="00F43E7C"/>
    <w:rsid w:val="00F44352"/>
    <w:rsid w:val="00F444F2"/>
    <w:rsid w:val="00F4565D"/>
    <w:rsid w:val="00F45CA0"/>
    <w:rsid w:val="00F45CA5"/>
    <w:rsid w:val="00F470F3"/>
    <w:rsid w:val="00F4760A"/>
    <w:rsid w:val="00F478B6"/>
    <w:rsid w:val="00F500A6"/>
    <w:rsid w:val="00F5035E"/>
    <w:rsid w:val="00F50C3C"/>
    <w:rsid w:val="00F5138F"/>
    <w:rsid w:val="00F522AB"/>
    <w:rsid w:val="00F5398C"/>
    <w:rsid w:val="00F53DF2"/>
    <w:rsid w:val="00F53F1A"/>
    <w:rsid w:val="00F53F7D"/>
    <w:rsid w:val="00F54699"/>
    <w:rsid w:val="00F54A73"/>
    <w:rsid w:val="00F54D92"/>
    <w:rsid w:val="00F54E73"/>
    <w:rsid w:val="00F550F7"/>
    <w:rsid w:val="00F55BDD"/>
    <w:rsid w:val="00F55E9E"/>
    <w:rsid w:val="00F5623D"/>
    <w:rsid w:val="00F56656"/>
    <w:rsid w:val="00F57D9A"/>
    <w:rsid w:val="00F60F2E"/>
    <w:rsid w:val="00F6132C"/>
    <w:rsid w:val="00F62450"/>
    <w:rsid w:val="00F628C7"/>
    <w:rsid w:val="00F62A50"/>
    <w:rsid w:val="00F63201"/>
    <w:rsid w:val="00F64276"/>
    <w:rsid w:val="00F64C76"/>
    <w:rsid w:val="00F65534"/>
    <w:rsid w:val="00F65CED"/>
    <w:rsid w:val="00F675FC"/>
    <w:rsid w:val="00F67AEF"/>
    <w:rsid w:val="00F707A2"/>
    <w:rsid w:val="00F7082B"/>
    <w:rsid w:val="00F70BE7"/>
    <w:rsid w:val="00F71CC7"/>
    <w:rsid w:val="00F721E8"/>
    <w:rsid w:val="00F73125"/>
    <w:rsid w:val="00F739F0"/>
    <w:rsid w:val="00F749F2"/>
    <w:rsid w:val="00F75958"/>
    <w:rsid w:val="00F76063"/>
    <w:rsid w:val="00F760D5"/>
    <w:rsid w:val="00F76ED2"/>
    <w:rsid w:val="00F77171"/>
    <w:rsid w:val="00F8049A"/>
    <w:rsid w:val="00F80607"/>
    <w:rsid w:val="00F807C2"/>
    <w:rsid w:val="00F80EB5"/>
    <w:rsid w:val="00F81228"/>
    <w:rsid w:val="00F819C4"/>
    <w:rsid w:val="00F81D67"/>
    <w:rsid w:val="00F825DE"/>
    <w:rsid w:val="00F83170"/>
    <w:rsid w:val="00F837E0"/>
    <w:rsid w:val="00F83B7E"/>
    <w:rsid w:val="00F83E5D"/>
    <w:rsid w:val="00F8438A"/>
    <w:rsid w:val="00F8480E"/>
    <w:rsid w:val="00F848D2"/>
    <w:rsid w:val="00F84A17"/>
    <w:rsid w:val="00F84C33"/>
    <w:rsid w:val="00F84CED"/>
    <w:rsid w:val="00F84E17"/>
    <w:rsid w:val="00F8538A"/>
    <w:rsid w:val="00F85FF0"/>
    <w:rsid w:val="00F87153"/>
    <w:rsid w:val="00F87A87"/>
    <w:rsid w:val="00F87E75"/>
    <w:rsid w:val="00F905DB"/>
    <w:rsid w:val="00F909DE"/>
    <w:rsid w:val="00F90DD9"/>
    <w:rsid w:val="00F9170F"/>
    <w:rsid w:val="00F91F18"/>
    <w:rsid w:val="00F9280A"/>
    <w:rsid w:val="00F92CDA"/>
    <w:rsid w:val="00F92DB9"/>
    <w:rsid w:val="00F936D1"/>
    <w:rsid w:val="00F936F4"/>
    <w:rsid w:val="00F937CF"/>
    <w:rsid w:val="00F93FC6"/>
    <w:rsid w:val="00F955BF"/>
    <w:rsid w:val="00F9583F"/>
    <w:rsid w:val="00F95AD2"/>
    <w:rsid w:val="00F96577"/>
    <w:rsid w:val="00F96ADB"/>
    <w:rsid w:val="00F974A4"/>
    <w:rsid w:val="00FA20B9"/>
    <w:rsid w:val="00FA2425"/>
    <w:rsid w:val="00FA30CB"/>
    <w:rsid w:val="00FA426E"/>
    <w:rsid w:val="00FA46CB"/>
    <w:rsid w:val="00FA5623"/>
    <w:rsid w:val="00FA5722"/>
    <w:rsid w:val="00FA691D"/>
    <w:rsid w:val="00FA7B1C"/>
    <w:rsid w:val="00FB10C5"/>
    <w:rsid w:val="00FB16DB"/>
    <w:rsid w:val="00FB1B4E"/>
    <w:rsid w:val="00FB1D0B"/>
    <w:rsid w:val="00FB21D9"/>
    <w:rsid w:val="00FB2B60"/>
    <w:rsid w:val="00FB33FB"/>
    <w:rsid w:val="00FB39A2"/>
    <w:rsid w:val="00FB46A2"/>
    <w:rsid w:val="00FB5CFE"/>
    <w:rsid w:val="00FB699F"/>
    <w:rsid w:val="00FB6CD9"/>
    <w:rsid w:val="00FB72A1"/>
    <w:rsid w:val="00FB78D4"/>
    <w:rsid w:val="00FB7DA1"/>
    <w:rsid w:val="00FC0CB9"/>
    <w:rsid w:val="00FC100C"/>
    <w:rsid w:val="00FC1410"/>
    <w:rsid w:val="00FC2747"/>
    <w:rsid w:val="00FC3FE7"/>
    <w:rsid w:val="00FC41D3"/>
    <w:rsid w:val="00FC44B9"/>
    <w:rsid w:val="00FC5539"/>
    <w:rsid w:val="00FC652C"/>
    <w:rsid w:val="00FD00E9"/>
    <w:rsid w:val="00FD03B6"/>
    <w:rsid w:val="00FD0B36"/>
    <w:rsid w:val="00FD0D7E"/>
    <w:rsid w:val="00FD0D9F"/>
    <w:rsid w:val="00FD10D4"/>
    <w:rsid w:val="00FD11B0"/>
    <w:rsid w:val="00FD1AFF"/>
    <w:rsid w:val="00FD20D4"/>
    <w:rsid w:val="00FD2F8A"/>
    <w:rsid w:val="00FD31BF"/>
    <w:rsid w:val="00FD3A11"/>
    <w:rsid w:val="00FD45DF"/>
    <w:rsid w:val="00FD546B"/>
    <w:rsid w:val="00FD5CC7"/>
    <w:rsid w:val="00FD7CD2"/>
    <w:rsid w:val="00FE05A1"/>
    <w:rsid w:val="00FE09CE"/>
    <w:rsid w:val="00FE1236"/>
    <w:rsid w:val="00FE17C2"/>
    <w:rsid w:val="00FE1A14"/>
    <w:rsid w:val="00FE3EFB"/>
    <w:rsid w:val="00FE5EAC"/>
    <w:rsid w:val="00FE620C"/>
    <w:rsid w:val="00FE6451"/>
    <w:rsid w:val="00FE7048"/>
    <w:rsid w:val="00FE7ED6"/>
    <w:rsid w:val="00FF08B1"/>
    <w:rsid w:val="00FF15A1"/>
    <w:rsid w:val="00FF2298"/>
    <w:rsid w:val="00FF2400"/>
    <w:rsid w:val="00FF3E00"/>
    <w:rsid w:val="00FF4BC8"/>
    <w:rsid w:val="00FF4E86"/>
    <w:rsid w:val="00FF546B"/>
    <w:rsid w:val="00FF554B"/>
    <w:rsid w:val="00FF6AB6"/>
    <w:rsid w:val="00FF6E7B"/>
    <w:rsid w:val="037E9F5A"/>
    <w:rsid w:val="189BAE2C"/>
    <w:rsid w:val="1C86BD59"/>
    <w:rsid w:val="2A615F8A"/>
    <w:rsid w:val="365E90A3"/>
    <w:rsid w:val="45F7CCE5"/>
    <w:rsid w:val="47B3EF9A"/>
    <w:rsid w:val="4B12F46D"/>
    <w:rsid w:val="4F77BA84"/>
    <w:rsid w:val="4FF83973"/>
    <w:rsid w:val="500D2603"/>
    <w:rsid w:val="54D46326"/>
    <w:rsid w:val="5D7AEB33"/>
    <w:rsid w:val="5F54EE8A"/>
    <w:rsid w:val="6663DBD8"/>
    <w:rsid w:val="69A0B558"/>
    <w:rsid w:val="6F1BE4ED"/>
    <w:rsid w:val="7C9E0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C195"/>
  <w15:chartTrackingRefBased/>
  <w15:docId w15:val="{1DE7C6D2-5371-47BC-B459-AB72CD78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7CA"/>
  </w:style>
  <w:style w:type="paragraph" w:styleId="Heading1">
    <w:name w:val="heading 1"/>
    <w:basedOn w:val="Normal"/>
    <w:next w:val="Normal"/>
    <w:link w:val="Heading1Char"/>
    <w:uiPriority w:val="9"/>
    <w:qFormat/>
    <w:rsid w:val="00007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166"/>
    <w:rPr>
      <w:rFonts w:eastAsiaTheme="majorEastAsia" w:cstheme="majorBidi"/>
      <w:color w:val="272727" w:themeColor="text1" w:themeTint="D8"/>
    </w:rPr>
  </w:style>
  <w:style w:type="paragraph" w:styleId="Title">
    <w:name w:val="Title"/>
    <w:basedOn w:val="Normal"/>
    <w:next w:val="Normal"/>
    <w:link w:val="TitleChar"/>
    <w:uiPriority w:val="10"/>
    <w:qFormat/>
    <w:rsid w:val="0000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166"/>
    <w:pPr>
      <w:spacing w:before="160"/>
      <w:jc w:val="center"/>
    </w:pPr>
    <w:rPr>
      <w:i/>
      <w:iCs/>
      <w:color w:val="404040" w:themeColor="text1" w:themeTint="BF"/>
    </w:rPr>
  </w:style>
  <w:style w:type="character" w:customStyle="1" w:styleId="QuoteChar">
    <w:name w:val="Quote Char"/>
    <w:basedOn w:val="DefaultParagraphFont"/>
    <w:link w:val="Quote"/>
    <w:uiPriority w:val="29"/>
    <w:rsid w:val="00007166"/>
    <w:rPr>
      <w:i/>
      <w:iCs/>
      <w:color w:val="404040" w:themeColor="text1" w:themeTint="BF"/>
    </w:rPr>
  </w:style>
  <w:style w:type="paragraph" w:styleId="ListParagraph">
    <w:name w:val="List Paragraph"/>
    <w:basedOn w:val="Normal"/>
    <w:uiPriority w:val="34"/>
    <w:qFormat/>
    <w:rsid w:val="00007166"/>
    <w:pPr>
      <w:ind w:left="720"/>
      <w:contextualSpacing/>
    </w:pPr>
  </w:style>
  <w:style w:type="character" w:styleId="IntenseEmphasis">
    <w:name w:val="Intense Emphasis"/>
    <w:basedOn w:val="DefaultParagraphFont"/>
    <w:uiPriority w:val="21"/>
    <w:qFormat/>
    <w:rsid w:val="00007166"/>
    <w:rPr>
      <w:i/>
      <w:iCs/>
      <w:color w:val="0F4761" w:themeColor="accent1" w:themeShade="BF"/>
    </w:rPr>
  </w:style>
  <w:style w:type="paragraph" w:styleId="IntenseQuote">
    <w:name w:val="Intense Quote"/>
    <w:basedOn w:val="Normal"/>
    <w:next w:val="Normal"/>
    <w:link w:val="IntenseQuoteChar"/>
    <w:uiPriority w:val="30"/>
    <w:qFormat/>
    <w:rsid w:val="0000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166"/>
    <w:rPr>
      <w:i/>
      <w:iCs/>
      <w:color w:val="0F4761" w:themeColor="accent1" w:themeShade="BF"/>
    </w:rPr>
  </w:style>
  <w:style w:type="character" w:styleId="IntenseReference">
    <w:name w:val="Intense Reference"/>
    <w:basedOn w:val="DefaultParagraphFont"/>
    <w:uiPriority w:val="32"/>
    <w:qFormat/>
    <w:rsid w:val="00007166"/>
    <w:rPr>
      <w:b/>
      <w:bCs/>
      <w:smallCaps/>
      <w:color w:val="0F4761" w:themeColor="accent1" w:themeShade="BF"/>
      <w:spacing w:val="5"/>
    </w:rPr>
  </w:style>
  <w:style w:type="character" w:styleId="Hyperlink">
    <w:name w:val="Hyperlink"/>
    <w:basedOn w:val="DefaultParagraphFont"/>
    <w:uiPriority w:val="99"/>
    <w:unhideWhenUsed/>
    <w:rsid w:val="00007166"/>
    <w:rPr>
      <w:color w:val="467886" w:themeColor="hyperlink"/>
      <w:u w:val="single"/>
    </w:rPr>
  </w:style>
  <w:style w:type="character" w:styleId="UnresolvedMention">
    <w:name w:val="Unresolved Mention"/>
    <w:basedOn w:val="DefaultParagraphFont"/>
    <w:uiPriority w:val="99"/>
    <w:semiHidden/>
    <w:unhideWhenUsed/>
    <w:rsid w:val="00007166"/>
    <w:rPr>
      <w:color w:val="605E5C"/>
      <w:shd w:val="clear" w:color="auto" w:fill="E1DFDD"/>
    </w:rPr>
  </w:style>
  <w:style w:type="paragraph" w:customStyle="1" w:styleId="paragraph">
    <w:name w:val="paragraph"/>
    <w:basedOn w:val="Normal"/>
    <w:rsid w:val="00475E73"/>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customStyle="1" w:styleId="normaltextrun">
    <w:name w:val="normaltextrun"/>
    <w:basedOn w:val="DefaultParagraphFont"/>
    <w:rsid w:val="00475E73"/>
  </w:style>
  <w:style w:type="character" w:customStyle="1" w:styleId="eop">
    <w:name w:val="eop"/>
    <w:basedOn w:val="DefaultParagraphFont"/>
    <w:rsid w:val="00475E73"/>
  </w:style>
  <w:style w:type="character" w:styleId="FollowedHyperlink">
    <w:name w:val="FollowedHyperlink"/>
    <w:basedOn w:val="DefaultParagraphFont"/>
    <w:uiPriority w:val="99"/>
    <w:semiHidden/>
    <w:unhideWhenUsed/>
    <w:rsid w:val="00784CDA"/>
    <w:rPr>
      <w:color w:val="96607D" w:themeColor="followedHyperlink"/>
      <w:u w:val="single"/>
    </w:rPr>
  </w:style>
  <w:style w:type="character" w:styleId="CommentReference">
    <w:name w:val="annotation reference"/>
    <w:basedOn w:val="DefaultParagraphFont"/>
    <w:uiPriority w:val="99"/>
    <w:semiHidden/>
    <w:unhideWhenUsed/>
    <w:rsid w:val="009F31BC"/>
    <w:rPr>
      <w:sz w:val="16"/>
      <w:szCs w:val="16"/>
    </w:rPr>
  </w:style>
  <w:style w:type="paragraph" w:styleId="CommentText">
    <w:name w:val="annotation text"/>
    <w:basedOn w:val="Normal"/>
    <w:link w:val="CommentTextChar"/>
    <w:uiPriority w:val="99"/>
    <w:unhideWhenUsed/>
    <w:rsid w:val="009F31BC"/>
    <w:pPr>
      <w:spacing w:line="240" w:lineRule="auto"/>
    </w:pPr>
    <w:rPr>
      <w:sz w:val="20"/>
      <w:szCs w:val="20"/>
    </w:rPr>
  </w:style>
  <w:style w:type="character" w:customStyle="1" w:styleId="CommentTextChar">
    <w:name w:val="Comment Text Char"/>
    <w:basedOn w:val="DefaultParagraphFont"/>
    <w:link w:val="CommentText"/>
    <w:uiPriority w:val="99"/>
    <w:rsid w:val="009F31BC"/>
    <w:rPr>
      <w:sz w:val="20"/>
      <w:szCs w:val="20"/>
    </w:rPr>
  </w:style>
  <w:style w:type="paragraph" w:styleId="CommentSubject">
    <w:name w:val="annotation subject"/>
    <w:basedOn w:val="CommentText"/>
    <w:next w:val="CommentText"/>
    <w:link w:val="CommentSubjectChar"/>
    <w:uiPriority w:val="99"/>
    <w:semiHidden/>
    <w:unhideWhenUsed/>
    <w:rsid w:val="009F31BC"/>
    <w:rPr>
      <w:b/>
      <w:bCs/>
    </w:rPr>
  </w:style>
  <w:style w:type="character" w:customStyle="1" w:styleId="CommentSubjectChar">
    <w:name w:val="Comment Subject Char"/>
    <w:basedOn w:val="CommentTextChar"/>
    <w:link w:val="CommentSubject"/>
    <w:uiPriority w:val="99"/>
    <w:semiHidden/>
    <w:rsid w:val="009F31BC"/>
    <w:rPr>
      <w:b/>
      <w:bCs/>
      <w:sz w:val="20"/>
      <w:szCs w:val="20"/>
    </w:rPr>
  </w:style>
  <w:style w:type="paragraph" w:styleId="Revision">
    <w:name w:val="Revision"/>
    <w:hidden/>
    <w:uiPriority w:val="99"/>
    <w:semiHidden/>
    <w:rsid w:val="00CF130C"/>
    <w:pPr>
      <w:spacing w:after="0" w:line="240" w:lineRule="auto"/>
    </w:pPr>
  </w:style>
  <w:style w:type="paragraph" w:styleId="NormalWeb">
    <w:name w:val="Normal (Web)"/>
    <w:basedOn w:val="Normal"/>
    <w:uiPriority w:val="99"/>
    <w:semiHidden/>
    <w:unhideWhenUsed/>
    <w:rsid w:val="00320D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ention">
    <w:name w:val="Mention"/>
    <w:basedOn w:val="DefaultParagraphFont"/>
    <w:uiPriority w:val="99"/>
    <w:unhideWhenUsed/>
    <w:rsid w:val="00DD7E3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7" Type="http://schemas.openxmlformats.org/officeDocument/2006/relationships/webSettings" Target="webSettings.xml"/><Relationship Id="rId12" Type="http://schemas.openxmlformats.org/officeDocument/2006/relationships/hyperlink" Target="https://clinicaltrials.gov/study/NCT04988555" TargetMode="External"/><Relationship Id="rId17" Type="http://schemas.openxmlformats.org/officeDocument/2006/relationships/hyperlink" Target="https://www.foundationmedicine.com/press-release/sumitomo-pharma-america-collaboration" TargetMode="External"/><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mailto:richa.p.sharma@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4988555" TargetMode="External"/><Relationship Id="rId24" Type="http://schemas.openxmlformats.org/officeDocument/2006/relationships/fontTable" Target="fontTable.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0" Type="http://schemas.openxmlformats.org/officeDocument/2006/relationships/hyperlink" Target="https://news.us.sumitomo-pharma.com/2025-12-08-Sumitomo-Pharma-America-Presents-New-Investigational-Data-on-Enzomenib-and-Nuvisertib-at-the-2025-American-Society-of-Hematology-Annual-Meeting-and-Exposition" TargetMode="External"/><Relationship Id="rId19" Type="http://schemas.openxmlformats.org/officeDocument/2006/relationships/hyperlink" Target="mailto:Harjit.Bajwa@abbvie.com" TargetMode="External"/><Relationship Id="rId4" Type="http://schemas.openxmlformats.org/officeDocument/2006/relationships/numbering" Target="numbering.xml"/><Relationship Id="rId9" Type="http://schemas.openxmlformats.org/officeDocument/2006/relationships/hyperlink" Target="https://clinicaltrials.gov/study/NCT04988555" TargetMode="External"/><Relationship Id="rId14" Type="http://schemas.microsoft.com/office/2011/relationships/commentsExtended" Target="commentsExtended.xml"/><Relationship Id="rId22"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6BB724-A011-4FA1-8143-76E00142C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B48320-AA28-4CC4-9E35-D536D4EF4A0B}">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3.xml><?xml version="1.0" encoding="utf-8"?>
<ds:datastoreItem xmlns:ds="http://schemas.openxmlformats.org/officeDocument/2006/customXml" ds:itemID="{D95CA901-158A-4C21-8460-C127571BCA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1245</Words>
  <Characters>7097</Characters>
  <Application>Microsoft Office Word</Application>
  <DocSecurity>0</DocSecurity>
  <Lines>59</Lines>
  <Paragraphs>16</Paragraphs>
  <ScaleCrop>false</ScaleCrop>
  <Company>Abbvie</Company>
  <LinksUpToDate>false</LinksUpToDate>
  <CharactersWithSpaces>8326</CharactersWithSpaces>
  <SharedDoc>false</SharedDoc>
  <HLinks>
    <vt:vector size="60" baseType="variant">
      <vt:variant>
        <vt:i4>1572933</vt:i4>
      </vt:variant>
      <vt:variant>
        <vt:i4>27</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vt:lpwstr>
      </vt:variant>
      <vt:variant>
        <vt:lpwstr/>
      </vt:variant>
      <vt:variant>
        <vt:i4>1572933</vt:i4>
      </vt:variant>
      <vt:variant>
        <vt:i4>24</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vt:lpwstr>
      </vt:variant>
      <vt:variant>
        <vt:lpwstr/>
      </vt:variant>
      <vt:variant>
        <vt:i4>1572933</vt:i4>
      </vt:variant>
      <vt:variant>
        <vt:i4>21</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vt:lpwstr>
      </vt:variant>
      <vt:variant>
        <vt:lpwstr/>
      </vt:variant>
      <vt:variant>
        <vt:i4>2228251</vt:i4>
      </vt:variant>
      <vt:variant>
        <vt:i4>18</vt:i4>
      </vt:variant>
      <vt:variant>
        <vt:i4>0</vt:i4>
      </vt:variant>
      <vt:variant>
        <vt:i4>5</vt:i4>
      </vt:variant>
      <vt:variant>
        <vt:lpwstr>mailto:richa.p.sharma@abbvie.com</vt:lpwstr>
      </vt:variant>
      <vt:variant>
        <vt:lpwstr/>
      </vt:variant>
      <vt:variant>
        <vt:i4>1441911</vt:i4>
      </vt:variant>
      <vt:variant>
        <vt:i4>15</vt:i4>
      </vt:variant>
      <vt:variant>
        <vt:i4>0</vt:i4>
      </vt:variant>
      <vt:variant>
        <vt:i4>5</vt:i4>
      </vt:variant>
      <vt:variant>
        <vt:lpwstr>mailto:Harjit.Bajwa@abbvie.com</vt:lpwstr>
      </vt:variant>
      <vt:variant>
        <vt:lpwstr/>
      </vt:variant>
      <vt:variant>
        <vt:i4>6750242</vt:i4>
      </vt:variant>
      <vt:variant>
        <vt:i4>12</vt:i4>
      </vt:variant>
      <vt:variant>
        <vt:i4>0</vt:i4>
      </vt:variant>
      <vt:variant>
        <vt:i4>5</vt:i4>
      </vt:variant>
      <vt:variant>
        <vt:lpwstr>https://www.foundationmedicine.com/press-release/sumitomo-pharma-america-collaboration</vt:lpwstr>
      </vt:variant>
      <vt:variant>
        <vt:lpwstr/>
      </vt:variant>
      <vt:variant>
        <vt:i4>262149</vt:i4>
      </vt:variant>
      <vt:variant>
        <vt:i4>9</vt:i4>
      </vt:variant>
      <vt:variant>
        <vt:i4>0</vt:i4>
      </vt:variant>
      <vt:variant>
        <vt:i4>5</vt:i4>
      </vt:variant>
      <vt:variant>
        <vt:lpwstr>https://clinicaltrials.gov/study/NCT04988555</vt:lpwstr>
      </vt:variant>
      <vt:variant>
        <vt:lpwstr/>
      </vt:variant>
      <vt:variant>
        <vt:i4>262149</vt:i4>
      </vt:variant>
      <vt:variant>
        <vt:i4>6</vt:i4>
      </vt:variant>
      <vt:variant>
        <vt:i4>0</vt:i4>
      </vt:variant>
      <vt:variant>
        <vt:i4>5</vt:i4>
      </vt:variant>
      <vt:variant>
        <vt:lpwstr>https://clinicaltrials.gov/study/NCT04988555</vt:lpwstr>
      </vt:variant>
      <vt:variant>
        <vt:lpwstr/>
      </vt:variant>
      <vt:variant>
        <vt:i4>262166</vt:i4>
      </vt:variant>
      <vt:variant>
        <vt:i4>3</vt:i4>
      </vt:variant>
      <vt:variant>
        <vt:i4>0</vt:i4>
      </vt:variant>
      <vt:variant>
        <vt:i4>5</vt:i4>
      </vt:variant>
      <vt:variant>
        <vt:lpwstr>https://news.us.sumitomo-pharma.com/2025-12-08-Sumitomo-Pharma-America-Presents-New-Investigational-Data-on-Enzomenib-and-Nuvisertib-at-the-2025-American-Society-of-Hematology-Annual-Meeting-and-Exposition</vt:lpwstr>
      </vt:variant>
      <vt:variant>
        <vt:lpwstr/>
      </vt:variant>
      <vt:variant>
        <vt:i4>262149</vt:i4>
      </vt:variant>
      <vt:variant>
        <vt:i4>0</vt:i4>
      </vt:variant>
      <vt:variant>
        <vt:i4>0</vt:i4>
      </vt:variant>
      <vt:variant>
        <vt:i4>5</vt:i4>
      </vt:variant>
      <vt:variant>
        <vt:lpwstr>https://clinicaltrials.gov/study/NCT04988555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Barkinge, John</dc:creator>
  <cp:keywords/>
  <dc:description/>
  <cp:lastModifiedBy>Sharma, Richa P</cp:lastModifiedBy>
  <cp:revision>12</cp:revision>
  <dcterms:created xsi:type="dcterms:W3CDTF">2026-03-26T23:24:00Z</dcterms:created>
  <dcterms:modified xsi:type="dcterms:W3CDTF">2026-03-26T22:47:00Z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21151f08-5a54-4404-b619-780bf53b6342</vt:lpwstr>
  </property>
  <property fmtid="{D5CDD505-2E9C-101B-9397-08002B2CF9AE}" pid="4" name="ContentTypeId">
    <vt:lpwstr>0x0101005444E09C19CEEA4994C41AEDF0A9F81E</vt:lpwstr>
  </property>
</Properties>
</file>