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513"/>
      </w:tblGrid>
      <w:tr w:rsidR="2AC86899" w14:paraId="408E4B99" w14:textId="77777777" w:rsidTr="5A00A3DC">
        <w:trPr>
          <w:trHeight w:val="300"/>
        </w:trPr>
        <w:tc>
          <w:tcPr>
            <w:tcW w:w="9513" w:type="dxa"/>
            <w:tcBorders>
              <w:top w:val="single" w:sz="8" w:space="0" w:color="A6B5E0"/>
              <w:left w:val="single" w:sz="8" w:space="0" w:color="A6B5E0"/>
              <w:bottom w:val="nil"/>
              <w:right w:val="single" w:sz="8" w:space="0" w:color="A6B5E0"/>
            </w:tcBorders>
          </w:tcPr>
          <w:p w14:paraId="1F7B6F18" w14:textId="1B901521" w:rsidR="2AC86899" w:rsidRDefault="2AC86899" w:rsidP="2AC86899">
            <w:pPr>
              <w:rPr>
                <w:rFonts w:ascii="Calibri" w:eastAsia="Calibri" w:hAnsi="Calibri" w:cs="Calibri"/>
                <w:color w:val="015671"/>
                <w:sz w:val="12"/>
                <w:szCs w:val="12"/>
              </w:rPr>
            </w:pPr>
          </w:p>
          <w:p w14:paraId="03D00DDB" w14:textId="282E6492" w:rsidR="2AC86899" w:rsidRDefault="2AC86899" w:rsidP="2AC86899">
            <w:r>
              <w:rPr>
                <w:noProof/>
              </w:rPr>
              <w:drawing>
                <wp:inline distT="0" distB="0" distL="0" distR="0" wp14:anchorId="2936B398" wp14:editId="7AA315F0">
                  <wp:extent cx="5886450" cy="1038225"/>
                  <wp:effectExtent l="0" t="0" r="0" b="0"/>
                  <wp:docPr id="1384481451" name="drawing">
                    <a:extLst xmlns:a="http://schemas.openxmlformats.org/drawingml/2006/main">
                      <a:ext uri="{FF2B5EF4-FFF2-40B4-BE49-F238E27FC236}">
                        <a16:creationId xmlns:a16="http://schemas.microsoft.com/office/drawing/2014/main" id="{3DED9760-8896-474F-806C-A9976F1D6A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81451"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pic:spPr>
                      </pic:pic>
                    </a:graphicData>
                  </a:graphic>
                </wp:inline>
              </w:drawing>
            </w:r>
            <w:r w:rsidRPr="2AC86899">
              <w:rPr>
                <w:rFonts w:ascii="Arial" w:eastAsia="Arial" w:hAnsi="Arial" w:cs="Arial"/>
              </w:rPr>
              <w:t xml:space="preserve"> </w:t>
            </w:r>
          </w:p>
        </w:tc>
      </w:tr>
      <w:tr w:rsidR="2AC86899" w14:paraId="6A5D5C66" w14:textId="77777777" w:rsidTr="5A00A3DC">
        <w:trPr>
          <w:trHeight w:val="300"/>
        </w:trPr>
        <w:tc>
          <w:tcPr>
            <w:tcW w:w="9513" w:type="dxa"/>
            <w:tcBorders>
              <w:top w:val="nil"/>
              <w:left w:val="single" w:sz="8" w:space="0" w:color="A6B5E0"/>
              <w:bottom w:val="nil"/>
              <w:right w:val="single" w:sz="8" w:space="0" w:color="A6B5E0"/>
            </w:tcBorders>
          </w:tcPr>
          <w:p w14:paraId="5A6EDD77" w14:textId="03945DB7" w:rsidR="2AC86899" w:rsidRDefault="2AC86899" w:rsidP="2AC86899">
            <w:pPr>
              <w:ind w:right="630"/>
            </w:pPr>
            <w:r w:rsidRPr="2AC86899">
              <w:rPr>
                <w:rFonts w:ascii="Calibri" w:eastAsia="Calibri" w:hAnsi="Calibri" w:cs="Calibri"/>
                <w:color w:val="0563C1"/>
                <w:sz w:val="20"/>
                <w:szCs w:val="20"/>
              </w:rPr>
              <w:t xml:space="preserve"> </w:t>
            </w:r>
          </w:p>
        </w:tc>
      </w:tr>
      <w:tr w:rsidR="2AC86899" w14:paraId="39953627" w14:textId="77777777" w:rsidTr="5A00A3DC">
        <w:trPr>
          <w:trHeight w:val="300"/>
        </w:trPr>
        <w:tc>
          <w:tcPr>
            <w:tcW w:w="9513" w:type="dxa"/>
            <w:tcBorders>
              <w:top w:val="nil"/>
              <w:left w:val="single" w:sz="8" w:space="0" w:color="A6B5E0"/>
              <w:bottom w:val="nil"/>
              <w:right w:val="single" w:sz="8" w:space="0" w:color="A6B5E0"/>
            </w:tcBorders>
            <w:vAlign w:val="bottom"/>
          </w:tcPr>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762"/>
              <w:gridCol w:w="4762"/>
            </w:tblGrid>
            <w:tr w:rsidR="2AC86899" w14:paraId="703EDAA2" w14:textId="77777777" w:rsidTr="5A00A3DC">
              <w:trPr>
                <w:trHeight w:val="300"/>
              </w:trPr>
              <w:tc>
                <w:tcPr>
                  <w:tcW w:w="9524" w:type="dxa"/>
                  <w:gridSpan w:val="2"/>
                  <w:tcBorders>
                    <w:top w:val="nil"/>
                    <w:left w:val="nil"/>
                    <w:bottom w:val="single" w:sz="12" w:space="0" w:color="071D49"/>
                    <w:right w:val="nil"/>
                  </w:tcBorders>
                </w:tcPr>
                <w:p w14:paraId="3CE5A4BA" w14:textId="676BF18B" w:rsidR="0015443F" w:rsidRDefault="00C6533E" w:rsidP="2AC86899">
                  <w:pPr>
                    <w:jc w:val="center"/>
                    <w:rPr>
                      <w:rFonts w:ascii="Aptos" w:eastAsia="Aptos" w:hAnsi="Aptos" w:cs="Aptos"/>
                      <w:b/>
                      <w:bCs/>
                      <w:color w:val="002060"/>
                      <w:sz w:val="32"/>
                      <w:szCs w:val="32"/>
                    </w:rPr>
                  </w:pPr>
                  <w:proofErr w:type="spellStart"/>
                  <w:r>
                    <w:rPr>
                      <w:rFonts w:ascii="Aptos" w:eastAsia="Aptos" w:hAnsi="Aptos" w:cs="Aptos"/>
                      <w:b/>
                      <w:bCs/>
                      <w:color w:val="002060"/>
                      <w:sz w:val="32"/>
                      <w:szCs w:val="32"/>
                    </w:rPr>
                    <w:t>Alumis</w:t>
                  </w:r>
                  <w:proofErr w:type="spellEnd"/>
                  <w:r>
                    <w:rPr>
                      <w:rFonts w:ascii="Aptos" w:eastAsia="Aptos" w:hAnsi="Aptos" w:cs="Aptos"/>
                      <w:b/>
                      <w:bCs/>
                      <w:color w:val="002060"/>
                      <w:sz w:val="32"/>
                      <w:szCs w:val="32"/>
                    </w:rPr>
                    <w:t xml:space="preserve"> </w:t>
                  </w:r>
                  <w:r w:rsidR="00C26DF1">
                    <w:rPr>
                      <w:rFonts w:ascii="Aptos" w:eastAsia="Aptos" w:hAnsi="Aptos" w:cs="Aptos"/>
                      <w:b/>
                      <w:bCs/>
                      <w:color w:val="002060"/>
                      <w:sz w:val="32"/>
                      <w:szCs w:val="32"/>
                    </w:rPr>
                    <w:t>a</w:t>
                  </w:r>
                  <w:r w:rsidR="2AC86899" w:rsidRPr="2AC86899">
                    <w:rPr>
                      <w:rFonts w:ascii="Aptos" w:eastAsia="Aptos" w:hAnsi="Aptos" w:cs="Aptos"/>
                      <w:b/>
                      <w:bCs/>
                      <w:color w:val="002060"/>
                      <w:sz w:val="32"/>
                      <w:szCs w:val="32"/>
                    </w:rPr>
                    <w:t xml:space="preserve">nnounces </w:t>
                  </w:r>
                  <w:r w:rsidR="00C26DF1">
                    <w:rPr>
                      <w:rFonts w:ascii="Aptos" w:eastAsia="Aptos" w:hAnsi="Aptos" w:cs="Aptos"/>
                      <w:b/>
                      <w:bCs/>
                      <w:color w:val="002060"/>
                      <w:sz w:val="32"/>
                      <w:szCs w:val="32"/>
                    </w:rPr>
                    <w:t>t</w:t>
                  </w:r>
                  <w:r w:rsidR="00224D4A">
                    <w:rPr>
                      <w:rFonts w:ascii="Aptos" w:eastAsia="Aptos" w:hAnsi="Aptos" w:cs="Aptos"/>
                      <w:b/>
                      <w:bCs/>
                      <w:color w:val="002060"/>
                      <w:sz w:val="32"/>
                      <w:szCs w:val="32"/>
                    </w:rPr>
                    <w:t xml:space="preserve">opline </w:t>
                  </w:r>
                  <w:r w:rsidR="00C26DF1">
                    <w:rPr>
                      <w:rFonts w:ascii="Aptos" w:eastAsia="Aptos" w:hAnsi="Aptos" w:cs="Aptos"/>
                      <w:b/>
                      <w:bCs/>
                      <w:color w:val="002060"/>
                      <w:sz w:val="32"/>
                      <w:szCs w:val="32"/>
                    </w:rPr>
                    <w:t>d</w:t>
                  </w:r>
                  <w:r w:rsidR="2AC86899" w:rsidRPr="2AC86899">
                    <w:rPr>
                      <w:rFonts w:ascii="Aptos" w:eastAsia="Aptos" w:hAnsi="Aptos" w:cs="Aptos"/>
                      <w:b/>
                      <w:bCs/>
                      <w:color w:val="002060"/>
                      <w:sz w:val="32"/>
                      <w:szCs w:val="32"/>
                    </w:rPr>
                    <w:t xml:space="preserve">ata from the Ph3 </w:t>
                  </w:r>
                  <w:r w:rsidR="00431F60">
                    <w:rPr>
                      <w:rFonts w:ascii="Aptos" w:eastAsia="Aptos" w:hAnsi="Aptos" w:cs="Aptos"/>
                      <w:b/>
                      <w:bCs/>
                      <w:color w:val="002060"/>
                      <w:sz w:val="32"/>
                      <w:szCs w:val="32"/>
                    </w:rPr>
                    <w:t xml:space="preserve">ONWARD </w:t>
                  </w:r>
                </w:p>
                <w:p w14:paraId="159F795F" w14:textId="64E87965" w:rsidR="2AC86899" w:rsidRDefault="00C26DF1" w:rsidP="2AC86899">
                  <w:pPr>
                    <w:jc w:val="center"/>
                  </w:pPr>
                  <w:r>
                    <w:rPr>
                      <w:rFonts w:ascii="Aptos" w:eastAsia="Aptos" w:hAnsi="Aptos" w:cs="Aptos"/>
                      <w:b/>
                      <w:bCs/>
                      <w:color w:val="002060"/>
                      <w:sz w:val="32"/>
                      <w:szCs w:val="32"/>
                    </w:rPr>
                    <w:t>p</w:t>
                  </w:r>
                  <w:r w:rsidR="7F1C2091" w:rsidRPr="2AC86899">
                    <w:rPr>
                      <w:rFonts w:ascii="Aptos" w:eastAsia="Aptos" w:hAnsi="Aptos" w:cs="Aptos"/>
                      <w:b/>
                      <w:bCs/>
                      <w:color w:val="002060"/>
                      <w:sz w:val="32"/>
                      <w:szCs w:val="32"/>
                    </w:rPr>
                    <w:t>rogram</w:t>
                  </w:r>
                  <w:r w:rsidR="00A81F6D">
                    <w:rPr>
                      <w:rFonts w:ascii="Aptos" w:eastAsia="Aptos" w:hAnsi="Aptos" w:cs="Aptos"/>
                      <w:b/>
                      <w:bCs/>
                      <w:color w:val="002060"/>
                      <w:sz w:val="32"/>
                      <w:szCs w:val="32"/>
                    </w:rPr>
                    <w:t xml:space="preserve"> </w:t>
                  </w:r>
                  <w:del w:id="0" w:author="Anand, Priti" w:date="2026-01-06T12:59:00Z" w16du:dateUtc="2026-01-06T17:59:00Z">
                    <w:r w:rsidR="00A81F6D">
                      <w:rPr>
                        <w:rFonts w:ascii="Aptos" w:eastAsia="Aptos" w:hAnsi="Aptos" w:cs="Aptos"/>
                        <w:b/>
                        <w:bCs/>
                        <w:color w:val="002060"/>
                        <w:sz w:val="32"/>
                        <w:szCs w:val="32"/>
                      </w:rPr>
                      <w:delText>(ONWARD-1 &amp; 2)</w:delText>
                    </w:r>
                    <w:r w:rsidR="7F1C2091" w:rsidRPr="2AC86899">
                      <w:rPr>
                        <w:rFonts w:ascii="Aptos" w:eastAsia="Aptos" w:hAnsi="Aptos" w:cs="Aptos"/>
                        <w:b/>
                        <w:bCs/>
                        <w:color w:val="002060"/>
                        <w:sz w:val="32"/>
                        <w:szCs w:val="32"/>
                      </w:rPr>
                      <w:delText xml:space="preserve"> </w:delText>
                    </w:r>
                  </w:del>
                  <w:r w:rsidR="2AC86899" w:rsidRPr="2AC86899">
                    <w:rPr>
                      <w:rFonts w:ascii="Aptos" w:eastAsia="Aptos" w:hAnsi="Aptos" w:cs="Aptos"/>
                      <w:b/>
                      <w:bCs/>
                      <w:color w:val="002060"/>
                      <w:sz w:val="32"/>
                      <w:szCs w:val="32"/>
                    </w:rPr>
                    <w:t xml:space="preserve">in </w:t>
                  </w:r>
                  <w:r>
                    <w:rPr>
                      <w:rFonts w:ascii="Aptos" w:eastAsia="Aptos" w:hAnsi="Aptos" w:cs="Aptos"/>
                      <w:b/>
                      <w:bCs/>
                      <w:color w:val="002060"/>
                      <w:sz w:val="32"/>
                      <w:szCs w:val="32"/>
                    </w:rPr>
                    <w:t>m</w:t>
                  </w:r>
                  <w:r w:rsidR="00DC3490">
                    <w:rPr>
                      <w:rFonts w:ascii="Aptos" w:eastAsia="Aptos" w:hAnsi="Aptos" w:cs="Aptos"/>
                      <w:b/>
                      <w:bCs/>
                      <w:color w:val="002060"/>
                      <w:sz w:val="32"/>
                      <w:szCs w:val="32"/>
                    </w:rPr>
                    <w:t>oderate-to-</w:t>
                  </w:r>
                  <w:r>
                    <w:rPr>
                      <w:rFonts w:ascii="Aptos" w:eastAsia="Aptos" w:hAnsi="Aptos" w:cs="Aptos"/>
                      <w:b/>
                      <w:bCs/>
                      <w:color w:val="002060"/>
                      <w:sz w:val="32"/>
                      <w:szCs w:val="32"/>
                    </w:rPr>
                    <w:t>s</w:t>
                  </w:r>
                  <w:r w:rsidR="00DC3490">
                    <w:rPr>
                      <w:rFonts w:ascii="Aptos" w:eastAsia="Aptos" w:hAnsi="Aptos" w:cs="Aptos"/>
                      <w:b/>
                      <w:bCs/>
                      <w:color w:val="002060"/>
                      <w:sz w:val="32"/>
                      <w:szCs w:val="32"/>
                    </w:rPr>
                    <w:t xml:space="preserve">evere </w:t>
                  </w:r>
                  <w:r>
                    <w:rPr>
                      <w:rFonts w:ascii="Aptos" w:eastAsia="Aptos" w:hAnsi="Aptos" w:cs="Aptos"/>
                      <w:b/>
                      <w:bCs/>
                      <w:color w:val="002060"/>
                      <w:sz w:val="32"/>
                      <w:szCs w:val="32"/>
                    </w:rPr>
                    <w:t>PsO</w:t>
                  </w:r>
                </w:p>
                <w:p w14:paraId="4C5BA0EE" w14:textId="603DBAC3" w:rsidR="2AC86899" w:rsidRDefault="2AC86899" w:rsidP="2AC86899">
                  <w:pPr>
                    <w:jc w:val="center"/>
                  </w:pPr>
                  <w:r w:rsidRPr="2AC86899">
                    <w:rPr>
                      <w:rFonts w:ascii="Aptos" w:eastAsia="Aptos" w:hAnsi="Aptos" w:cs="Aptos"/>
                    </w:rPr>
                    <w:t xml:space="preserve"> </w:t>
                  </w:r>
                </w:p>
              </w:tc>
            </w:tr>
            <w:tr w:rsidR="2AC86899" w14:paraId="2A8D35B2" w14:textId="77777777" w:rsidTr="5A00A3DC">
              <w:trPr>
                <w:trHeight w:val="300"/>
              </w:trPr>
              <w:tc>
                <w:tcPr>
                  <w:tcW w:w="4762" w:type="dxa"/>
                  <w:tcBorders>
                    <w:top w:val="single" w:sz="12" w:space="0" w:color="071D49"/>
                    <w:left w:val="nil"/>
                    <w:bottom w:val="single" w:sz="12" w:space="0" w:color="071D49"/>
                    <w:right w:val="nil"/>
                  </w:tcBorders>
                  <w:vAlign w:val="center"/>
                </w:tcPr>
                <w:p w14:paraId="71FB5BE9" w14:textId="708C27DA" w:rsidR="2AC86899" w:rsidRDefault="2AC86899" w:rsidP="2AC86899">
                  <w:pPr>
                    <w:jc w:val="center"/>
                  </w:pPr>
                  <w:r w:rsidRPr="2AC86899">
                    <w:rPr>
                      <w:rFonts w:ascii="Aptos" w:eastAsia="Aptos" w:hAnsi="Aptos" w:cs="Aptos"/>
                      <w:b/>
                      <w:bCs/>
                      <w:sz w:val="16"/>
                      <w:szCs w:val="16"/>
                    </w:rPr>
                    <w:t>Company:</w:t>
                  </w:r>
                  <w:r w:rsidRPr="2AC86899">
                    <w:rPr>
                      <w:rFonts w:ascii="Aptos" w:eastAsia="Aptos" w:hAnsi="Aptos" w:cs="Aptos"/>
                      <w:sz w:val="16"/>
                      <w:szCs w:val="16"/>
                    </w:rPr>
                    <w:t xml:space="preserve"> </w:t>
                  </w:r>
                  <w:proofErr w:type="spellStart"/>
                  <w:r w:rsidR="002F5623">
                    <w:rPr>
                      <w:rFonts w:ascii="Aptos" w:eastAsia="Aptos" w:hAnsi="Aptos" w:cs="Aptos"/>
                      <w:sz w:val="16"/>
                      <w:szCs w:val="16"/>
                    </w:rPr>
                    <w:t>Alumis</w:t>
                  </w:r>
                  <w:proofErr w:type="spellEnd"/>
                  <w:r w:rsidR="002F5623">
                    <w:rPr>
                      <w:rFonts w:ascii="Aptos" w:eastAsia="Aptos" w:hAnsi="Aptos" w:cs="Aptos"/>
                      <w:sz w:val="16"/>
                      <w:szCs w:val="16"/>
                    </w:rPr>
                    <w:t xml:space="preserve"> Inc.</w:t>
                  </w:r>
                  <w:r w:rsidRPr="2AC86899">
                    <w:rPr>
                      <w:rFonts w:ascii="Aptos" w:eastAsia="Aptos" w:hAnsi="Aptos" w:cs="Aptos"/>
                      <w:sz w:val="16"/>
                      <w:szCs w:val="16"/>
                    </w:rPr>
                    <w:t xml:space="preserve"> </w:t>
                  </w:r>
                </w:p>
                <w:p w14:paraId="7646778F" w14:textId="14B88152" w:rsidR="2AC86899" w:rsidRDefault="2AC86899" w:rsidP="2AC86899">
                  <w:pPr>
                    <w:jc w:val="center"/>
                  </w:pPr>
                  <w:r w:rsidRPr="2AC86899">
                    <w:rPr>
                      <w:rFonts w:ascii="Aptos" w:eastAsia="Aptos" w:hAnsi="Aptos" w:cs="Aptos"/>
                      <w:b/>
                      <w:bCs/>
                      <w:sz w:val="16"/>
                      <w:szCs w:val="16"/>
                    </w:rPr>
                    <w:t>Drug:</w:t>
                  </w:r>
                  <w:r w:rsidRPr="2AC86899">
                    <w:rPr>
                      <w:rFonts w:ascii="Aptos" w:eastAsia="Aptos" w:hAnsi="Aptos" w:cs="Aptos"/>
                      <w:sz w:val="16"/>
                      <w:szCs w:val="16"/>
                    </w:rPr>
                    <w:t xml:space="preserve"> </w:t>
                  </w:r>
                  <w:proofErr w:type="spellStart"/>
                  <w:ins w:id="1" w:author="Christmann, Bethany" w:date="2026-01-06T13:42:00Z" w16du:dateUtc="2026-01-06T19:42:00Z">
                    <w:r w:rsidR="0070309E">
                      <w:rPr>
                        <w:rFonts w:ascii="Aptos" w:eastAsia="Aptos" w:hAnsi="Aptos" w:cs="Aptos"/>
                        <w:sz w:val="16"/>
                        <w:szCs w:val="16"/>
                      </w:rPr>
                      <w:t>envudeucitinib</w:t>
                    </w:r>
                  </w:ins>
                  <w:proofErr w:type="spellEnd"/>
                  <w:ins w:id="2" w:author="Christmann, Bethany" w:date="2026-01-06T13:43:00Z" w16du:dateUtc="2026-01-06T19:43:00Z">
                    <w:r w:rsidR="0070309E">
                      <w:rPr>
                        <w:rFonts w:ascii="Aptos" w:eastAsia="Aptos" w:hAnsi="Aptos" w:cs="Aptos"/>
                        <w:sz w:val="16"/>
                        <w:szCs w:val="16"/>
                      </w:rPr>
                      <w:t xml:space="preserve"> (</w:t>
                    </w:r>
                  </w:ins>
                  <w:r w:rsidR="00A81F6D">
                    <w:rPr>
                      <w:rFonts w:ascii="Aptos" w:eastAsia="Aptos" w:hAnsi="Aptos" w:cs="Aptos"/>
                      <w:sz w:val="16"/>
                      <w:szCs w:val="16"/>
                    </w:rPr>
                    <w:t>ESK-001</w:t>
                  </w:r>
                  <w:del w:id="3" w:author="Christmann, Bethany" w:date="2026-01-06T13:43:00Z" w16du:dateUtc="2026-01-06T19:43:00Z">
                    <w:r w:rsidRPr="2AC86899">
                      <w:rPr>
                        <w:rFonts w:ascii="Aptos" w:eastAsia="Aptos" w:hAnsi="Aptos" w:cs="Aptos"/>
                        <w:sz w:val="16"/>
                        <w:szCs w:val="16"/>
                      </w:rPr>
                      <w:delText xml:space="preserve"> (</w:delText>
                    </w:r>
                    <w:r w:rsidR="00A81F6D">
                      <w:rPr>
                        <w:rFonts w:ascii="Aptos" w:eastAsia="Aptos" w:hAnsi="Aptos" w:cs="Aptos"/>
                        <w:sz w:val="16"/>
                        <w:szCs w:val="16"/>
                      </w:rPr>
                      <w:delText>Oral TYK2</w:delText>
                    </w:r>
                    <w:r w:rsidRPr="2AC86899">
                      <w:rPr>
                        <w:rFonts w:ascii="Aptos" w:eastAsia="Aptos" w:hAnsi="Aptos" w:cs="Aptos"/>
                        <w:sz w:val="16"/>
                        <w:szCs w:val="16"/>
                      </w:rPr>
                      <w:delText xml:space="preserve"> inhibitor</w:delText>
                    </w:r>
                  </w:del>
                  <w:r w:rsidRPr="2AC86899">
                    <w:rPr>
                      <w:rFonts w:ascii="Aptos" w:eastAsia="Aptos" w:hAnsi="Aptos" w:cs="Aptos"/>
                      <w:sz w:val="16"/>
                      <w:szCs w:val="16"/>
                    </w:rPr>
                    <w:t xml:space="preserve">)  </w:t>
                  </w:r>
                </w:p>
              </w:tc>
              <w:tc>
                <w:tcPr>
                  <w:tcW w:w="4762" w:type="dxa"/>
                  <w:tcBorders>
                    <w:top w:val="nil"/>
                    <w:left w:val="nil"/>
                    <w:bottom w:val="single" w:sz="12" w:space="0" w:color="071D49"/>
                    <w:right w:val="nil"/>
                  </w:tcBorders>
                  <w:vAlign w:val="center"/>
                </w:tcPr>
                <w:p w14:paraId="05C48134" w14:textId="7FE50698" w:rsidR="2AC86899" w:rsidRPr="00FF03A2" w:rsidRDefault="2AC86899" w:rsidP="2AC86899">
                  <w:pPr>
                    <w:jc w:val="center"/>
                  </w:pPr>
                  <w:r w:rsidRPr="00FF03A2">
                    <w:rPr>
                      <w:rFonts w:ascii="Aptos" w:eastAsia="Aptos" w:hAnsi="Aptos" w:cs="Aptos"/>
                      <w:b/>
                      <w:bCs/>
                      <w:sz w:val="16"/>
                      <w:szCs w:val="16"/>
                    </w:rPr>
                    <w:t>Date:</w:t>
                  </w:r>
                  <w:r w:rsidRPr="00FF03A2">
                    <w:rPr>
                      <w:rFonts w:ascii="Aptos" w:eastAsia="Aptos" w:hAnsi="Aptos" w:cs="Aptos"/>
                      <w:sz w:val="16"/>
                      <w:szCs w:val="16"/>
                    </w:rPr>
                    <w:t xml:space="preserve"> </w:t>
                  </w:r>
                  <w:r w:rsidR="003B4A4E" w:rsidRPr="00FF03A2">
                    <w:rPr>
                      <w:rFonts w:ascii="Aptos" w:eastAsia="Aptos" w:hAnsi="Aptos" w:cs="Aptos"/>
                      <w:sz w:val="16"/>
                      <w:szCs w:val="16"/>
                    </w:rPr>
                    <w:t>06</w:t>
                  </w:r>
                  <w:r w:rsidRPr="00FF03A2">
                    <w:rPr>
                      <w:rFonts w:ascii="Aptos" w:eastAsia="Aptos" w:hAnsi="Aptos" w:cs="Aptos"/>
                      <w:sz w:val="16"/>
                      <w:szCs w:val="16"/>
                    </w:rPr>
                    <w:t>.0</w:t>
                  </w:r>
                  <w:r w:rsidR="003B4A4E" w:rsidRPr="00FF03A2">
                    <w:rPr>
                      <w:rFonts w:ascii="Aptos" w:eastAsia="Aptos" w:hAnsi="Aptos" w:cs="Aptos"/>
                      <w:sz w:val="16"/>
                      <w:szCs w:val="16"/>
                    </w:rPr>
                    <w:t>1</w:t>
                  </w:r>
                  <w:r w:rsidRPr="00FF03A2">
                    <w:rPr>
                      <w:rFonts w:ascii="Aptos" w:eastAsia="Aptos" w:hAnsi="Aptos" w:cs="Aptos"/>
                      <w:sz w:val="16"/>
                      <w:szCs w:val="16"/>
                    </w:rPr>
                    <w:t>.202</w:t>
                  </w:r>
                  <w:r w:rsidR="003B4A4E" w:rsidRPr="00FF03A2">
                    <w:rPr>
                      <w:rFonts w:ascii="Aptos" w:eastAsia="Aptos" w:hAnsi="Aptos" w:cs="Aptos"/>
                      <w:sz w:val="16"/>
                      <w:szCs w:val="16"/>
                    </w:rPr>
                    <w:t>6</w:t>
                  </w:r>
                  <w:r w:rsidRPr="00FF03A2">
                    <w:rPr>
                      <w:rFonts w:ascii="Aptos" w:eastAsia="Aptos" w:hAnsi="Aptos" w:cs="Aptos"/>
                      <w:sz w:val="16"/>
                      <w:szCs w:val="16"/>
                    </w:rPr>
                    <w:t xml:space="preserve"> </w:t>
                  </w:r>
                </w:p>
                <w:p w14:paraId="1DE3D395" w14:textId="5D3F9C7C" w:rsidR="2AC86899" w:rsidRPr="002F5623" w:rsidRDefault="2AC86899" w:rsidP="2AC86899">
                  <w:pPr>
                    <w:jc w:val="center"/>
                    <w:rPr>
                      <w:highlight w:val="yellow"/>
                    </w:rPr>
                  </w:pPr>
                  <w:r w:rsidRPr="1ECE0FFE">
                    <w:rPr>
                      <w:rFonts w:ascii="Aptos" w:eastAsia="Aptos" w:hAnsi="Aptos" w:cs="Aptos"/>
                      <w:b/>
                      <w:bCs/>
                      <w:sz w:val="16"/>
                      <w:szCs w:val="16"/>
                    </w:rPr>
                    <w:t>Source(s):</w:t>
                  </w:r>
                  <w:r w:rsidRPr="1ECE0FFE">
                    <w:rPr>
                      <w:rFonts w:ascii="Aptos" w:eastAsia="Aptos" w:hAnsi="Aptos" w:cs="Aptos"/>
                      <w:sz w:val="16"/>
                      <w:szCs w:val="16"/>
                    </w:rPr>
                    <w:t xml:space="preserve"> </w:t>
                  </w:r>
                  <w:hyperlink r:id="rId9">
                    <w:proofErr w:type="spellStart"/>
                    <w:r w:rsidR="00521EAD" w:rsidRPr="1ECE0FFE">
                      <w:rPr>
                        <w:rStyle w:val="Hyperlink"/>
                        <w:rFonts w:ascii="Aptos" w:eastAsia="Aptos" w:hAnsi="Aptos" w:cs="Aptos"/>
                        <w:sz w:val="16"/>
                        <w:szCs w:val="16"/>
                      </w:rPr>
                      <w:t>Alumis</w:t>
                    </w:r>
                    <w:proofErr w:type="spellEnd"/>
                    <w:r w:rsidRPr="1ECE0FFE">
                      <w:rPr>
                        <w:rStyle w:val="Hyperlink"/>
                        <w:rFonts w:ascii="Aptos" w:eastAsia="Aptos" w:hAnsi="Aptos" w:cs="Aptos"/>
                        <w:sz w:val="16"/>
                        <w:szCs w:val="16"/>
                      </w:rPr>
                      <w:t xml:space="preserve"> </w:t>
                    </w:r>
                    <w:r w:rsidR="0047611C" w:rsidRPr="1ECE0FFE">
                      <w:rPr>
                        <w:rStyle w:val="Hyperlink"/>
                        <w:rFonts w:ascii="Aptos" w:eastAsia="Aptos" w:hAnsi="Aptos" w:cs="Aptos"/>
                        <w:sz w:val="16"/>
                        <w:szCs w:val="16"/>
                      </w:rPr>
                      <w:t>p</w:t>
                    </w:r>
                    <w:r w:rsidRPr="1ECE0FFE">
                      <w:rPr>
                        <w:rStyle w:val="Hyperlink"/>
                        <w:rFonts w:ascii="Aptos" w:eastAsia="Aptos" w:hAnsi="Aptos" w:cs="Aptos"/>
                        <w:sz w:val="16"/>
                        <w:szCs w:val="16"/>
                      </w:rPr>
                      <w:t xml:space="preserve">ress </w:t>
                    </w:r>
                    <w:r w:rsidR="0047611C" w:rsidRPr="1ECE0FFE">
                      <w:rPr>
                        <w:rStyle w:val="Hyperlink"/>
                        <w:rFonts w:ascii="Aptos" w:eastAsia="Aptos" w:hAnsi="Aptos" w:cs="Aptos"/>
                        <w:sz w:val="16"/>
                        <w:szCs w:val="16"/>
                      </w:rPr>
                      <w:t>r</w:t>
                    </w:r>
                    <w:r w:rsidRPr="1ECE0FFE">
                      <w:rPr>
                        <w:rStyle w:val="Hyperlink"/>
                        <w:rFonts w:ascii="Aptos" w:eastAsia="Aptos" w:hAnsi="Aptos" w:cs="Aptos"/>
                        <w:sz w:val="16"/>
                        <w:szCs w:val="16"/>
                      </w:rPr>
                      <w:t>elease</w:t>
                    </w:r>
                  </w:hyperlink>
                  <w:r w:rsidRPr="1ECE0FFE">
                    <w:rPr>
                      <w:rFonts w:ascii="Aptos" w:eastAsia="Aptos" w:hAnsi="Aptos" w:cs="Aptos"/>
                      <w:sz w:val="16"/>
                      <w:szCs w:val="16"/>
                    </w:rPr>
                    <w:t xml:space="preserve">; </w:t>
                  </w:r>
                  <w:hyperlink r:id="rId10">
                    <w:r w:rsidR="0047611C">
                      <w:rPr>
                        <w:rStyle w:val="Hyperlink"/>
                        <w:rFonts w:ascii="Aptos" w:eastAsia="Aptos" w:hAnsi="Aptos" w:cs="Aptos"/>
                        <w:color w:val="0563C1"/>
                        <w:sz w:val="16"/>
                        <w:szCs w:val="16"/>
                      </w:rPr>
                      <w:t>w</w:t>
                    </w:r>
                    <w:r w:rsidRPr="00DC561F">
                      <w:rPr>
                        <w:rStyle w:val="Hyperlink"/>
                        <w:rFonts w:ascii="Aptos" w:eastAsia="Aptos" w:hAnsi="Aptos" w:cs="Aptos"/>
                        <w:color w:val="0563C1"/>
                        <w:sz w:val="16"/>
                        <w:szCs w:val="16"/>
                      </w:rPr>
                      <w:t>ebcast</w:t>
                    </w:r>
                  </w:hyperlink>
                  <w:r w:rsidR="008902A5" w:rsidRPr="1ECE0FFE">
                    <w:rPr>
                      <w:rFonts w:ascii="Aptos" w:eastAsia="Aptos" w:hAnsi="Aptos" w:cs="Aptos"/>
                      <w:sz w:val="16"/>
                      <w:szCs w:val="16"/>
                    </w:rPr>
                    <w:t xml:space="preserve">; </w:t>
                  </w:r>
                  <w:r w:rsidR="0047611C">
                    <w:fldChar w:fldCharType="begin"/>
                  </w:r>
                  <w:ins w:id="4" w:author="Anand, Priti" w:date="2026-01-06T13:02:00Z" w16du:dateUtc="2026-01-06T18:02:00Z">
                    <w:r w:rsidR="00470742">
                      <w:instrText xml:space="preserve">HYPERLINK "https://investors.alumis.com/static-files/042708e0-2978-49ef-828c-c890ff71adbe" \h </w:instrText>
                    </w:r>
                  </w:ins>
                  <w:del w:id="5" w:author="Anand, Priti" w:date="2026-01-06T13:02:00Z" w16du:dateUtc="2026-01-06T18:02:00Z">
                    <w:r w:rsidR="0047611C" w:rsidDel="00470742">
                      <w:delInstrText>HYPERLINK "https://edge.media-server.com/mmc/a/n5tip9ya/iv/ckaznznjyqgbcxz3n1j218qd9tq1ddk89jqfrlbrnkl39afy_431013496" \h</w:delInstrText>
                    </w:r>
                  </w:del>
                  <w:r w:rsidR="0047611C">
                    <w:fldChar w:fldCharType="separate"/>
                  </w:r>
                  <w:r w:rsidR="0047611C" w:rsidRPr="1ECE0FFE">
                    <w:rPr>
                      <w:rStyle w:val="Hyperlink"/>
                      <w:rFonts w:ascii="Aptos" w:eastAsia="Aptos" w:hAnsi="Aptos" w:cs="Aptos"/>
                      <w:sz w:val="16"/>
                      <w:szCs w:val="16"/>
                    </w:rPr>
                    <w:t>p</w:t>
                  </w:r>
                  <w:r w:rsidR="008902A5" w:rsidRPr="1ECE0FFE">
                    <w:rPr>
                      <w:rStyle w:val="Hyperlink"/>
                      <w:rFonts w:ascii="Aptos" w:eastAsia="Aptos" w:hAnsi="Aptos" w:cs="Aptos"/>
                      <w:sz w:val="16"/>
                      <w:szCs w:val="16"/>
                    </w:rPr>
                    <w:t xml:space="preserve">resentation </w:t>
                  </w:r>
                  <w:r w:rsidR="0047611C">
                    <w:fldChar w:fldCharType="end"/>
                  </w:r>
                  <w:r w:rsidR="008902A5" w:rsidRPr="1ECE0FFE">
                    <w:rPr>
                      <w:rFonts w:ascii="Aptos" w:eastAsia="Aptos" w:hAnsi="Aptos" w:cs="Aptos"/>
                      <w:sz w:val="16"/>
                      <w:szCs w:val="16"/>
                    </w:rPr>
                    <w:t xml:space="preserve"> </w:t>
                  </w:r>
                </w:p>
              </w:tc>
            </w:tr>
            <w:tr w:rsidR="2AC86899" w14:paraId="3105AAD8" w14:textId="77777777" w:rsidTr="5A00A3DC">
              <w:trPr>
                <w:trHeight w:val="300"/>
              </w:trPr>
              <w:tc>
                <w:tcPr>
                  <w:tcW w:w="9524" w:type="dxa"/>
                  <w:gridSpan w:val="2"/>
                  <w:tcBorders>
                    <w:top w:val="single" w:sz="12" w:space="0" w:color="071D49"/>
                    <w:left w:val="nil"/>
                    <w:bottom w:val="nil"/>
                    <w:right w:val="nil"/>
                  </w:tcBorders>
                </w:tcPr>
                <w:p w14:paraId="500FA8E1" w14:textId="338B6818" w:rsidR="2AC86899" w:rsidRDefault="2AC86899" w:rsidP="2AC86899">
                  <w:r w:rsidRPr="2AC86899">
                    <w:rPr>
                      <w:rFonts w:ascii="Aptos" w:eastAsia="Aptos" w:hAnsi="Aptos" w:cs="Aptos"/>
                      <w:color w:val="242424"/>
                    </w:rPr>
                    <w:t xml:space="preserve"> </w:t>
                  </w:r>
                </w:p>
                <w:p w14:paraId="534CC944" w14:textId="197E33C0" w:rsidR="2AC86899" w:rsidRDefault="2AC86899" w:rsidP="2AC86899">
                  <w:r w:rsidRPr="2AC86899">
                    <w:rPr>
                      <w:rFonts w:ascii="Aptos" w:eastAsia="Aptos" w:hAnsi="Aptos" w:cs="Aptos"/>
                      <w:b/>
                      <w:bCs/>
                      <w:color w:val="071D49"/>
                      <w:sz w:val="28"/>
                      <w:szCs w:val="28"/>
                    </w:rPr>
                    <w:t xml:space="preserve">What happened: </w:t>
                  </w:r>
                  <w:r w:rsidRPr="2AC86899">
                    <w:rPr>
                      <w:rFonts w:ascii="Aptos" w:eastAsia="Aptos" w:hAnsi="Aptos" w:cs="Aptos"/>
                      <w:color w:val="071D49"/>
                      <w:sz w:val="28"/>
                      <w:szCs w:val="28"/>
                    </w:rPr>
                    <w:t xml:space="preserve"> </w:t>
                  </w:r>
                </w:p>
                <w:p w14:paraId="02B5C791" w14:textId="1E3B49C7" w:rsidR="00492120" w:rsidRPr="003B76A6" w:rsidRDefault="00CB12F6" w:rsidP="00AB016C">
                  <w:pPr>
                    <w:pStyle w:val="ListParagraph"/>
                    <w:numPr>
                      <w:ilvl w:val="0"/>
                      <w:numId w:val="38"/>
                    </w:numPr>
                    <w:rPr>
                      <w:rFonts w:ascii="Aptos" w:eastAsia="Aptos" w:hAnsi="Aptos" w:cs="Aptos"/>
                      <w:sz w:val="22"/>
                      <w:szCs w:val="22"/>
                    </w:rPr>
                  </w:pPr>
                  <w:proofErr w:type="spellStart"/>
                  <w:r w:rsidRPr="003B76A6">
                    <w:rPr>
                      <w:rFonts w:ascii="Aptos" w:eastAsia="Aptos" w:hAnsi="Aptos" w:cs="Aptos"/>
                      <w:sz w:val="22"/>
                      <w:szCs w:val="22"/>
                    </w:rPr>
                    <w:t>Alumis</w:t>
                  </w:r>
                  <w:proofErr w:type="spellEnd"/>
                  <w:r w:rsidR="2AC86899" w:rsidRPr="003B76A6">
                    <w:rPr>
                      <w:rFonts w:ascii="Aptos" w:eastAsia="Aptos" w:hAnsi="Aptos" w:cs="Aptos"/>
                      <w:sz w:val="22"/>
                      <w:szCs w:val="22"/>
                    </w:rPr>
                    <w:t xml:space="preserve"> announced </w:t>
                  </w:r>
                  <w:r w:rsidRPr="003B76A6">
                    <w:rPr>
                      <w:rFonts w:ascii="Aptos" w:eastAsia="Aptos" w:hAnsi="Aptos" w:cs="Aptos"/>
                      <w:sz w:val="22"/>
                      <w:szCs w:val="22"/>
                    </w:rPr>
                    <w:t>topline</w:t>
                  </w:r>
                  <w:r w:rsidR="2AC86899" w:rsidRPr="003B76A6">
                    <w:rPr>
                      <w:rFonts w:ascii="Aptos" w:eastAsia="Aptos" w:hAnsi="Aptos" w:cs="Aptos"/>
                      <w:sz w:val="22"/>
                      <w:szCs w:val="22"/>
                    </w:rPr>
                    <w:t xml:space="preserve"> </w:t>
                  </w:r>
                  <w:r w:rsidR="2AC86899" w:rsidRPr="003B76A6">
                    <w:rPr>
                      <w:rFonts w:ascii="Aptos" w:eastAsia="Aptos" w:hAnsi="Aptos" w:cs="Aptos"/>
                      <w:b/>
                      <w:bCs/>
                      <w:sz w:val="22"/>
                      <w:szCs w:val="22"/>
                    </w:rPr>
                    <w:t>results</w:t>
                  </w:r>
                  <w:r w:rsidR="2AC86899" w:rsidRPr="003B76A6">
                    <w:rPr>
                      <w:rFonts w:ascii="Aptos" w:eastAsia="Aptos" w:hAnsi="Aptos" w:cs="Aptos"/>
                      <w:sz w:val="22"/>
                      <w:szCs w:val="22"/>
                    </w:rPr>
                    <w:t xml:space="preserve"> from the pivotal </w:t>
                  </w:r>
                  <w:r w:rsidR="2AC86899" w:rsidRPr="003B76A6">
                    <w:rPr>
                      <w:rFonts w:ascii="Aptos" w:eastAsia="Aptos" w:hAnsi="Aptos" w:cs="Aptos"/>
                      <w:b/>
                      <w:bCs/>
                      <w:sz w:val="22"/>
                      <w:szCs w:val="22"/>
                    </w:rPr>
                    <w:t>Ph3</w:t>
                  </w:r>
                  <w:r w:rsidR="00E30B17" w:rsidRPr="003B76A6">
                    <w:rPr>
                      <w:rFonts w:ascii="Aptos" w:eastAsia="Aptos" w:hAnsi="Aptos" w:cs="Aptos"/>
                      <w:b/>
                      <w:bCs/>
                      <w:sz w:val="22"/>
                      <w:szCs w:val="22"/>
                    </w:rPr>
                    <w:t xml:space="preserve"> </w:t>
                  </w:r>
                  <w:hyperlink r:id="rId11" w:history="1">
                    <w:r w:rsidR="000A030C" w:rsidRPr="005A5A2A">
                      <w:rPr>
                        <w:rStyle w:val="Hyperlink"/>
                        <w:rFonts w:ascii="Aptos" w:eastAsia="Aptos" w:hAnsi="Aptos" w:cs="Aptos"/>
                        <w:b/>
                        <w:bCs/>
                        <w:sz w:val="22"/>
                        <w:szCs w:val="22"/>
                      </w:rPr>
                      <w:t>ONWARD-1</w:t>
                    </w:r>
                  </w:hyperlink>
                  <w:r w:rsidR="000A030C">
                    <w:rPr>
                      <w:rFonts w:ascii="Aptos" w:eastAsia="Aptos" w:hAnsi="Aptos" w:cs="Aptos"/>
                      <w:b/>
                      <w:bCs/>
                      <w:color w:val="242424"/>
                      <w:sz w:val="22"/>
                      <w:szCs w:val="22"/>
                    </w:rPr>
                    <w:t xml:space="preserve"> </w:t>
                  </w:r>
                  <w:r w:rsidR="2AC86899" w:rsidRPr="003B76A6">
                    <w:rPr>
                      <w:rFonts w:ascii="Aptos" w:eastAsia="Aptos" w:hAnsi="Aptos" w:cs="Aptos"/>
                      <w:b/>
                      <w:bCs/>
                      <w:sz w:val="22"/>
                      <w:szCs w:val="22"/>
                    </w:rPr>
                    <w:t>an</w:t>
                  </w:r>
                  <w:r w:rsidR="0088280A" w:rsidRPr="003B76A6">
                    <w:rPr>
                      <w:rFonts w:ascii="Aptos" w:eastAsia="Aptos" w:hAnsi="Aptos" w:cs="Aptos"/>
                      <w:b/>
                      <w:bCs/>
                      <w:sz w:val="22"/>
                      <w:szCs w:val="22"/>
                    </w:rPr>
                    <w:t xml:space="preserve">d </w:t>
                  </w:r>
                  <w:hyperlink r:id="rId12" w:history="1">
                    <w:r w:rsidR="0088280A" w:rsidRPr="00CA065A">
                      <w:rPr>
                        <w:rStyle w:val="Hyperlink"/>
                        <w:rFonts w:ascii="Aptos" w:eastAsia="Aptos" w:hAnsi="Aptos" w:cs="Aptos"/>
                        <w:b/>
                        <w:bCs/>
                        <w:sz w:val="22"/>
                        <w:szCs w:val="22"/>
                      </w:rPr>
                      <w:t>ONWARD-2</w:t>
                    </w:r>
                  </w:hyperlink>
                  <w:r w:rsidR="0088280A">
                    <w:rPr>
                      <w:rFonts w:ascii="Aptos" w:eastAsia="Aptos" w:hAnsi="Aptos" w:cs="Aptos"/>
                      <w:b/>
                      <w:bCs/>
                      <w:color w:val="242424"/>
                      <w:sz w:val="22"/>
                      <w:szCs w:val="22"/>
                    </w:rPr>
                    <w:t xml:space="preserve"> </w:t>
                  </w:r>
                  <w:r w:rsidR="008758C2">
                    <w:rPr>
                      <w:rFonts w:ascii="Aptos" w:eastAsia="Aptos" w:hAnsi="Aptos" w:cs="Aptos"/>
                      <w:b/>
                      <w:bCs/>
                      <w:sz w:val="22"/>
                      <w:szCs w:val="22"/>
                    </w:rPr>
                    <w:t xml:space="preserve">trials </w:t>
                  </w:r>
                  <w:r w:rsidR="2AC86899" w:rsidRPr="003B76A6">
                    <w:rPr>
                      <w:rFonts w:ascii="Aptos" w:eastAsia="Aptos" w:hAnsi="Aptos" w:cs="Aptos"/>
                      <w:b/>
                      <w:bCs/>
                      <w:sz w:val="22"/>
                      <w:szCs w:val="22"/>
                    </w:rPr>
                    <w:t xml:space="preserve">evaluating </w:t>
                  </w:r>
                  <w:proofErr w:type="spellStart"/>
                  <w:r w:rsidR="00276728" w:rsidRPr="00276728">
                    <w:rPr>
                      <w:rFonts w:ascii="Aptos" w:eastAsia="Aptos" w:hAnsi="Aptos" w:cs="Aptos"/>
                      <w:b/>
                      <w:bCs/>
                      <w:sz w:val="22"/>
                      <w:szCs w:val="22"/>
                    </w:rPr>
                    <w:t>envudeucitinib</w:t>
                  </w:r>
                  <w:proofErr w:type="spellEnd"/>
                  <w:r w:rsidR="00276728" w:rsidRPr="00276728">
                    <w:rPr>
                      <w:rFonts w:ascii="Aptos" w:eastAsia="Aptos" w:hAnsi="Aptos" w:cs="Aptos"/>
                      <w:b/>
                      <w:bCs/>
                      <w:sz w:val="22"/>
                      <w:szCs w:val="22"/>
                    </w:rPr>
                    <w:t xml:space="preserve"> </w:t>
                  </w:r>
                  <w:r w:rsidR="00962365" w:rsidRPr="003B76A6">
                    <w:rPr>
                      <w:rFonts w:ascii="Aptos" w:eastAsia="Aptos" w:hAnsi="Aptos" w:cs="Aptos"/>
                      <w:b/>
                      <w:bCs/>
                      <w:sz w:val="22"/>
                      <w:szCs w:val="22"/>
                    </w:rPr>
                    <w:t>(</w:t>
                  </w:r>
                  <w:r w:rsidR="005A5A2A" w:rsidRPr="003B76A6">
                    <w:rPr>
                      <w:rFonts w:ascii="Aptos" w:eastAsia="Aptos" w:hAnsi="Aptos" w:cs="Aptos"/>
                      <w:b/>
                      <w:bCs/>
                      <w:sz w:val="22"/>
                      <w:szCs w:val="22"/>
                    </w:rPr>
                    <w:t>ESK-001</w:t>
                  </w:r>
                  <w:ins w:id="6" w:author="Anand, Priti" w:date="2026-01-06T13:19:00Z" w16du:dateUtc="2026-01-06T18:19:00Z">
                    <w:r w:rsidR="00146AFF">
                      <w:rPr>
                        <w:rFonts w:ascii="Aptos" w:eastAsia="Aptos" w:hAnsi="Aptos" w:cs="Aptos"/>
                        <w:b/>
                        <w:bCs/>
                        <w:sz w:val="22"/>
                        <w:szCs w:val="22"/>
                      </w:rPr>
                      <w:t>, o</w:t>
                    </w:r>
                    <w:r w:rsidR="006D221E">
                      <w:rPr>
                        <w:rFonts w:ascii="Aptos" w:eastAsia="Aptos" w:hAnsi="Aptos" w:cs="Aptos"/>
                        <w:b/>
                        <w:bCs/>
                        <w:sz w:val="22"/>
                        <w:szCs w:val="22"/>
                      </w:rPr>
                      <w:t>ral</w:t>
                    </w:r>
                  </w:ins>
                  <w:ins w:id="7" w:author="Christmann, Bethany" w:date="2026-01-06T13:42:00Z" w16du:dateUtc="2026-01-06T19:42:00Z">
                    <w:r w:rsidR="00E25FC7">
                      <w:rPr>
                        <w:rFonts w:ascii="Aptos" w:eastAsia="Aptos" w:hAnsi="Aptos" w:cs="Aptos"/>
                        <w:b/>
                        <w:bCs/>
                        <w:sz w:val="22"/>
                        <w:szCs w:val="22"/>
                      </w:rPr>
                      <w:t xml:space="preserve"> TYK2 inhibitor</w:t>
                    </w:r>
                  </w:ins>
                  <w:r w:rsidR="00962365" w:rsidRPr="003B76A6">
                    <w:rPr>
                      <w:rFonts w:ascii="Aptos" w:eastAsia="Aptos" w:hAnsi="Aptos" w:cs="Aptos"/>
                      <w:b/>
                      <w:bCs/>
                      <w:sz w:val="22"/>
                      <w:szCs w:val="22"/>
                    </w:rPr>
                    <w:t>)</w:t>
                  </w:r>
                  <w:r w:rsidR="2AC86899" w:rsidRPr="003B76A6">
                    <w:rPr>
                      <w:rFonts w:ascii="Aptos" w:eastAsia="Aptos" w:hAnsi="Aptos" w:cs="Aptos"/>
                      <w:b/>
                      <w:bCs/>
                      <w:sz w:val="22"/>
                      <w:szCs w:val="22"/>
                    </w:rPr>
                    <w:t xml:space="preserve"> </w:t>
                  </w:r>
                  <w:del w:id="8" w:author="Anand, Priti" w:date="2026-01-06T13:19:00Z" w16du:dateUtc="2026-01-06T18:19:00Z">
                    <w:r w:rsidR="2AC86899" w:rsidRPr="003B76A6">
                      <w:rPr>
                        <w:rFonts w:ascii="Aptos" w:eastAsia="Aptos" w:hAnsi="Aptos" w:cs="Aptos"/>
                        <w:sz w:val="22"/>
                        <w:szCs w:val="22"/>
                      </w:rPr>
                      <w:delText xml:space="preserve">administered </w:delText>
                    </w:r>
                    <w:r w:rsidR="009021F7" w:rsidRPr="003B76A6">
                      <w:rPr>
                        <w:rFonts w:ascii="Aptos" w:eastAsia="Aptos" w:hAnsi="Aptos" w:cs="Aptos"/>
                        <w:sz w:val="22"/>
                        <w:szCs w:val="22"/>
                      </w:rPr>
                      <w:delText>orally</w:delText>
                    </w:r>
                    <w:r w:rsidR="2AC86899" w:rsidRPr="003B76A6">
                      <w:rPr>
                        <w:rFonts w:ascii="Aptos" w:eastAsia="Aptos" w:hAnsi="Aptos" w:cs="Aptos"/>
                        <w:sz w:val="22"/>
                        <w:szCs w:val="22"/>
                      </w:rPr>
                      <w:delText xml:space="preserve"> </w:delText>
                    </w:r>
                  </w:del>
                  <w:r w:rsidR="2AC86899" w:rsidRPr="003B76A6">
                    <w:rPr>
                      <w:rFonts w:ascii="Aptos" w:eastAsia="Aptos" w:hAnsi="Aptos" w:cs="Aptos"/>
                      <w:sz w:val="22"/>
                      <w:szCs w:val="22"/>
                    </w:rPr>
                    <w:t>in adult</w:t>
                  </w:r>
                  <w:r w:rsidR="008758C2">
                    <w:rPr>
                      <w:rFonts w:ascii="Aptos" w:eastAsia="Aptos" w:hAnsi="Aptos" w:cs="Aptos"/>
                      <w:sz w:val="22"/>
                      <w:szCs w:val="22"/>
                    </w:rPr>
                    <w:t xml:space="preserve">s </w:t>
                  </w:r>
                  <w:r w:rsidR="2AC86899" w:rsidRPr="003B76A6">
                    <w:rPr>
                      <w:rFonts w:ascii="Aptos" w:eastAsia="Aptos" w:hAnsi="Aptos" w:cs="Aptos"/>
                      <w:sz w:val="22"/>
                      <w:szCs w:val="22"/>
                    </w:rPr>
                    <w:t>with moderate</w:t>
                  </w:r>
                  <w:r w:rsidR="00386BB8" w:rsidRPr="003B76A6">
                    <w:rPr>
                      <w:rFonts w:ascii="Aptos" w:eastAsia="Aptos" w:hAnsi="Aptos" w:cs="Aptos"/>
                      <w:sz w:val="22"/>
                      <w:szCs w:val="22"/>
                    </w:rPr>
                    <w:t>-</w:t>
                  </w:r>
                  <w:r w:rsidR="2AC86899" w:rsidRPr="003B76A6">
                    <w:rPr>
                      <w:rFonts w:ascii="Aptos" w:eastAsia="Aptos" w:hAnsi="Aptos" w:cs="Aptos"/>
                      <w:sz w:val="22"/>
                      <w:szCs w:val="22"/>
                    </w:rPr>
                    <w:t>to</w:t>
                  </w:r>
                  <w:r w:rsidR="00386BB8" w:rsidRPr="003B76A6">
                    <w:rPr>
                      <w:rFonts w:ascii="Aptos" w:eastAsia="Aptos" w:hAnsi="Aptos" w:cs="Aptos"/>
                      <w:sz w:val="22"/>
                      <w:szCs w:val="22"/>
                    </w:rPr>
                    <w:t>-</w:t>
                  </w:r>
                  <w:r w:rsidR="2AC86899" w:rsidRPr="003B76A6">
                    <w:rPr>
                      <w:rFonts w:ascii="Aptos" w:eastAsia="Aptos" w:hAnsi="Aptos" w:cs="Aptos"/>
                      <w:sz w:val="22"/>
                      <w:szCs w:val="22"/>
                    </w:rPr>
                    <w:t xml:space="preserve">severe </w:t>
                  </w:r>
                  <w:r w:rsidR="00386BB8" w:rsidRPr="003B76A6">
                    <w:rPr>
                      <w:rFonts w:ascii="Aptos" w:eastAsia="Aptos" w:hAnsi="Aptos" w:cs="Aptos"/>
                      <w:sz w:val="22"/>
                      <w:szCs w:val="22"/>
                    </w:rPr>
                    <w:t>plaque psoriasis</w:t>
                  </w:r>
                  <w:r w:rsidR="2AC86899" w:rsidRPr="003B76A6">
                    <w:rPr>
                      <w:rFonts w:ascii="Aptos" w:eastAsia="Aptos" w:hAnsi="Aptos" w:cs="Aptos"/>
                      <w:sz w:val="22"/>
                      <w:szCs w:val="22"/>
                    </w:rPr>
                    <w:t xml:space="preserve"> (</w:t>
                  </w:r>
                  <w:r w:rsidR="00386BB8" w:rsidRPr="003B76A6">
                    <w:rPr>
                      <w:rFonts w:ascii="Aptos" w:eastAsia="Aptos" w:hAnsi="Aptos" w:cs="Aptos"/>
                      <w:sz w:val="22"/>
                      <w:szCs w:val="22"/>
                    </w:rPr>
                    <w:t>PsO</w:t>
                  </w:r>
                  <w:r w:rsidR="2AC86899" w:rsidRPr="003B76A6">
                    <w:rPr>
                      <w:rFonts w:ascii="Aptos" w:eastAsia="Aptos" w:hAnsi="Aptos" w:cs="Aptos"/>
                      <w:sz w:val="22"/>
                      <w:szCs w:val="22"/>
                    </w:rPr>
                    <w:t>)</w:t>
                  </w:r>
                </w:p>
                <w:p w14:paraId="02EA715A" w14:textId="0EDBBF90" w:rsidR="2AC86899" w:rsidRPr="003B76A6" w:rsidRDefault="00492120" w:rsidP="00AB016C">
                  <w:pPr>
                    <w:pStyle w:val="ListParagraph"/>
                    <w:numPr>
                      <w:ilvl w:val="0"/>
                      <w:numId w:val="38"/>
                    </w:numPr>
                    <w:rPr>
                      <w:rFonts w:ascii="Aptos" w:eastAsia="Aptos" w:hAnsi="Aptos" w:cs="Aptos"/>
                      <w:sz w:val="22"/>
                      <w:szCs w:val="22"/>
                    </w:rPr>
                  </w:pPr>
                  <w:r w:rsidRPr="003B76A6">
                    <w:rPr>
                      <w:rFonts w:ascii="Aptos" w:eastAsia="Aptos" w:hAnsi="Aptos" w:cs="Aptos"/>
                      <w:sz w:val="22"/>
                      <w:szCs w:val="22"/>
                    </w:rPr>
                    <w:t xml:space="preserve">Both trials </w:t>
                  </w:r>
                  <w:r w:rsidRPr="003B76A6">
                    <w:rPr>
                      <w:rFonts w:ascii="Aptos" w:eastAsia="Aptos" w:hAnsi="Aptos" w:cs="Aptos"/>
                      <w:b/>
                      <w:bCs/>
                      <w:sz w:val="22"/>
                      <w:szCs w:val="22"/>
                    </w:rPr>
                    <w:t xml:space="preserve">met all primary and </w:t>
                  </w:r>
                  <w:r w:rsidR="004A537F">
                    <w:rPr>
                      <w:rFonts w:ascii="Aptos" w:eastAsia="Aptos" w:hAnsi="Aptos" w:cs="Aptos"/>
                      <w:b/>
                      <w:bCs/>
                      <w:sz w:val="22"/>
                      <w:szCs w:val="22"/>
                    </w:rPr>
                    <w:t xml:space="preserve">key </w:t>
                  </w:r>
                  <w:r w:rsidRPr="003B76A6">
                    <w:rPr>
                      <w:rFonts w:ascii="Aptos" w:eastAsia="Aptos" w:hAnsi="Aptos" w:cs="Aptos"/>
                      <w:b/>
                      <w:bCs/>
                      <w:sz w:val="22"/>
                      <w:szCs w:val="22"/>
                    </w:rPr>
                    <w:t>secondary endpoints</w:t>
                  </w:r>
                  <w:r w:rsidR="00836153" w:rsidRPr="003B76A6">
                    <w:rPr>
                      <w:rFonts w:ascii="Aptos" w:eastAsia="Aptos" w:hAnsi="Aptos" w:cs="Aptos"/>
                      <w:sz w:val="22"/>
                      <w:szCs w:val="22"/>
                    </w:rPr>
                    <w:t xml:space="preserve">, with </w:t>
                  </w:r>
                  <w:r w:rsidR="001D26A7" w:rsidRPr="003B76A6">
                    <w:rPr>
                      <w:rFonts w:ascii="Aptos" w:eastAsia="Aptos" w:hAnsi="Aptos" w:cs="Aptos"/>
                      <w:b/>
                      <w:bCs/>
                      <w:sz w:val="22"/>
                      <w:szCs w:val="22"/>
                    </w:rPr>
                    <w:t>74% of patients achieving PASI 75</w:t>
                  </w:r>
                  <w:r w:rsidR="001D26A7" w:rsidRPr="003B76A6">
                    <w:rPr>
                      <w:rFonts w:ascii="Aptos" w:eastAsia="Aptos" w:hAnsi="Aptos" w:cs="Aptos"/>
                      <w:sz w:val="22"/>
                      <w:szCs w:val="22"/>
                    </w:rPr>
                    <w:t xml:space="preserve"> and </w:t>
                  </w:r>
                  <w:ins w:id="9" w:author="Anand, Priti" w:date="2026-01-06T13:07:00Z" w16du:dateUtc="2026-01-06T18:07:00Z">
                    <w:r w:rsidR="0048735B" w:rsidRPr="001A0749">
                      <w:rPr>
                        <w:rFonts w:ascii="Aptos" w:eastAsia="Aptos" w:hAnsi="Aptos" w:cs="Aptos"/>
                        <w:b/>
                        <w:bCs/>
                        <w:sz w:val="22"/>
                        <w:szCs w:val="22"/>
                        <w:rPrChange w:id="10" w:author="Anand, Priti" w:date="2026-01-06T13:07:00Z" w16du:dateUtc="2026-01-06T18:07:00Z">
                          <w:rPr>
                            <w:rFonts w:ascii="Aptos" w:eastAsia="Aptos" w:hAnsi="Aptos" w:cs="Aptos"/>
                            <w:sz w:val="22"/>
                            <w:szCs w:val="22"/>
                          </w:rPr>
                        </w:rPrChange>
                      </w:rPr>
                      <w:t>59%</w:t>
                    </w:r>
                    <w:r w:rsidR="0048735B" w:rsidRPr="0048735B">
                      <w:rPr>
                        <w:rFonts w:ascii="Aptos" w:eastAsia="Aptos" w:hAnsi="Aptos" w:cs="Aptos"/>
                        <w:sz w:val="22"/>
                        <w:szCs w:val="22"/>
                      </w:rPr>
                      <w:t xml:space="preserve"> </w:t>
                    </w:r>
                    <w:r w:rsidR="00D60DB9" w:rsidRPr="00D60DB9">
                      <w:rPr>
                        <w:rFonts w:ascii="Aptos" w:eastAsia="Aptos" w:hAnsi="Aptos" w:cs="Aptos"/>
                        <w:b/>
                        <w:bCs/>
                        <w:sz w:val="22"/>
                        <w:szCs w:val="22"/>
                        <w:rPrChange w:id="11" w:author="Anand, Priti" w:date="2026-01-06T13:07:00Z" w16du:dateUtc="2026-01-06T18:07:00Z">
                          <w:rPr>
                            <w:rFonts w:ascii="Aptos" w:eastAsia="Aptos" w:hAnsi="Aptos" w:cs="Aptos"/>
                            <w:sz w:val="22"/>
                            <w:szCs w:val="22"/>
                          </w:rPr>
                        </w:rPrChange>
                      </w:rPr>
                      <w:t>achieving</w:t>
                    </w:r>
                    <w:r w:rsidR="00D60DB9" w:rsidRPr="00D60DB9">
                      <w:rPr>
                        <w:rFonts w:ascii="Aptos" w:eastAsia="Aptos" w:hAnsi="Aptos" w:cs="Aptos"/>
                        <w:sz w:val="22"/>
                        <w:szCs w:val="22"/>
                      </w:rPr>
                      <w:t xml:space="preserve"> </w:t>
                    </w:r>
                  </w:ins>
                  <w:proofErr w:type="spellStart"/>
                  <w:r w:rsidR="006B39A8" w:rsidRPr="003B76A6">
                    <w:rPr>
                      <w:rFonts w:ascii="Aptos" w:eastAsia="Aptos" w:hAnsi="Aptos" w:cs="Aptos"/>
                      <w:b/>
                      <w:bCs/>
                      <w:sz w:val="22"/>
                      <w:szCs w:val="22"/>
                    </w:rPr>
                    <w:t>sPGA</w:t>
                  </w:r>
                  <w:proofErr w:type="spellEnd"/>
                  <w:r w:rsidR="006B39A8" w:rsidRPr="003B76A6">
                    <w:rPr>
                      <w:rFonts w:ascii="Aptos" w:eastAsia="Aptos" w:hAnsi="Aptos" w:cs="Aptos"/>
                      <w:b/>
                      <w:bCs/>
                      <w:sz w:val="22"/>
                      <w:szCs w:val="22"/>
                    </w:rPr>
                    <w:t xml:space="preserve"> 0/1 at Week 16</w:t>
                  </w:r>
                  <w:r w:rsidR="006B39A8" w:rsidRPr="003B76A6">
                    <w:rPr>
                      <w:rFonts w:ascii="Aptos" w:eastAsia="Aptos" w:hAnsi="Aptos" w:cs="Aptos"/>
                      <w:sz w:val="22"/>
                      <w:szCs w:val="22"/>
                    </w:rPr>
                    <w:t xml:space="preserve">, </w:t>
                  </w:r>
                  <w:r w:rsidR="009364E7" w:rsidRPr="003B76A6">
                    <w:rPr>
                      <w:rFonts w:ascii="Aptos" w:eastAsia="Aptos" w:hAnsi="Aptos" w:cs="Aptos"/>
                      <w:sz w:val="22"/>
                      <w:szCs w:val="22"/>
                    </w:rPr>
                    <w:t>and</w:t>
                  </w:r>
                  <w:r w:rsidR="006B39A8" w:rsidRPr="003B76A6">
                    <w:rPr>
                      <w:rFonts w:ascii="Aptos" w:eastAsia="Aptos" w:hAnsi="Aptos" w:cs="Aptos"/>
                      <w:sz w:val="22"/>
                      <w:szCs w:val="22"/>
                    </w:rPr>
                    <w:t xml:space="preserve"> </w:t>
                  </w:r>
                  <w:del w:id="12" w:author="Anand, Priti" w:date="2026-01-06T13:07:00Z" w16du:dateUtc="2026-01-06T18:07:00Z">
                    <w:r w:rsidR="00836153" w:rsidRPr="003B76A6">
                      <w:rPr>
                        <w:rFonts w:ascii="Aptos" w:eastAsia="Aptos" w:hAnsi="Aptos" w:cs="Aptos"/>
                        <w:sz w:val="22"/>
                        <w:szCs w:val="22"/>
                      </w:rPr>
                      <w:delText>approximately</w:delText>
                    </w:r>
                    <w:r w:rsidRPr="003B76A6">
                      <w:rPr>
                        <w:rFonts w:ascii="Aptos" w:eastAsia="Aptos" w:hAnsi="Aptos" w:cs="Aptos"/>
                        <w:sz w:val="22"/>
                        <w:szCs w:val="22"/>
                      </w:rPr>
                      <w:delText xml:space="preserve"> </w:delText>
                    </w:r>
                  </w:del>
                  <w:ins w:id="13" w:author="Anand, Priti" w:date="2026-01-06T13:07:00Z" w16du:dateUtc="2026-01-06T18:07:00Z">
                    <w:r w:rsidR="00767A62">
                      <w:rPr>
                        <w:rFonts w:ascii="Aptos" w:eastAsia="Aptos" w:hAnsi="Aptos" w:cs="Aptos"/>
                        <w:sz w:val="22"/>
                        <w:szCs w:val="22"/>
                      </w:rPr>
                      <w:t>~</w:t>
                    </w:r>
                    <w:r w:rsidR="00767A62" w:rsidRPr="003B76A6">
                      <w:rPr>
                        <w:rFonts w:ascii="Aptos" w:eastAsia="Aptos" w:hAnsi="Aptos" w:cs="Aptos"/>
                        <w:sz w:val="22"/>
                        <w:szCs w:val="22"/>
                      </w:rPr>
                      <w:t xml:space="preserve"> </w:t>
                    </w:r>
                  </w:ins>
                  <w:r w:rsidR="001B2553" w:rsidRPr="003B76A6">
                    <w:rPr>
                      <w:rFonts w:ascii="Aptos" w:eastAsia="Aptos" w:hAnsi="Aptos" w:cs="Aptos"/>
                      <w:b/>
                      <w:bCs/>
                      <w:sz w:val="22"/>
                      <w:szCs w:val="22"/>
                    </w:rPr>
                    <w:t>65% achieving PASI 90</w:t>
                  </w:r>
                  <w:r w:rsidR="2AC86899" w:rsidRPr="003B76A6">
                    <w:rPr>
                      <w:rFonts w:ascii="Aptos" w:eastAsia="Aptos" w:hAnsi="Aptos" w:cs="Aptos"/>
                      <w:b/>
                      <w:bCs/>
                      <w:sz w:val="22"/>
                      <w:szCs w:val="22"/>
                    </w:rPr>
                    <w:t xml:space="preserve"> </w:t>
                  </w:r>
                  <w:r w:rsidR="001B2553" w:rsidRPr="003B76A6">
                    <w:rPr>
                      <w:rFonts w:ascii="Aptos" w:eastAsia="Aptos" w:hAnsi="Aptos" w:cs="Aptos"/>
                      <w:sz w:val="22"/>
                      <w:szCs w:val="22"/>
                    </w:rPr>
                    <w:t xml:space="preserve">and </w:t>
                  </w:r>
                  <w:r w:rsidR="006415D2" w:rsidRPr="003B76A6">
                    <w:rPr>
                      <w:rFonts w:ascii="Aptos" w:eastAsia="Aptos" w:hAnsi="Aptos" w:cs="Aptos"/>
                      <w:sz w:val="22"/>
                      <w:szCs w:val="22"/>
                    </w:rPr>
                    <w:t>&gt;</w:t>
                  </w:r>
                  <w:r w:rsidR="001B2553" w:rsidRPr="003B76A6">
                    <w:rPr>
                      <w:rFonts w:ascii="Aptos" w:eastAsia="Aptos" w:hAnsi="Aptos" w:cs="Aptos"/>
                      <w:b/>
                      <w:bCs/>
                      <w:sz w:val="22"/>
                      <w:szCs w:val="22"/>
                    </w:rPr>
                    <w:t>40% achieving PASI</w:t>
                  </w:r>
                  <w:r w:rsidR="001761E8" w:rsidRPr="003B76A6">
                    <w:rPr>
                      <w:rFonts w:ascii="Aptos" w:eastAsia="Aptos" w:hAnsi="Aptos" w:cs="Aptos"/>
                      <w:b/>
                      <w:bCs/>
                      <w:sz w:val="22"/>
                      <w:szCs w:val="22"/>
                    </w:rPr>
                    <w:t xml:space="preserve"> </w:t>
                  </w:r>
                  <w:r w:rsidR="001B2553" w:rsidRPr="003B76A6">
                    <w:rPr>
                      <w:rFonts w:ascii="Aptos" w:eastAsia="Aptos" w:hAnsi="Aptos" w:cs="Aptos"/>
                      <w:b/>
                      <w:bCs/>
                      <w:sz w:val="22"/>
                      <w:szCs w:val="22"/>
                    </w:rPr>
                    <w:t xml:space="preserve">100 </w:t>
                  </w:r>
                  <w:r w:rsidR="006B39A8" w:rsidRPr="003B76A6">
                    <w:rPr>
                      <w:rFonts w:ascii="Aptos" w:eastAsia="Aptos" w:hAnsi="Aptos" w:cs="Aptos"/>
                      <w:b/>
                      <w:bCs/>
                      <w:sz w:val="22"/>
                      <w:szCs w:val="22"/>
                    </w:rPr>
                    <w:t>at</w:t>
                  </w:r>
                  <w:r w:rsidR="001B2553" w:rsidRPr="003B76A6">
                    <w:rPr>
                      <w:rFonts w:ascii="Aptos" w:eastAsia="Aptos" w:hAnsi="Aptos" w:cs="Aptos"/>
                      <w:b/>
                      <w:bCs/>
                      <w:sz w:val="22"/>
                      <w:szCs w:val="22"/>
                    </w:rPr>
                    <w:t xml:space="preserve"> Week 24</w:t>
                  </w:r>
                  <w:ins w:id="14" w:author="Anand, Priti" w:date="2026-01-06T14:37:00Z" w16du:dateUtc="2026-01-06T19:37:00Z">
                    <w:r w:rsidR="002D25BA">
                      <w:rPr>
                        <w:rFonts w:ascii="Aptos" w:eastAsia="Aptos" w:hAnsi="Aptos" w:cs="Aptos"/>
                        <w:b/>
                        <w:bCs/>
                        <w:sz w:val="22"/>
                        <w:szCs w:val="22"/>
                      </w:rPr>
                      <w:t>. Data from placebo</w:t>
                    </w:r>
                  </w:ins>
                  <w:ins w:id="15" w:author="Christmann, Bethany" w:date="2026-01-06T13:52:00Z" w16du:dateUtc="2026-01-06T19:52:00Z">
                    <w:r w:rsidR="002D25BA">
                      <w:rPr>
                        <w:rFonts w:ascii="Aptos" w:eastAsia="Aptos" w:hAnsi="Aptos" w:cs="Aptos"/>
                        <w:b/>
                        <w:bCs/>
                        <w:sz w:val="22"/>
                        <w:szCs w:val="22"/>
                      </w:rPr>
                      <w:t xml:space="preserve"> </w:t>
                    </w:r>
                    <w:r w:rsidR="00C26117">
                      <w:rPr>
                        <w:rFonts w:ascii="Aptos" w:eastAsia="Aptos" w:hAnsi="Aptos" w:cs="Aptos"/>
                        <w:b/>
                        <w:bCs/>
                        <w:sz w:val="22"/>
                        <w:szCs w:val="22"/>
                      </w:rPr>
                      <w:t>and apremilast (Otezla)</w:t>
                    </w:r>
                  </w:ins>
                  <w:ins w:id="16" w:author="Anand, Priti" w:date="2026-01-06T14:37:00Z" w16du:dateUtc="2026-01-06T19:37:00Z">
                    <w:r w:rsidR="002D25BA">
                      <w:rPr>
                        <w:rFonts w:ascii="Aptos" w:eastAsia="Aptos" w:hAnsi="Aptos" w:cs="Aptos"/>
                        <w:b/>
                        <w:bCs/>
                        <w:sz w:val="22"/>
                        <w:szCs w:val="22"/>
                      </w:rPr>
                      <w:t xml:space="preserve"> arm</w:t>
                    </w:r>
                  </w:ins>
                  <w:ins w:id="17" w:author="Christmann, Bethany" w:date="2026-01-06T13:52:00Z" w16du:dateUtc="2026-01-06T19:52:00Z">
                    <w:r w:rsidR="00C26117">
                      <w:rPr>
                        <w:rFonts w:ascii="Aptos" w:eastAsia="Aptos" w:hAnsi="Aptos" w:cs="Aptos"/>
                        <w:b/>
                        <w:bCs/>
                        <w:sz w:val="22"/>
                        <w:szCs w:val="22"/>
                      </w:rPr>
                      <w:t>s</w:t>
                    </w:r>
                  </w:ins>
                  <w:ins w:id="18" w:author="Anand, Priti" w:date="2026-01-06T14:37:00Z" w16du:dateUtc="2026-01-06T19:37:00Z">
                    <w:r w:rsidR="002D25BA">
                      <w:rPr>
                        <w:rFonts w:ascii="Aptos" w:eastAsia="Aptos" w:hAnsi="Aptos" w:cs="Aptos"/>
                        <w:b/>
                        <w:bCs/>
                        <w:sz w:val="22"/>
                        <w:szCs w:val="22"/>
                      </w:rPr>
                      <w:t xml:space="preserve"> not disclosed</w:t>
                    </w:r>
                  </w:ins>
                </w:p>
                <w:p w14:paraId="6CD5B2A1" w14:textId="409D494D" w:rsidR="00EA4CF1" w:rsidRDefault="00616630" w:rsidP="00865EB4">
                  <w:pPr>
                    <w:pStyle w:val="ListParagraph"/>
                    <w:numPr>
                      <w:ilvl w:val="0"/>
                      <w:numId w:val="15"/>
                    </w:numPr>
                    <w:rPr>
                      <w:ins w:id="19" w:author="Anand, Priti" w:date="2026-01-06T13:23:00Z" w16du:dateUtc="2026-01-06T18:23:00Z"/>
                      <w:rFonts w:ascii="Aptos" w:eastAsia="Aptos" w:hAnsi="Aptos" w:cs="Aptos"/>
                      <w:sz w:val="22"/>
                      <w:szCs w:val="22"/>
                    </w:rPr>
                  </w:pPr>
                  <w:ins w:id="20" w:author="Anand, Priti" w:date="2026-01-06T14:38:00Z" w16du:dateUtc="2026-01-06T19:38:00Z">
                    <w:r>
                      <w:rPr>
                        <w:rFonts w:ascii="Aptos" w:eastAsia="Aptos" w:hAnsi="Aptos" w:cs="Aptos"/>
                        <w:sz w:val="22"/>
                        <w:szCs w:val="22"/>
                      </w:rPr>
                      <w:t>Co</w:t>
                    </w:r>
                  </w:ins>
                  <w:ins w:id="21" w:author="Anand, Priti" w:date="2026-01-06T14:39:00Z" w16du:dateUtc="2026-01-06T19:39:00Z">
                    <w:r w:rsidR="00A2612A">
                      <w:rPr>
                        <w:rFonts w:ascii="Aptos" w:eastAsia="Aptos" w:hAnsi="Aptos" w:cs="Aptos"/>
                        <w:sz w:val="22"/>
                        <w:szCs w:val="22"/>
                      </w:rPr>
                      <w:t>m</w:t>
                    </w:r>
                  </w:ins>
                  <w:ins w:id="22" w:author="Anand, Priti" w:date="2026-01-06T14:38:00Z" w16du:dateUtc="2026-01-06T19:38:00Z">
                    <w:r>
                      <w:rPr>
                        <w:rFonts w:ascii="Aptos" w:eastAsia="Aptos" w:hAnsi="Aptos" w:cs="Aptos"/>
                        <w:sz w:val="22"/>
                        <w:szCs w:val="22"/>
                      </w:rPr>
                      <w:t>pany noted r</w:t>
                    </w:r>
                  </w:ins>
                  <w:ins w:id="23" w:author="Anand, Priti" w:date="2026-01-06T13:23:00Z" w16du:dateUtc="2026-01-06T18:23:00Z">
                    <w:r w:rsidR="00375E39" w:rsidRPr="00375E39">
                      <w:rPr>
                        <w:rFonts w:ascii="Aptos" w:eastAsia="Aptos" w:hAnsi="Aptos" w:cs="Aptos"/>
                        <w:sz w:val="22"/>
                        <w:szCs w:val="22"/>
                      </w:rPr>
                      <w:t>apid onset with PASI 90 separation from placebo as early as Week 4</w:t>
                    </w:r>
                  </w:ins>
                  <w:ins w:id="24" w:author="Anand, Priti" w:date="2026-01-06T14:40:00Z" w16du:dateUtc="2026-01-06T19:40:00Z">
                    <w:r w:rsidR="009915D5">
                      <w:rPr>
                        <w:rFonts w:ascii="Aptos" w:eastAsia="Aptos" w:hAnsi="Aptos" w:cs="Aptos"/>
                        <w:sz w:val="22"/>
                        <w:szCs w:val="22"/>
                      </w:rPr>
                      <w:t>,</w:t>
                    </w:r>
                  </w:ins>
                  <w:ins w:id="25" w:author="Anand, Priti" w:date="2026-01-06T14:38:00Z" w16du:dateUtc="2026-01-06T19:38:00Z">
                    <w:r w:rsidR="00AA4C00">
                      <w:rPr>
                        <w:rFonts w:ascii="Aptos" w:eastAsia="Aptos" w:hAnsi="Aptos" w:cs="Aptos"/>
                        <w:sz w:val="22"/>
                        <w:szCs w:val="22"/>
                      </w:rPr>
                      <w:t xml:space="preserve"> and </w:t>
                    </w:r>
                  </w:ins>
                  <w:ins w:id="26" w:author="Anand, Priti" w:date="2026-01-06T13:24:00Z" w16du:dateUtc="2026-01-06T18:24:00Z">
                    <w:r w:rsidR="009944AA">
                      <w:rPr>
                        <w:rFonts w:ascii="Aptos" w:eastAsia="Aptos" w:hAnsi="Aptos" w:cs="Aptos"/>
                        <w:sz w:val="22"/>
                        <w:szCs w:val="22"/>
                      </w:rPr>
                      <w:t>c</w:t>
                    </w:r>
                    <w:r w:rsidR="005B7650" w:rsidRPr="005B7650">
                      <w:rPr>
                        <w:rFonts w:ascii="Aptos" w:eastAsia="Aptos" w:hAnsi="Aptos" w:cs="Aptos"/>
                        <w:sz w:val="22"/>
                        <w:szCs w:val="22"/>
                      </w:rPr>
                      <w:t xml:space="preserve">linically meaningful improvements in </w:t>
                    </w:r>
                    <w:r w:rsidR="00A40E64">
                      <w:rPr>
                        <w:rFonts w:ascii="Aptos" w:eastAsia="Aptos" w:hAnsi="Aptos" w:cs="Aptos"/>
                        <w:sz w:val="22"/>
                        <w:szCs w:val="22"/>
                      </w:rPr>
                      <w:t>P</w:t>
                    </w:r>
                    <w:r w:rsidR="000312EF">
                      <w:rPr>
                        <w:rFonts w:ascii="Aptos" w:eastAsia="Aptos" w:hAnsi="Aptos" w:cs="Aptos"/>
                        <w:sz w:val="22"/>
                        <w:szCs w:val="22"/>
                      </w:rPr>
                      <w:t>RO</w:t>
                    </w:r>
                    <w:r w:rsidR="007F12F8">
                      <w:rPr>
                        <w:rFonts w:ascii="Aptos" w:eastAsia="Aptos" w:hAnsi="Aptos" w:cs="Aptos"/>
                        <w:sz w:val="22"/>
                        <w:szCs w:val="22"/>
                      </w:rPr>
                      <w:t xml:space="preserve">s </w:t>
                    </w:r>
                    <w:r w:rsidR="00F54886">
                      <w:rPr>
                        <w:rFonts w:ascii="Aptos" w:eastAsia="Aptos" w:hAnsi="Aptos" w:cs="Aptos"/>
                        <w:sz w:val="22"/>
                        <w:szCs w:val="22"/>
                      </w:rPr>
                      <w:t>(</w:t>
                    </w:r>
                    <w:r w:rsidR="005B7650" w:rsidRPr="005B7650">
                      <w:rPr>
                        <w:rFonts w:ascii="Aptos" w:eastAsia="Aptos" w:hAnsi="Aptos" w:cs="Aptos"/>
                        <w:sz w:val="22"/>
                        <w:szCs w:val="22"/>
                      </w:rPr>
                      <w:t>Quality of Life and itch</w:t>
                    </w:r>
                    <w:r w:rsidR="009A19BD">
                      <w:rPr>
                        <w:rFonts w:ascii="Aptos" w:eastAsia="Aptos" w:hAnsi="Aptos" w:cs="Aptos"/>
                        <w:sz w:val="22"/>
                        <w:szCs w:val="22"/>
                      </w:rPr>
                      <w:t>)</w:t>
                    </w:r>
                  </w:ins>
                </w:p>
                <w:p w14:paraId="0D2793D6" w14:textId="2BA17AE9" w:rsidR="006054BD" w:rsidRPr="003B76A6" w:rsidRDefault="00F21699" w:rsidP="00865EB4">
                  <w:pPr>
                    <w:pStyle w:val="ListParagraph"/>
                    <w:numPr>
                      <w:ilvl w:val="0"/>
                      <w:numId w:val="15"/>
                    </w:numPr>
                    <w:rPr>
                      <w:rFonts w:ascii="Aptos" w:eastAsia="Aptos" w:hAnsi="Aptos" w:cs="Aptos"/>
                      <w:sz w:val="22"/>
                      <w:szCs w:val="22"/>
                    </w:rPr>
                  </w:pPr>
                  <w:proofErr w:type="spellStart"/>
                  <w:ins w:id="27" w:author="Anand, Priti" w:date="2026-01-06T13:16:00Z" w16du:dateUtc="2026-01-06T18:16:00Z">
                    <w:r>
                      <w:rPr>
                        <w:rFonts w:ascii="Aptos" w:eastAsia="Aptos" w:hAnsi="Aptos" w:cs="Aptos"/>
                        <w:sz w:val="22"/>
                        <w:szCs w:val="22"/>
                      </w:rPr>
                      <w:t>E</w:t>
                    </w:r>
                    <w:r w:rsidR="00D12F21" w:rsidRPr="00D12F21">
                      <w:rPr>
                        <w:rFonts w:ascii="Aptos" w:eastAsia="Aptos" w:hAnsi="Aptos" w:cs="Aptos"/>
                        <w:sz w:val="22"/>
                        <w:szCs w:val="22"/>
                      </w:rPr>
                      <w:t>nvudeucitinib</w:t>
                    </w:r>
                    <w:proofErr w:type="spellEnd"/>
                    <w:r w:rsidR="00D12F21" w:rsidRPr="00D12F21">
                      <w:rPr>
                        <w:rFonts w:ascii="Aptos" w:eastAsia="Aptos" w:hAnsi="Aptos" w:cs="Aptos"/>
                        <w:sz w:val="22"/>
                        <w:szCs w:val="22"/>
                      </w:rPr>
                      <w:t xml:space="preserve"> </w:t>
                    </w:r>
                  </w:ins>
                  <w:ins w:id="28" w:author="Christmann, Bethany" w:date="2026-01-06T13:44:00Z" w16du:dateUtc="2026-01-06T19:44:00Z">
                    <w:r w:rsidR="00DE7E7E">
                      <w:rPr>
                        <w:rFonts w:ascii="Aptos" w:eastAsia="Aptos" w:hAnsi="Aptos" w:cs="Aptos"/>
                        <w:sz w:val="22"/>
                        <w:szCs w:val="22"/>
                      </w:rPr>
                      <w:t>was</w:t>
                    </w:r>
                    <w:r w:rsidR="00D12F21" w:rsidRPr="00D12F21">
                      <w:rPr>
                        <w:rFonts w:ascii="Aptos" w:eastAsia="Aptos" w:hAnsi="Aptos" w:cs="Aptos"/>
                        <w:sz w:val="22"/>
                        <w:szCs w:val="22"/>
                      </w:rPr>
                      <w:t xml:space="preserve"> </w:t>
                    </w:r>
                  </w:ins>
                  <w:ins w:id="29" w:author="Anand, Priti" w:date="2026-01-06T13:19:00Z" w16du:dateUtc="2026-01-06T18:19:00Z">
                    <w:r w:rsidR="003D1137">
                      <w:rPr>
                        <w:rFonts w:ascii="Aptos" w:eastAsia="Aptos" w:hAnsi="Aptos" w:cs="Aptos"/>
                        <w:sz w:val="22"/>
                        <w:szCs w:val="22"/>
                      </w:rPr>
                      <w:t>general</w:t>
                    </w:r>
                    <w:r w:rsidR="007F7DC0">
                      <w:rPr>
                        <w:rFonts w:ascii="Aptos" w:eastAsia="Aptos" w:hAnsi="Aptos" w:cs="Aptos"/>
                        <w:sz w:val="22"/>
                        <w:szCs w:val="22"/>
                      </w:rPr>
                      <w:t xml:space="preserve">ly </w:t>
                    </w:r>
                  </w:ins>
                  <w:ins w:id="30" w:author="Anand, Priti" w:date="2026-01-06T13:16:00Z" w16du:dateUtc="2026-01-06T18:16:00Z">
                    <w:r w:rsidR="00910F93" w:rsidRPr="00910F93">
                      <w:rPr>
                        <w:rFonts w:ascii="Aptos" w:eastAsia="Aptos" w:hAnsi="Aptos" w:cs="Aptos"/>
                        <w:sz w:val="22"/>
                        <w:szCs w:val="22"/>
                      </w:rPr>
                      <w:t>well tolerated</w:t>
                    </w:r>
                    <w:r w:rsidR="001D0D5C">
                      <w:rPr>
                        <w:rFonts w:ascii="Aptos" w:eastAsia="Aptos" w:hAnsi="Aptos" w:cs="Aptos"/>
                        <w:sz w:val="22"/>
                        <w:szCs w:val="22"/>
                      </w:rPr>
                      <w:t xml:space="preserve">; </w:t>
                    </w:r>
                  </w:ins>
                  <w:del w:id="31" w:author="Anand, Priti" w:date="2026-01-06T13:16:00Z" w16du:dateUtc="2026-01-06T18:16:00Z">
                    <w:r w:rsidR="7C4C9D14" w:rsidRPr="4F1D0D3C">
                      <w:rPr>
                        <w:rFonts w:ascii="Aptos" w:eastAsia="Aptos" w:hAnsi="Aptos" w:cs="Aptos"/>
                        <w:sz w:val="22"/>
                        <w:szCs w:val="22"/>
                      </w:rPr>
                      <w:delText xml:space="preserve">The efficacy and </w:delText>
                    </w:r>
                  </w:del>
                  <w:r w:rsidR="7C4C9D14" w:rsidRPr="4F1D0D3C">
                    <w:rPr>
                      <w:rFonts w:ascii="Aptos" w:eastAsia="Aptos" w:hAnsi="Aptos" w:cs="Aptos"/>
                      <w:sz w:val="22"/>
                      <w:szCs w:val="22"/>
                    </w:rPr>
                    <w:t>safety</w:t>
                  </w:r>
                  <w:ins w:id="32" w:author="Christmann, Bethany" w:date="2026-01-06T13:45:00Z" w16du:dateUtc="2026-01-06T19:45:00Z">
                    <w:r w:rsidR="7C4C9D14" w:rsidRPr="4F1D0D3C">
                      <w:rPr>
                        <w:rFonts w:ascii="Aptos" w:eastAsia="Aptos" w:hAnsi="Aptos" w:cs="Aptos"/>
                        <w:sz w:val="22"/>
                        <w:szCs w:val="22"/>
                      </w:rPr>
                      <w:t xml:space="preserve"> </w:t>
                    </w:r>
                    <w:r w:rsidR="00EE3EBC">
                      <w:rPr>
                        <w:rFonts w:ascii="Aptos" w:eastAsia="Aptos" w:hAnsi="Aptos" w:cs="Aptos"/>
                        <w:sz w:val="22"/>
                        <w:szCs w:val="22"/>
                      </w:rPr>
                      <w:t>was</w:t>
                    </w:r>
                  </w:ins>
                  <w:r w:rsidR="7C4C9D14" w:rsidRPr="4F1D0D3C">
                    <w:rPr>
                      <w:rFonts w:ascii="Aptos" w:eastAsia="Aptos" w:hAnsi="Aptos" w:cs="Aptos"/>
                      <w:sz w:val="22"/>
                      <w:szCs w:val="22"/>
                    </w:rPr>
                    <w:t xml:space="preserve"> </w:t>
                  </w:r>
                  <w:del w:id="33" w:author="Anand, Priti" w:date="2026-01-06T13:16:00Z" w16du:dateUtc="2026-01-06T18:16:00Z">
                    <w:r w:rsidR="7C4C9D14" w:rsidRPr="4F1D0D3C">
                      <w:rPr>
                        <w:rFonts w:ascii="Aptos" w:eastAsia="Aptos" w:hAnsi="Aptos" w:cs="Aptos"/>
                        <w:sz w:val="22"/>
                        <w:szCs w:val="22"/>
                      </w:rPr>
                      <w:delText xml:space="preserve">profile was </w:delText>
                    </w:r>
                  </w:del>
                  <w:r w:rsidR="7C4C9D14" w:rsidRPr="4F1D0D3C">
                    <w:rPr>
                      <w:rFonts w:ascii="Aptos" w:eastAsia="Aptos" w:hAnsi="Aptos" w:cs="Aptos"/>
                      <w:sz w:val="22"/>
                      <w:szCs w:val="22"/>
                    </w:rPr>
                    <w:t xml:space="preserve">consistent with </w:t>
                  </w:r>
                  <w:del w:id="34" w:author="Anand, Priti" w:date="2026-01-06T13:17:00Z" w16du:dateUtc="2026-01-06T18:17:00Z">
                    <w:r w:rsidR="7C4C9D14" w:rsidRPr="4F1D0D3C">
                      <w:rPr>
                        <w:rFonts w:ascii="Aptos" w:eastAsia="Aptos" w:hAnsi="Aptos" w:cs="Aptos"/>
                        <w:sz w:val="22"/>
                        <w:szCs w:val="22"/>
                      </w:rPr>
                      <w:delText>findings from the</w:delText>
                    </w:r>
                    <w:r w:rsidR="7C4C9D14" w:rsidRPr="6B2E4761">
                      <w:rPr>
                        <w:rFonts w:ascii="Aptos" w:eastAsia="Aptos" w:hAnsi="Aptos" w:cs="Aptos"/>
                        <w:b/>
                        <w:sz w:val="22"/>
                        <w:szCs w:val="22"/>
                      </w:rPr>
                      <w:delText xml:space="preserve"> </w:delText>
                    </w:r>
                  </w:del>
                  <w:hyperlink r:id="rId13">
                    <w:r w:rsidR="00226E11" w:rsidRPr="6478EE0D">
                      <w:rPr>
                        <w:rStyle w:val="Hyperlink"/>
                        <w:rFonts w:ascii="Aptos" w:eastAsia="Aptos" w:hAnsi="Aptos" w:cs="Aptos"/>
                        <w:b/>
                        <w:bCs/>
                        <w:sz w:val="22"/>
                        <w:szCs w:val="22"/>
                      </w:rPr>
                      <w:t>Ph2 STRIDE</w:t>
                    </w:r>
                  </w:hyperlink>
                  <w:r w:rsidR="00226E11">
                    <w:rPr>
                      <w:rFonts w:ascii="Aptos" w:eastAsia="Aptos" w:hAnsi="Aptos" w:cs="Aptos"/>
                      <w:color w:val="242424"/>
                      <w:sz w:val="22"/>
                      <w:szCs w:val="22"/>
                    </w:rPr>
                    <w:t xml:space="preserve"> </w:t>
                  </w:r>
                  <w:r w:rsidR="00123398" w:rsidRPr="003B76A6">
                    <w:rPr>
                      <w:rFonts w:ascii="Aptos" w:eastAsia="Aptos" w:hAnsi="Aptos" w:cs="Aptos"/>
                      <w:sz w:val="22"/>
                      <w:szCs w:val="22"/>
                    </w:rPr>
                    <w:t xml:space="preserve">and </w:t>
                  </w:r>
                  <w:hyperlink r:id="rId14">
                    <w:r w:rsidR="00123398" w:rsidRPr="6478EE0D">
                      <w:rPr>
                        <w:rStyle w:val="Hyperlink"/>
                        <w:rFonts w:ascii="Aptos" w:eastAsia="Aptos" w:hAnsi="Aptos" w:cs="Aptos"/>
                        <w:b/>
                        <w:bCs/>
                        <w:sz w:val="22"/>
                        <w:szCs w:val="22"/>
                      </w:rPr>
                      <w:t>open-label extension</w:t>
                    </w:r>
                  </w:hyperlink>
                  <w:r w:rsidR="00123398">
                    <w:rPr>
                      <w:rFonts w:ascii="Aptos" w:eastAsia="Aptos" w:hAnsi="Aptos" w:cs="Aptos"/>
                      <w:color w:val="242424"/>
                      <w:sz w:val="22"/>
                      <w:szCs w:val="22"/>
                    </w:rPr>
                    <w:t xml:space="preserve"> </w:t>
                  </w:r>
                  <w:r w:rsidR="3D0E4CD5" w:rsidRPr="6B2E4761">
                    <w:rPr>
                      <w:rFonts w:ascii="Aptos" w:eastAsia="Aptos" w:hAnsi="Aptos" w:cs="Aptos"/>
                      <w:color w:val="242424"/>
                      <w:sz w:val="22"/>
                      <w:szCs w:val="22"/>
                    </w:rPr>
                    <w:t>(OLE)</w:t>
                  </w:r>
                  <w:r w:rsidR="00BE6F73">
                    <w:rPr>
                      <w:rFonts w:ascii="Aptos" w:eastAsia="Aptos" w:hAnsi="Aptos" w:cs="Aptos"/>
                      <w:color w:val="242424"/>
                      <w:sz w:val="22"/>
                      <w:szCs w:val="22"/>
                    </w:rPr>
                    <w:t xml:space="preserve"> </w:t>
                  </w:r>
                  <w:r w:rsidR="00A81065" w:rsidRPr="7D616272">
                    <w:rPr>
                      <w:rFonts w:ascii="Aptos" w:eastAsia="Aptos" w:hAnsi="Aptos" w:cs="Aptos"/>
                      <w:sz w:val="22"/>
                      <w:szCs w:val="22"/>
                    </w:rPr>
                    <w:t>stud</w:t>
                  </w:r>
                  <w:r w:rsidR="555E0D75" w:rsidRPr="7D616272">
                    <w:rPr>
                      <w:rFonts w:ascii="Aptos" w:eastAsia="Aptos" w:hAnsi="Aptos" w:cs="Aptos"/>
                      <w:sz w:val="22"/>
                      <w:szCs w:val="22"/>
                    </w:rPr>
                    <w:t>ies</w:t>
                  </w:r>
                </w:p>
                <w:p w14:paraId="417469A3" w14:textId="4F91E473" w:rsidR="00531726" w:rsidRPr="005F1BD7" w:rsidRDefault="79B027B0" w:rsidP="00AB016C">
                  <w:pPr>
                    <w:pStyle w:val="ListParagraph"/>
                    <w:numPr>
                      <w:ilvl w:val="0"/>
                      <w:numId w:val="38"/>
                    </w:numPr>
                    <w:rPr>
                      <w:rFonts w:ascii="Aptos" w:eastAsia="Aptos" w:hAnsi="Aptos" w:cs="Aptos"/>
                      <w:sz w:val="22"/>
                      <w:szCs w:val="22"/>
                    </w:rPr>
                  </w:pPr>
                  <w:proofErr w:type="spellStart"/>
                  <w:r w:rsidRPr="1DB838C1">
                    <w:rPr>
                      <w:rFonts w:ascii="Aptos" w:eastAsia="Aptos" w:hAnsi="Aptos" w:cs="Aptos"/>
                      <w:sz w:val="22"/>
                      <w:szCs w:val="22"/>
                    </w:rPr>
                    <w:t>Alumis</w:t>
                  </w:r>
                  <w:proofErr w:type="spellEnd"/>
                  <w:r w:rsidRPr="1DB838C1">
                    <w:rPr>
                      <w:rFonts w:ascii="Aptos" w:eastAsia="Aptos" w:hAnsi="Aptos" w:cs="Aptos"/>
                      <w:sz w:val="22"/>
                      <w:szCs w:val="22"/>
                    </w:rPr>
                    <w:t xml:space="preserve"> </w:t>
                  </w:r>
                  <w:del w:id="35" w:author="Anand, Priti" w:date="2026-01-06T13:10:00Z" w16du:dateUtc="2026-01-06T18:10:00Z">
                    <w:r w:rsidRPr="1DB838C1">
                      <w:rPr>
                        <w:rFonts w:ascii="Aptos" w:eastAsia="Aptos" w:hAnsi="Aptos" w:cs="Aptos"/>
                        <w:sz w:val="22"/>
                        <w:szCs w:val="22"/>
                      </w:rPr>
                      <w:delText xml:space="preserve">stated </w:delText>
                    </w:r>
                    <w:r w:rsidRPr="71683F82">
                      <w:rPr>
                        <w:rFonts w:ascii="Aptos" w:eastAsia="Aptos" w:hAnsi="Aptos" w:cs="Aptos"/>
                        <w:sz w:val="22"/>
                        <w:szCs w:val="22"/>
                      </w:rPr>
                      <w:delText xml:space="preserve">its </w:delText>
                    </w:r>
                  </w:del>
                  <w:del w:id="36" w:author="Christmann, Bethany" w:date="2026-01-06T13:45:00Z" w16du:dateUtc="2026-01-06T19:45:00Z">
                    <w:r w:rsidRPr="71683F82" w:rsidDel="004B1338">
                      <w:rPr>
                        <w:rFonts w:ascii="Aptos" w:eastAsia="Aptos" w:hAnsi="Aptos" w:cs="Aptos"/>
                        <w:sz w:val="22"/>
                        <w:szCs w:val="22"/>
                      </w:rPr>
                      <w:delText>intent</w:delText>
                    </w:r>
                  </w:del>
                  <w:ins w:id="37" w:author="Anand, Priti" w:date="2026-01-06T13:10:00Z" w16du:dateUtc="2026-01-06T18:10:00Z">
                    <w:del w:id="38" w:author="Christmann, Bethany" w:date="2026-01-06T13:45:00Z" w16du:dateUtc="2026-01-06T19:45:00Z">
                      <w:r w:rsidR="000852B6" w:rsidDel="004B1338">
                        <w:rPr>
                          <w:rFonts w:ascii="Aptos" w:eastAsia="Aptos" w:hAnsi="Aptos" w:cs="Aptos"/>
                          <w:sz w:val="22"/>
                          <w:szCs w:val="22"/>
                        </w:rPr>
                        <w:delText>s</w:delText>
                      </w:r>
                    </w:del>
                  </w:ins>
                  <w:ins w:id="39" w:author="Christmann, Bethany" w:date="2026-01-06T13:45:00Z" w16du:dateUtc="2026-01-06T19:45:00Z">
                    <w:r w:rsidR="004B1338" w:rsidRPr="71683F82">
                      <w:rPr>
                        <w:rFonts w:ascii="Aptos" w:eastAsia="Aptos" w:hAnsi="Aptos" w:cs="Aptos"/>
                        <w:sz w:val="22"/>
                        <w:szCs w:val="22"/>
                      </w:rPr>
                      <w:t>intend</w:t>
                    </w:r>
                    <w:r w:rsidR="004B1338">
                      <w:rPr>
                        <w:rFonts w:ascii="Aptos" w:eastAsia="Aptos" w:hAnsi="Aptos" w:cs="Aptos"/>
                        <w:sz w:val="22"/>
                        <w:szCs w:val="22"/>
                      </w:rPr>
                      <w:t>s</w:t>
                    </w:r>
                  </w:ins>
                  <w:del w:id="40" w:author="Anand, Priti" w:date="2026-01-06T13:10:00Z" w16du:dateUtc="2026-01-06T18:10:00Z">
                    <w:r w:rsidRPr="71683F82" w:rsidDel="000852B6">
                      <w:rPr>
                        <w:rFonts w:ascii="Aptos" w:eastAsia="Aptos" w:hAnsi="Aptos" w:cs="Aptos"/>
                        <w:sz w:val="22"/>
                        <w:szCs w:val="22"/>
                      </w:rPr>
                      <w:delText>io</w:delText>
                    </w:r>
                  </w:del>
                  <w:del w:id="41" w:author="Anand, Priti" w:date="2026-01-06T13:11:00Z" w16du:dateUtc="2026-01-06T18:11:00Z">
                    <w:r w:rsidRPr="71683F82" w:rsidDel="00312F57">
                      <w:rPr>
                        <w:rFonts w:ascii="Aptos" w:eastAsia="Aptos" w:hAnsi="Aptos" w:cs="Aptos"/>
                        <w:sz w:val="22"/>
                        <w:szCs w:val="22"/>
                      </w:rPr>
                      <w:delText>n</w:delText>
                    </w:r>
                  </w:del>
                  <w:r w:rsidRPr="71683F82">
                    <w:rPr>
                      <w:rFonts w:ascii="Aptos" w:eastAsia="Aptos" w:hAnsi="Aptos" w:cs="Aptos"/>
                      <w:sz w:val="22"/>
                      <w:szCs w:val="22"/>
                    </w:rPr>
                    <w:t xml:space="preserve"> to </w:t>
                  </w:r>
                  <w:r w:rsidRPr="500E0533">
                    <w:rPr>
                      <w:rFonts w:ascii="Aptos" w:eastAsia="Aptos" w:hAnsi="Aptos" w:cs="Aptos"/>
                      <w:sz w:val="22"/>
                      <w:szCs w:val="22"/>
                    </w:rPr>
                    <w:t xml:space="preserve">submit a New Drug </w:t>
                  </w:r>
                  <w:r w:rsidRPr="1CB92904">
                    <w:rPr>
                      <w:rFonts w:ascii="Aptos" w:eastAsia="Aptos" w:hAnsi="Aptos" w:cs="Aptos"/>
                      <w:sz w:val="22"/>
                      <w:szCs w:val="22"/>
                    </w:rPr>
                    <w:t xml:space="preserve">Application (NDA) to the </w:t>
                  </w:r>
                  <w:r w:rsidRPr="23516172">
                    <w:rPr>
                      <w:rFonts w:ascii="Aptos" w:eastAsia="Aptos" w:hAnsi="Aptos" w:cs="Aptos"/>
                      <w:sz w:val="22"/>
                      <w:szCs w:val="22"/>
                    </w:rPr>
                    <w:t xml:space="preserve">FDA </w:t>
                  </w:r>
                  <w:del w:id="42" w:author="Bhat, Chanda R" w:date="2026-01-06T14:54:00Z" w16du:dateUtc="2026-01-06T20:54:00Z">
                    <w:r w:rsidRPr="23516172" w:rsidDel="008E5DED">
                      <w:rPr>
                        <w:rFonts w:ascii="Aptos" w:eastAsia="Aptos" w:hAnsi="Aptos" w:cs="Aptos"/>
                        <w:sz w:val="22"/>
                        <w:szCs w:val="22"/>
                      </w:rPr>
                      <w:delText xml:space="preserve">using </w:delText>
                    </w:r>
                  </w:del>
                  <w:ins w:id="43" w:author="Christmann, Bethany" w:date="2026-01-06T13:46:00Z" w16du:dateUtc="2026-01-06T19:46:00Z">
                    <w:del w:id="44" w:author="Bhat, Chanda R" w:date="2026-01-06T14:54:00Z" w16du:dateUtc="2026-01-06T20:54:00Z">
                      <w:r w:rsidR="00090580" w:rsidDel="008E5DED">
                        <w:rPr>
                          <w:rFonts w:ascii="Aptos" w:eastAsia="Aptos" w:hAnsi="Aptos" w:cs="Aptos"/>
                          <w:sz w:val="22"/>
                          <w:szCs w:val="22"/>
                        </w:rPr>
                        <w:delText xml:space="preserve">these </w:delText>
                      </w:r>
                    </w:del>
                  </w:ins>
                  <w:del w:id="45" w:author="Bhat, Chanda R" w:date="2026-01-06T14:54:00Z" w16du:dateUtc="2026-01-06T20:54:00Z">
                    <w:r w:rsidRPr="23516172" w:rsidDel="008E5DED">
                      <w:rPr>
                        <w:rFonts w:ascii="Aptos" w:eastAsia="Aptos" w:hAnsi="Aptos" w:cs="Aptos"/>
                        <w:sz w:val="22"/>
                        <w:szCs w:val="22"/>
                      </w:rPr>
                      <w:delText xml:space="preserve">data </w:delText>
                    </w:r>
                  </w:del>
                  <w:del w:id="46" w:author="Christmann, Bethany" w:date="2026-01-06T13:46:00Z" w16du:dateUtc="2026-01-06T19:46:00Z">
                    <w:r w:rsidRPr="0D2F62CA">
                      <w:rPr>
                        <w:rFonts w:ascii="Aptos" w:eastAsia="Aptos" w:hAnsi="Aptos" w:cs="Aptos"/>
                        <w:sz w:val="22"/>
                        <w:szCs w:val="22"/>
                      </w:rPr>
                      <w:delText xml:space="preserve">from the ONWARD </w:delText>
                    </w:r>
                    <w:r w:rsidRPr="0E77D26A">
                      <w:rPr>
                        <w:rFonts w:ascii="Aptos" w:eastAsia="Aptos" w:hAnsi="Aptos" w:cs="Aptos"/>
                        <w:sz w:val="22"/>
                        <w:szCs w:val="22"/>
                      </w:rPr>
                      <w:delText xml:space="preserve">Ph3 program </w:delText>
                    </w:r>
                  </w:del>
                  <w:r w:rsidRPr="0E77D26A">
                    <w:rPr>
                      <w:rFonts w:ascii="Aptos" w:eastAsia="Aptos" w:hAnsi="Aptos" w:cs="Aptos"/>
                      <w:sz w:val="22"/>
                      <w:szCs w:val="22"/>
                    </w:rPr>
                    <w:t xml:space="preserve">in H2 </w:t>
                  </w:r>
                  <w:r w:rsidRPr="09A7E03A">
                    <w:rPr>
                      <w:rFonts w:ascii="Aptos" w:eastAsia="Aptos" w:hAnsi="Aptos" w:cs="Aptos"/>
                      <w:sz w:val="22"/>
                      <w:szCs w:val="22"/>
                    </w:rPr>
                    <w:t>2026</w:t>
                  </w:r>
                </w:p>
                <w:p w14:paraId="4A526AE2" w14:textId="4E15D066" w:rsidR="00C2594B" w:rsidRDefault="3E1800E5" w:rsidP="00C2594B">
                  <w:pPr>
                    <w:pStyle w:val="ListParagraph"/>
                    <w:numPr>
                      <w:ilvl w:val="0"/>
                      <w:numId w:val="6"/>
                    </w:numPr>
                    <w:rPr>
                      <w:del w:id="47" w:author="Anand, Priti" w:date="2026-01-06T14:10:00Z" w16du:dateUtc="2026-01-06T19:10:00Z"/>
                      <w:rFonts w:ascii="Aptos" w:eastAsia="Aptos" w:hAnsi="Aptos" w:cs="Aptos"/>
                      <w:i/>
                      <w:color w:val="0070C0"/>
                      <w:sz w:val="22"/>
                      <w:szCs w:val="22"/>
                    </w:rPr>
                  </w:pPr>
                  <w:del w:id="48" w:author="Anand, Priti" w:date="2026-01-06T14:10:00Z" w16du:dateUtc="2026-01-06T19:10:00Z">
                    <w:r w:rsidRPr="7D616272">
                      <w:rPr>
                        <w:rFonts w:ascii="Aptos" w:eastAsia="Aptos" w:hAnsi="Aptos" w:cs="Aptos"/>
                        <w:i/>
                        <w:iCs/>
                        <w:color w:val="0070C0"/>
                        <w:sz w:val="22"/>
                        <w:szCs w:val="22"/>
                      </w:rPr>
                      <w:delText xml:space="preserve">CI anticipates regulatory submissions </w:delText>
                    </w:r>
                    <w:r w:rsidRPr="7A22B580">
                      <w:rPr>
                        <w:rFonts w:ascii="Aptos" w:eastAsia="Aptos" w:hAnsi="Aptos" w:cs="Aptos"/>
                        <w:i/>
                        <w:iCs/>
                        <w:color w:val="0070C0"/>
                        <w:sz w:val="22"/>
                        <w:szCs w:val="22"/>
                      </w:rPr>
                      <w:delText xml:space="preserve">in Q3 2026, with </w:delText>
                    </w:r>
                    <w:r w:rsidRPr="1F460EFB">
                      <w:rPr>
                        <w:rFonts w:ascii="Aptos" w:eastAsia="Aptos" w:hAnsi="Aptos" w:cs="Aptos"/>
                        <w:i/>
                        <w:iCs/>
                        <w:color w:val="0070C0"/>
                        <w:sz w:val="22"/>
                        <w:szCs w:val="22"/>
                      </w:rPr>
                      <w:delText xml:space="preserve">FDA approval and EC marketing </w:delText>
                    </w:r>
                    <w:r w:rsidRPr="74016B54">
                      <w:rPr>
                        <w:rFonts w:ascii="Aptos" w:eastAsia="Aptos" w:hAnsi="Aptos" w:cs="Aptos"/>
                        <w:i/>
                        <w:iCs/>
                        <w:color w:val="0070C0"/>
                        <w:sz w:val="22"/>
                        <w:szCs w:val="22"/>
                      </w:rPr>
                      <w:delText>authorization</w:delText>
                    </w:r>
                    <w:r w:rsidRPr="1F460EFB">
                      <w:rPr>
                        <w:rFonts w:ascii="Aptos" w:eastAsia="Aptos" w:hAnsi="Aptos" w:cs="Aptos"/>
                        <w:i/>
                        <w:iCs/>
                        <w:color w:val="0070C0"/>
                        <w:sz w:val="22"/>
                        <w:szCs w:val="22"/>
                      </w:rPr>
                      <w:delText xml:space="preserve"> expected in </w:delText>
                    </w:r>
                    <w:commentRangeStart w:id="49"/>
                    <w:commentRangeStart w:id="50"/>
                    <w:commentRangeStart w:id="51"/>
                    <w:r w:rsidR="00E139B7">
                      <w:rPr>
                        <w:rFonts w:ascii="Aptos" w:eastAsia="Aptos" w:hAnsi="Aptos" w:cs="Aptos"/>
                        <w:i/>
                        <w:iCs/>
                        <w:color w:val="0070C0"/>
                        <w:sz w:val="22"/>
                        <w:szCs w:val="22"/>
                      </w:rPr>
                      <w:delText>Q3 2027</w:delText>
                    </w:r>
                    <w:commentRangeEnd w:id="49"/>
                    <w:r w:rsidR="00BA5645" w:rsidDel="00863ACF">
                      <w:rPr>
                        <w:rStyle w:val="CommentReference"/>
                        <w:rFonts w:ascii="Aptos" w:eastAsia="Aptos" w:hAnsi="Aptos" w:cs="Aptos"/>
                        <w:i/>
                        <w:color w:val="0070C0"/>
                        <w:sz w:val="22"/>
                        <w:szCs w:val="22"/>
                      </w:rPr>
                      <w:commentReference w:id="49"/>
                    </w:r>
                  </w:del>
                  <w:commentRangeEnd w:id="50"/>
                  <w:r>
                    <w:rPr>
                      <w:rStyle w:val="CommentReference"/>
                      <w:rFonts w:ascii="Aptos" w:eastAsia="Aptos" w:hAnsi="Aptos" w:cs="Aptos"/>
                      <w:i/>
                      <w:color w:val="0070C0"/>
                      <w:sz w:val="22"/>
                      <w:szCs w:val="22"/>
                    </w:rPr>
                    <w:commentReference w:id="50"/>
                  </w:r>
                  <w:commentRangeEnd w:id="51"/>
                  <w:r>
                    <w:rPr>
                      <w:rStyle w:val="CommentReference"/>
                      <w:rFonts w:ascii="Aptos" w:eastAsia="Aptos" w:hAnsi="Aptos" w:cs="Aptos"/>
                      <w:i/>
                      <w:color w:val="0070C0"/>
                      <w:sz w:val="22"/>
                      <w:szCs w:val="22"/>
                    </w:rPr>
                    <w:commentReference w:id="51"/>
                  </w:r>
                </w:p>
                <w:p w14:paraId="78AC2000" w14:textId="6D223925" w:rsidR="2AC86899" w:rsidRDefault="2AC86899" w:rsidP="006054BD"/>
                <w:p w14:paraId="65D96272" w14:textId="1EF63785" w:rsidR="2AC86899" w:rsidRDefault="2AC86899" w:rsidP="2AC86899">
                  <w:r w:rsidRPr="2AC86899">
                    <w:rPr>
                      <w:rFonts w:ascii="Aptos" w:eastAsia="Aptos" w:hAnsi="Aptos" w:cs="Aptos"/>
                      <w:b/>
                      <w:bCs/>
                      <w:color w:val="071D49"/>
                      <w:sz w:val="28"/>
                      <w:szCs w:val="28"/>
                    </w:rPr>
                    <w:t xml:space="preserve">Impact (CI PoV): </w:t>
                  </w:r>
                  <w:r w:rsidRPr="2AC86899">
                    <w:rPr>
                      <w:rFonts w:ascii="Aptos" w:eastAsia="Aptos" w:hAnsi="Aptos" w:cs="Aptos"/>
                      <w:b/>
                      <w:bCs/>
                      <w:color w:val="EE0000"/>
                      <w:sz w:val="28"/>
                      <w:szCs w:val="28"/>
                    </w:rPr>
                    <w:t>HIGH</w:t>
                  </w:r>
                  <w:r w:rsidRPr="2AC86899">
                    <w:rPr>
                      <w:rFonts w:ascii="Aptos" w:eastAsia="Aptos" w:hAnsi="Aptos" w:cs="Aptos"/>
                      <w:color w:val="EE0000"/>
                      <w:sz w:val="28"/>
                      <w:szCs w:val="28"/>
                    </w:rPr>
                    <w:t xml:space="preserve"> </w:t>
                  </w:r>
                </w:p>
                <w:p w14:paraId="48212D20" w14:textId="66F4523A" w:rsidR="2AC86899" w:rsidRPr="001B081C" w:rsidRDefault="003A46C4" w:rsidP="00AB016C">
                  <w:pPr>
                    <w:pStyle w:val="ListParagraph"/>
                    <w:numPr>
                      <w:ilvl w:val="0"/>
                      <w:numId w:val="38"/>
                    </w:numPr>
                    <w:rPr>
                      <w:ins w:id="52" w:author="Anand, Priti" w:date="2026-01-06T14:09:00Z" w16du:dateUtc="2026-01-06T19:09:00Z"/>
                      <w:rFonts w:ascii="Aptos" w:eastAsia="Aptos" w:hAnsi="Aptos" w:cs="Aptos"/>
                      <w:sz w:val="22"/>
                      <w:szCs w:val="22"/>
                    </w:rPr>
                  </w:pPr>
                  <w:proofErr w:type="spellStart"/>
                  <w:r w:rsidRPr="5291D132">
                    <w:rPr>
                      <w:rFonts w:ascii="Aptos" w:eastAsia="Aptos" w:hAnsi="Aptos" w:cs="Aptos"/>
                      <w:sz w:val="22"/>
                      <w:szCs w:val="22"/>
                    </w:rPr>
                    <w:t>Envudeucitinib</w:t>
                  </w:r>
                  <w:proofErr w:type="spellEnd"/>
                  <w:r w:rsidRPr="5291D132">
                    <w:rPr>
                      <w:rFonts w:ascii="Aptos" w:eastAsia="Aptos" w:hAnsi="Aptos" w:cs="Aptos"/>
                      <w:sz w:val="22"/>
                      <w:szCs w:val="22"/>
                    </w:rPr>
                    <w:t xml:space="preserve"> </w:t>
                  </w:r>
                  <w:del w:id="53" w:author="Christmann, Bethany" w:date="2026-01-06T13:46:00Z" w16du:dateUtc="2026-01-06T19:46:00Z">
                    <w:r w:rsidRPr="5291D132">
                      <w:rPr>
                        <w:rFonts w:ascii="Aptos" w:eastAsia="Aptos" w:hAnsi="Aptos" w:cs="Aptos"/>
                        <w:sz w:val="22"/>
                        <w:szCs w:val="22"/>
                      </w:rPr>
                      <w:delText>(ESK-001)</w:delText>
                    </w:r>
                    <w:r w:rsidR="73C07D86" w:rsidRPr="5291D132">
                      <w:rPr>
                        <w:rFonts w:ascii="Aptos" w:eastAsia="Aptos" w:hAnsi="Aptos" w:cs="Aptos"/>
                        <w:sz w:val="22"/>
                        <w:szCs w:val="22"/>
                      </w:rPr>
                      <w:delText xml:space="preserve"> </w:delText>
                    </w:r>
                  </w:del>
                  <w:r w:rsidR="73C07D86" w:rsidRPr="5291D132">
                    <w:rPr>
                      <w:rFonts w:ascii="Aptos" w:eastAsia="Aptos" w:hAnsi="Aptos" w:cs="Aptos"/>
                      <w:sz w:val="22"/>
                      <w:szCs w:val="22"/>
                    </w:rPr>
                    <w:t xml:space="preserve">represents a </w:t>
                  </w:r>
                  <w:del w:id="54" w:author="Bhat, Chanda R" w:date="2026-01-06T14:55:00Z" w16du:dateUtc="2026-01-06T20:55:00Z">
                    <w:r w:rsidR="73C07D86" w:rsidRPr="5291D132" w:rsidDel="003234C1">
                      <w:rPr>
                        <w:rFonts w:ascii="Aptos" w:eastAsia="Aptos" w:hAnsi="Aptos" w:cs="Aptos"/>
                        <w:sz w:val="22"/>
                        <w:szCs w:val="22"/>
                      </w:rPr>
                      <w:delText xml:space="preserve">meaningful </w:delText>
                    </w:r>
                  </w:del>
                  <w:r w:rsidR="73C07D86" w:rsidRPr="5291D132">
                    <w:rPr>
                      <w:rFonts w:ascii="Aptos" w:eastAsia="Aptos" w:hAnsi="Aptos" w:cs="Aptos"/>
                      <w:sz w:val="22"/>
                      <w:szCs w:val="22"/>
                    </w:rPr>
                    <w:t xml:space="preserve">addition to the </w:t>
                  </w:r>
                  <w:commentRangeStart w:id="55"/>
                  <w:commentRangeStart w:id="56"/>
                  <w:r w:rsidR="73C07D86" w:rsidRPr="5291D132">
                    <w:rPr>
                      <w:rFonts w:ascii="Aptos" w:eastAsia="Aptos" w:hAnsi="Aptos" w:cs="Aptos"/>
                      <w:sz w:val="22"/>
                      <w:szCs w:val="22"/>
                    </w:rPr>
                    <w:t>oral TYK2 inh</w:t>
                  </w:r>
                  <w:commentRangeEnd w:id="55"/>
                  <w:r w:rsidR="003E731A" w:rsidRPr="5291D132">
                    <w:rPr>
                      <w:rStyle w:val="CommentReference"/>
                      <w:rFonts w:ascii="Aptos" w:eastAsia="Aptos" w:hAnsi="Aptos" w:cs="Aptos"/>
                      <w:sz w:val="22"/>
                      <w:szCs w:val="22"/>
                    </w:rPr>
                    <w:commentReference w:id="55"/>
                  </w:r>
                  <w:commentRangeEnd w:id="56"/>
                  <w:r w:rsidR="008E3D2E" w:rsidRPr="5291D132">
                    <w:rPr>
                      <w:rStyle w:val="CommentReference"/>
                      <w:rFonts w:ascii="Aptos" w:eastAsia="Aptos" w:hAnsi="Aptos" w:cs="Aptos"/>
                      <w:sz w:val="22"/>
                      <w:szCs w:val="22"/>
                    </w:rPr>
                    <w:commentReference w:id="56"/>
                  </w:r>
                  <w:r w:rsidR="73C07D86" w:rsidRPr="5291D132">
                    <w:rPr>
                      <w:rFonts w:ascii="Aptos" w:eastAsia="Aptos" w:hAnsi="Aptos" w:cs="Aptos"/>
                      <w:sz w:val="22"/>
                      <w:szCs w:val="22"/>
                    </w:rPr>
                    <w:t xml:space="preserve">ibitor class in PsO, </w:t>
                  </w:r>
                  <w:r w:rsidR="00AB3BFF">
                    <w:rPr>
                      <w:rFonts w:ascii="Aptos" w:eastAsia="Aptos" w:hAnsi="Aptos" w:cs="Aptos"/>
                      <w:sz w:val="22"/>
                      <w:szCs w:val="22"/>
                    </w:rPr>
                    <w:t>with</w:t>
                  </w:r>
                  <w:r w:rsidR="73C07D86" w:rsidRPr="5291D132">
                    <w:rPr>
                      <w:rFonts w:ascii="Aptos" w:eastAsia="Aptos" w:hAnsi="Aptos" w:cs="Aptos"/>
                      <w:sz w:val="22"/>
                      <w:szCs w:val="22"/>
                    </w:rPr>
                    <w:t xml:space="preserve"> efficacy and safety data supporting its relevance as o</w:t>
                  </w:r>
                  <w:r w:rsidR="0EB1B8D4" w:rsidRPr="5291D132">
                    <w:rPr>
                      <w:rFonts w:ascii="Aptos" w:eastAsia="Aptos" w:hAnsi="Aptos" w:cs="Aptos"/>
                      <w:sz w:val="22"/>
                      <w:szCs w:val="22"/>
                    </w:rPr>
                    <w:t>ral systemic option</w:t>
                  </w:r>
                  <w:del w:id="57" w:author="Bhat, Chanda R" w:date="2026-01-06T14:55:00Z" w16du:dateUtc="2026-01-06T20:55:00Z">
                    <w:r w:rsidR="0EB1B8D4" w:rsidRPr="5291D132" w:rsidDel="003234C1">
                      <w:rPr>
                        <w:rFonts w:ascii="Aptos" w:eastAsia="Aptos" w:hAnsi="Aptos" w:cs="Aptos"/>
                        <w:sz w:val="22"/>
                        <w:szCs w:val="22"/>
                      </w:rPr>
                      <w:delText xml:space="preserve">s continue to expand alongside established IL-23/17 therapies </w:delText>
                    </w:r>
                    <w:r w:rsidR="73C07D86" w:rsidRPr="5291D132" w:rsidDel="003234C1">
                      <w:rPr>
                        <w:rFonts w:ascii="Aptos" w:eastAsia="Aptos" w:hAnsi="Aptos" w:cs="Aptos"/>
                        <w:sz w:val="22"/>
                        <w:szCs w:val="22"/>
                      </w:rPr>
                      <w:delText xml:space="preserve"> </w:delText>
                    </w:r>
                  </w:del>
                </w:p>
                <w:p w14:paraId="78868D3F" w14:textId="5CF0FC0C" w:rsidR="00BA5645" w:rsidRPr="00863ACF" w:rsidRDefault="00863ACF" w:rsidP="00CA0942">
                  <w:pPr>
                    <w:pStyle w:val="ListParagraph"/>
                    <w:numPr>
                      <w:ilvl w:val="0"/>
                      <w:numId w:val="38"/>
                    </w:numPr>
                    <w:rPr>
                      <w:rFonts w:ascii="Aptos" w:eastAsia="Aptos" w:hAnsi="Aptos" w:cs="Aptos"/>
                      <w:i/>
                      <w:iCs/>
                      <w:color w:val="0070C0"/>
                      <w:sz w:val="22"/>
                      <w:szCs w:val="22"/>
                      <w:rPrChange w:id="58" w:author="Anand, Priti" w:date="2026-01-06T14:09:00Z" w16du:dateUtc="2026-01-06T19:09:00Z">
                        <w:rPr/>
                      </w:rPrChange>
                    </w:rPr>
                  </w:pPr>
                  <w:ins w:id="59" w:author="Anand, Priti" w:date="2026-01-06T14:09:00Z" w16du:dateUtc="2026-01-06T19:09:00Z">
                    <w:r w:rsidRPr="00863ACF">
                      <w:rPr>
                        <w:rFonts w:ascii="Aptos" w:eastAsia="Aptos" w:hAnsi="Aptos" w:cs="Aptos"/>
                        <w:i/>
                        <w:iCs/>
                        <w:color w:val="0070C0"/>
                        <w:sz w:val="22"/>
                        <w:szCs w:val="22"/>
                        <w:rPrChange w:id="60" w:author="Anand, Priti" w:date="2026-01-06T14:09:00Z" w16du:dateUtc="2026-01-06T19:09:00Z">
                          <w:rPr>
                            <w:rFonts w:ascii="Aptos" w:eastAsia="Aptos" w:hAnsi="Aptos" w:cs="Aptos"/>
                            <w:sz w:val="22"/>
                            <w:szCs w:val="22"/>
                          </w:rPr>
                        </w:rPrChange>
                      </w:rPr>
                      <w:t xml:space="preserve">CI anticipates regulatory submissions in Q3 2026, with FDA approval </w:t>
                    </w:r>
                  </w:ins>
                  <w:ins w:id="61" w:author="kamnaj@eradigm.com" w:date="2026-01-06T19:55:00Z" w16du:dateUtc="2026-01-06T19:55:35Z">
                    <w:r w:rsidR="45F20960" w:rsidRPr="32CB2D23">
                      <w:rPr>
                        <w:rFonts w:ascii="Aptos" w:eastAsia="Aptos" w:hAnsi="Aptos" w:cs="Aptos"/>
                        <w:i/>
                        <w:iCs/>
                        <w:color w:val="0070C0"/>
                        <w:sz w:val="22"/>
                        <w:szCs w:val="22"/>
                      </w:rPr>
                      <w:t xml:space="preserve">in Q3 2027 </w:t>
                    </w:r>
                  </w:ins>
                  <w:ins w:id="62" w:author="Anand, Priti" w:date="2026-01-06T14:09:00Z" w16du:dateUtc="2026-01-06T19:09:00Z">
                    <w:r w:rsidRPr="00863ACF">
                      <w:rPr>
                        <w:rFonts w:ascii="Aptos" w:eastAsia="Aptos" w:hAnsi="Aptos" w:cs="Aptos"/>
                        <w:i/>
                        <w:iCs/>
                        <w:color w:val="0070C0"/>
                        <w:sz w:val="22"/>
                        <w:szCs w:val="22"/>
                        <w:rPrChange w:id="63" w:author="Anand, Priti" w:date="2026-01-06T14:09:00Z" w16du:dateUtc="2026-01-06T19:09:00Z">
                          <w:rPr>
                            <w:rFonts w:ascii="Aptos" w:eastAsia="Aptos" w:hAnsi="Aptos" w:cs="Aptos"/>
                            <w:sz w:val="22"/>
                            <w:szCs w:val="22"/>
                          </w:rPr>
                        </w:rPrChange>
                      </w:rPr>
                      <w:t xml:space="preserve">and EC marketing authorization expected in </w:t>
                    </w:r>
                    <w:r w:rsidRPr="32CB2D23">
                      <w:rPr>
                        <w:rFonts w:ascii="Aptos" w:eastAsia="Aptos" w:hAnsi="Aptos" w:cs="Aptos"/>
                        <w:i/>
                        <w:iCs/>
                        <w:color w:val="0070C0"/>
                        <w:sz w:val="22"/>
                        <w:szCs w:val="22"/>
                        <w:rPrChange w:id="64" w:author="Anand, Priti" w:date="2026-01-06T14:09:00Z" w16du:dateUtc="2026-01-06T19:09:00Z">
                          <w:rPr>
                            <w:rFonts w:ascii="Aptos" w:eastAsia="Aptos" w:hAnsi="Aptos" w:cs="Aptos"/>
                            <w:sz w:val="22"/>
                            <w:szCs w:val="22"/>
                          </w:rPr>
                        </w:rPrChange>
                      </w:rPr>
                      <w:t>Q</w:t>
                    </w:r>
                  </w:ins>
                  <w:ins w:id="65" w:author="kamnaj@eradigm.com" w:date="2026-01-06T19:55:00Z" w16du:dateUtc="2026-01-06T19:55:40Z">
                    <w:r w:rsidR="0680BE7F" w:rsidRPr="32CB2D23">
                      <w:rPr>
                        <w:rFonts w:ascii="Aptos" w:eastAsia="Aptos" w:hAnsi="Aptos" w:cs="Aptos"/>
                        <w:i/>
                        <w:iCs/>
                        <w:color w:val="0070C0"/>
                        <w:sz w:val="22"/>
                        <w:szCs w:val="22"/>
                      </w:rPr>
                      <w:t>2</w:t>
                    </w:r>
                  </w:ins>
                  <w:ins w:id="66" w:author="Anand, Priti" w:date="2026-01-06T14:09:00Z" w16du:dateUtc="2026-01-06T19:09:00Z">
                    <w:del w:id="67" w:author="kamnaj@eradigm.com" w:date="2026-01-06T19:55:00Z" w16du:dateUtc="2026-01-06T19:55:40Z">
                      <w:r w:rsidRPr="32CB2D23" w:rsidDel="00863ACF">
                        <w:rPr>
                          <w:rFonts w:ascii="Aptos" w:eastAsia="Aptos" w:hAnsi="Aptos" w:cs="Aptos"/>
                          <w:i/>
                          <w:iCs/>
                          <w:color w:val="0070C0"/>
                          <w:sz w:val="22"/>
                          <w:szCs w:val="22"/>
                          <w:rPrChange w:id="68" w:author="Anand, Priti" w:date="2026-01-06T14:09:00Z" w16du:dateUtc="2026-01-06T19:09:00Z">
                            <w:rPr>
                              <w:rFonts w:ascii="Aptos" w:eastAsia="Aptos" w:hAnsi="Aptos" w:cs="Aptos"/>
                              <w:sz w:val="22"/>
                              <w:szCs w:val="22"/>
                            </w:rPr>
                          </w:rPrChange>
                        </w:rPr>
                        <w:delText>3</w:delText>
                      </w:r>
                    </w:del>
                    <w:r w:rsidRPr="32CB2D23">
                      <w:rPr>
                        <w:rFonts w:ascii="Aptos" w:eastAsia="Aptos" w:hAnsi="Aptos" w:cs="Aptos"/>
                        <w:i/>
                        <w:iCs/>
                        <w:color w:val="0070C0"/>
                        <w:sz w:val="22"/>
                        <w:szCs w:val="22"/>
                        <w:rPrChange w:id="69" w:author="Anand, Priti" w:date="2026-01-06T14:09:00Z" w16du:dateUtc="2026-01-06T19:09:00Z">
                          <w:rPr>
                            <w:rFonts w:ascii="Aptos" w:eastAsia="Aptos" w:hAnsi="Aptos" w:cs="Aptos"/>
                            <w:sz w:val="22"/>
                            <w:szCs w:val="22"/>
                          </w:rPr>
                        </w:rPrChange>
                      </w:rPr>
                      <w:t xml:space="preserve"> 2027</w:t>
                    </w:r>
                  </w:ins>
                  <w:ins w:id="70" w:author="kamnaj@eradigm.com" w:date="2026-01-06T19:56:00Z" w16du:dateUtc="2026-01-06T19:56:46Z">
                    <w:r w:rsidR="4E50111C" w:rsidRPr="32CB2D23">
                      <w:rPr>
                        <w:rFonts w:ascii="Aptos" w:eastAsia="Aptos" w:hAnsi="Aptos" w:cs="Aptos"/>
                        <w:i/>
                        <w:iCs/>
                        <w:color w:val="0070C0"/>
                        <w:sz w:val="22"/>
                        <w:szCs w:val="22"/>
                      </w:rPr>
                      <w:t xml:space="preserve"> (no company guidance on EU submission)</w:t>
                    </w:r>
                  </w:ins>
                </w:p>
                <w:p w14:paraId="381660BC" w14:textId="3C5D74BE" w:rsidR="2AC86899" w:rsidRDefault="2AC86899" w:rsidP="2AC86899"/>
                <w:p w14:paraId="18BA6277" w14:textId="2076791E" w:rsidR="2AC86899" w:rsidRDefault="2AC86899" w:rsidP="2AC86899">
                  <w:r w:rsidRPr="2AC86899">
                    <w:rPr>
                      <w:rFonts w:ascii="Aptos" w:eastAsia="Aptos" w:hAnsi="Aptos" w:cs="Aptos"/>
                      <w:b/>
                      <w:bCs/>
                      <w:color w:val="071D49"/>
                      <w:sz w:val="28"/>
                      <w:szCs w:val="28"/>
                    </w:rPr>
                    <w:t xml:space="preserve">Why it matters: </w:t>
                  </w:r>
                  <w:r w:rsidRPr="2AC86899">
                    <w:rPr>
                      <w:rFonts w:ascii="Aptos" w:eastAsia="Aptos" w:hAnsi="Aptos" w:cs="Aptos"/>
                      <w:color w:val="071D49"/>
                      <w:sz w:val="28"/>
                      <w:szCs w:val="28"/>
                    </w:rPr>
                    <w:t xml:space="preserve"> </w:t>
                  </w:r>
                </w:p>
                <w:p w14:paraId="18943F4B" w14:textId="0F68C03C" w:rsidR="00913834" w:rsidRDefault="21F7653F" w:rsidP="00AB016C">
                  <w:pPr>
                    <w:pStyle w:val="ListParagraph"/>
                    <w:numPr>
                      <w:ilvl w:val="0"/>
                      <w:numId w:val="38"/>
                    </w:numPr>
                    <w:rPr>
                      <w:rFonts w:ascii="Aptos" w:eastAsia="Aptos" w:hAnsi="Aptos" w:cs="Aptos"/>
                      <w:sz w:val="22"/>
                      <w:szCs w:val="22"/>
                    </w:rPr>
                  </w:pPr>
                  <w:proofErr w:type="spellStart"/>
                  <w:r w:rsidRPr="3025B051">
                    <w:rPr>
                      <w:rFonts w:ascii="Aptos" w:eastAsia="Aptos" w:hAnsi="Aptos" w:cs="Aptos"/>
                      <w:sz w:val="22"/>
                      <w:szCs w:val="22"/>
                    </w:rPr>
                    <w:t>Envudeucitinib</w:t>
                  </w:r>
                  <w:proofErr w:type="spellEnd"/>
                  <w:r w:rsidRPr="3025B051">
                    <w:rPr>
                      <w:rFonts w:ascii="Aptos" w:eastAsia="Aptos" w:hAnsi="Aptos" w:cs="Aptos"/>
                      <w:sz w:val="22"/>
                      <w:szCs w:val="22"/>
                    </w:rPr>
                    <w:t xml:space="preserve"> </w:t>
                  </w:r>
                  <w:del w:id="71" w:author="Christmann, Bethany" w:date="2026-01-06T13:48:00Z" w16du:dateUtc="2026-01-06T19:48:00Z">
                    <w:r w:rsidRPr="3025B051">
                      <w:rPr>
                        <w:rFonts w:ascii="Aptos" w:eastAsia="Aptos" w:hAnsi="Aptos" w:cs="Aptos"/>
                        <w:sz w:val="22"/>
                        <w:szCs w:val="22"/>
                      </w:rPr>
                      <w:delText>(</w:delText>
                    </w:r>
                    <w:r w:rsidR="00711DEC" w:rsidRPr="3025B051">
                      <w:rPr>
                        <w:rFonts w:ascii="Aptos" w:eastAsia="Aptos" w:hAnsi="Aptos" w:cs="Aptos"/>
                        <w:sz w:val="22"/>
                        <w:szCs w:val="22"/>
                      </w:rPr>
                      <w:delText>ESK</w:delText>
                    </w:r>
                    <w:r w:rsidR="00711DEC" w:rsidRPr="00052AD8">
                      <w:rPr>
                        <w:rFonts w:ascii="Aptos" w:eastAsia="Aptos" w:hAnsi="Aptos" w:cs="Aptos"/>
                        <w:sz w:val="22"/>
                        <w:szCs w:val="22"/>
                      </w:rPr>
                      <w:delText>-001</w:delText>
                    </w:r>
                    <w:r w:rsidR="7A64E301" w:rsidRPr="3025B051">
                      <w:rPr>
                        <w:rFonts w:ascii="Aptos" w:eastAsia="Aptos" w:hAnsi="Aptos" w:cs="Aptos"/>
                        <w:sz w:val="22"/>
                        <w:szCs w:val="22"/>
                      </w:rPr>
                      <w:delText>)</w:delText>
                    </w:r>
                    <w:r w:rsidR="00711DEC" w:rsidRPr="00052AD8">
                      <w:rPr>
                        <w:rFonts w:ascii="Aptos" w:eastAsia="Aptos" w:hAnsi="Aptos" w:cs="Aptos"/>
                        <w:sz w:val="22"/>
                        <w:szCs w:val="22"/>
                      </w:rPr>
                      <w:delText xml:space="preserve"> </w:delText>
                    </w:r>
                    <w:r w:rsidR="00824167" w:rsidRPr="00052AD8">
                      <w:rPr>
                        <w:rFonts w:ascii="Aptos" w:eastAsia="Aptos" w:hAnsi="Aptos" w:cs="Aptos"/>
                        <w:sz w:val="22"/>
                        <w:szCs w:val="22"/>
                      </w:rPr>
                      <w:delText xml:space="preserve">is </w:delText>
                    </w:r>
                    <w:r w:rsidR="00806FAA" w:rsidRPr="00052AD8">
                      <w:rPr>
                        <w:rFonts w:ascii="Aptos" w:eastAsia="Aptos" w:hAnsi="Aptos" w:cs="Aptos"/>
                        <w:sz w:val="22"/>
                        <w:szCs w:val="22"/>
                      </w:rPr>
                      <w:delText xml:space="preserve">a selective </w:delText>
                    </w:r>
                    <w:r w:rsidR="00020A33" w:rsidRPr="00052AD8">
                      <w:rPr>
                        <w:rFonts w:ascii="Aptos" w:eastAsia="Aptos" w:hAnsi="Aptos" w:cs="Aptos"/>
                        <w:sz w:val="22"/>
                        <w:szCs w:val="22"/>
                      </w:rPr>
                      <w:delText xml:space="preserve">oral </w:delText>
                    </w:r>
                    <w:r w:rsidR="009554D1" w:rsidRPr="00052AD8">
                      <w:rPr>
                        <w:rFonts w:ascii="Aptos" w:eastAsia="Aptos" w:hAnsi="Aptos" w:cs="Aptos"/>
                        <w:sz w:val="22"/>
                        <w:szCs w:val="22"/>
                      </w:rPr>
                      <w:delText>a</w:delText>
                    </w:r>
                    <w:r w:rsidR="00D72CCC" w:rsidRPr="00052AD8">
                      <w:rPr>
                        <w:rFonts w:ascii="Aptos" w:eastAsia="Aptos" w:hAnsi="Aptos" w:cs="Aptos"/>
                        <w:sz w:val="22"/>
                        <w:szCs w:val="22"/>
                      </w:rPr>
                      <w:delText xml:space="preserve">llosteric </w:delText>
                    </w:r>
                    <w:r w:rsidR="00020A33" w:rsidRPr="00052AD8">
                      <w:rPr>
                        <w:rFonts w:ascii="Aptos" w:eastAsia="Aptos" w:hAnsi="Aptos" w:cs="Aptos"/>
                        <w:sz w:val="22"/>
                        <w:szCs w:val="22"/>
                      </w:rPr>
                      <w:delText>TYK2 inhibitor</w:delText>
                    </w:r>
                  </w:del>
                  <w:ins w:id="72" w:author="Anand, Priti" w:date="2026-01-06T13:44:00Z" w16du:dateUtc="2026-01-06T18:44:00Z">
                    <w:del w:id="73" w:author="Christmann, Bethany" w:date="2026-01-06T13:48:00Z" w16du:dateUtc="2026-01-06T19:48:00Z">
                      <w:r w:rsidR="00934434">
                        <w:rPr>
                          <w:rFonts w:ascii="Aptos" w:eastAsia="Aptos" w:hAnsi="Aptos" w:cs="Aptos"/>
                          <w:sz w:val="22"/>
                          <w:szCs w:val="22"/>
                        </w:rPr>
                        <w:delText xml:space="preserve"> </w:delText>
                      </w:r>
                      <w:r w:rsidR="009B02CA">
                        <w:rPr>
                          <w:rFonts w:ascii="Aptos" w:eastAsia="Aptos" w:hAnsi="Aptos" w:cs="Aptos"/>
                          <w:sz w:val="22"/>
                          <w:szCs w:val="22"/>
                        </w:rPr>
                        <w:delText>that</w:delText>
                      </w:r>
                    </w:del>
                  </w:ins>
                  <w:del w:id="74" w:author="Christmann, Bethany" w:date="2026-01-06T13:48:00Z" w16du:dateUtc="2026-01-06T19:48:00Z">
                    <w:r w:rsidR="00934434">
                      <w:rPr>
                        <w:rFonts w:ascii="Aptos" w:eastAsia="Aptos" w:hAnsi="Aptos" w:cs="Aptos"/>
                        <w:sz w:val="22"/>
                        <w:szCs w:val="22"/>
                      </w:rPr>
                      <w:delText xml:space="preserve"> </w:delText>
                    </w:r>
                    <w:r w:rsidR="00C91B1D" w:rsidRPr="00052AD8">
                      <w:rPr>
                        <w:rFonts w:ascii="Aptos" w:eastAsia="Aptos" w:hAnsi="Aptos" w:cs="Aptos"/>
                        <w:sz w:val="22"/>
                        <w:szCs w:val="22"/>
                      </w:rPr>
                      <w:delText>target</w:delText>
                    </w:r>
                  </w:del>
                  <w:ins w:id="75" w:author="Anand, Priti" w:date="2026-01-06T13:44:00Z" w16du:dateUtc="2026-01-06T18:44:00Z">
                    <w:del w:id="76" w:author="Christmann, Bethany" w:date="2026-01-06T13:48:00Z" w16du:dateUtc="2026-01-06T19:48:00Z">
                      <w:r w:rsidR="009B02CA">
                        <w:rPr>
                          <w:rFonts w:ascii="Aptos" w:eastAsia="Aptos" w:hAnsi="Aptos" w:cs="Aptos"/>
                          <w:sz w:val="22"/>
                          <w:szCs w:val="22"/>
                        </w:rPr>
                        <w:delText xml:space="preserve">s </w:delText>
                      </w:r>
                    </w:del>
                  </w:ins>
                  <w:del w:id="77" w:author="Christmann, Bethany" w:date="2026-01-06T13:48:00Z" w16du:dateUtc="2026-01-06T19:48:00Z">
                    <w:r w:rsidR="00C91B1D" w:rsidRPr="00052AD8" w:rsidDel="009B02CA">
                      <w:rPr>
                        <w:rFonts w:ascii="Aptos" w:eastAsia="Aptos" w:hAnsi="Aptos" w:cs="Aptos"/>
                        <w:sz w:val="22"/>
                        <w:szCs w:val="22"/>
                      </w:rPr>
                      <w:delText>ing</w:delText>
                    </w:r>
                    <w:r w:rsidR="009E285F" w:rsidRPr="00052AD8" w:rsidDel="009B02CA">
                      <w:rPr>
                        <w:rFonts w:ascii="Aptos" w:eastAsia="Aptos" w:hAnsi="Aptos" w:cs="Aptos"/>
                        <w:sz w:val="22"/>
                        <w:szCs w:val="22"/>
                      </w:rPr>
                      <w:delText xml:space="preserve"> </w:delText>
                    </w:r>
                  </w:del>
                  <w:ins w:id="78" w:author="Anand, Priti" w:date="2026-01-06T13:45:00Z" w16du:dateUtc="2026-01-06T18:45:00Z">
                    <w:del w:id="79" w:author="Christmann, Bethany" w:date="2026-01-06T13:48:00Z" w16du:dateUtc="2026-01-06T19:48:00Z">
                      <w:r w:rsidR="001C0437" w:rsidRPr="001C0437">
                        <w:rPr>
                          <w:rFonts w:ascii="Aptos" w:eastAsia="Aptos" w:hAnsi="Aptos" w:cs="Aptos"/>
                          <w:sz w:val="22"/>
                          <w:szCs w:val="22"/>
                        </w:rPr>
                        <w:delText xml:space="preserve">proinflammatory mediators </w:delText>
                      </w:r>
                      <w:r w:rsidR="001C0437">
                        <w:rPr>
                          <w:rFonts w:ascii="Aptos" w:eastAsia="Aptos" w:hAnsi="Aptos" w:cs="Aptos"/>
                          <w:sz w:val="22"/>
                          <w:szCs w:val="22"/>
                        </w:rPr>
                        <w:delText>including</w:delText>
                      </w:r>
                      <w:r w:rsidR="009E285F" w:rsidRPr="00052AD8">
                        <w:rPr>
                          <w:rFonts w:ascii="Aptos" w:eastAsia="Aptos" w:hAnsi="Aptos" w:cs="Aptos"/>
                          <w:sz w:val="22"/>
                          <w:szCs w:val="22"/>
                        </w:rPr>
                        <w:delText xml:space="preserve"> </w:delText>
                      </w:r>
                    </w:del>
                  </w:ins>
                  <w:del w:id="80" w:author="Christmann, Bethany" w:date="2026-01-06T13:48:00Z" w16du:dateUtc="2026-01-06T19:48:00Z">
                    <w:r w:rsidR="009E285F" w:rsidRPr="00052AD8">
                      <w:rPr>
                        <w:rFonts w:ascii="Aptos" w:eastAsia="Aptos" w:hAnsi="Aptos" w:cs="Aptos"/>
                        <w:sz w:val="22"/>
                        <w:szCs w:val="22"/>
                      </w:rPr>
                      <w:delText xml:space="preserve">IL-23/17 and </w:delText>
                    </w:r>
                    <w:r w:rsidR="002348FB">
                      <w:rPr>
                        <w:rFonts w:ascii="Aptos" w:eastAsia="Aptos" w:hAnsi="Aptos" w:cs="Aptos"/>
                        <w:sz w:val="22"/>
                        <w:szCs w:val="22"/>
                      </w:rPr>
                      <w:delText>type</w:delText>
                    </w:r>
                    <w:r w:rsidR="41EFF580" w:rsidRPr="7EE45782">
                      <w:rPr>
                        <w:rFonts w:ascii="Aptos" w:eastAsia="Aptos" w:hAnsi="Aptos" w:cs="Aptos"/>
                        <w:sz w:val="22"/>
                        <w:szCs w:val="22"/>
                      </w:rPr>
                      <w:delText xml:space="preserve"> I </w:delText>
                    </w:r>
                    <w:r w:rsidR="41EFF580" w:rsidRPr="3B274FE9">
                      <w:rPr>
                        <w:rFonts w:ascii="Aptos" w:eastAsia="Aptos" w:hAnsi="Aptos" w:cs="Aptos"/>
                        <w:sz w:val="22"/>
                        <w:szCs w:val="22"/>
                      </w:rPr>
                      <w:delText xml:space="preserve">interferon </w:delText>
                    </w:r>
                    <w:r w:rsidR="41EFF580" w:rsidRPr="498FDBE8">
                      <w:rPr>
                        <w:rFonts w:ascii="Aptos" w:eastAsia="Aptos" w:hAnsi="Aptos" w:cs="Aptos"/>
                        <w:sz w:val="22"/>
                        <w:szCs w:val="22"/>
                      </w:rPr>
                      <w:delText>pathways</w:delText>
                    </w:r>
                    <w:r w:rsidR="006672FC" w:rsidRPr="498FDBE8">
                      <w:rPr>
                        <w:rFonts w:ascii="Aptos" w:eastAsia="Aptos" w:hAnsi="Aptos" w:cs="Aptos"/>
                        <w:sz w:val="22"/>
                        <w:szCs w:val="22"/>
                      </w:rPr>
                      <w:delText xml:space="preserve">, </w:delText>
                    </w:r>
                  </w:del>
                  <w:r w:rsidR="0CC87404" w:rsidRPr="75F83769">
                    <w:rPr>
                      <w:rFonts w:ascii="Aptos" w:eastAsia="Aptos" w:hAnsi="Aptos" w:cs="Aptos"/>
                      <w:sz w:val="22"/>
                      <w:szCs w:val="22"/>
                    </w:rPr>
                    <w:t>add</w:t>
                  </w:r>
                  <w:ins w:id="81" w:author="Christmann, Bethany" w:date="2026-01-06T13:48:00Z" w16du:dateUtc="2026-01-06T19:48:00Z">
                    <w:r w:rsidR="00F35FED">
                      <w:rPr>
                        <w:rFonts w:ascii="Aptos" w:eastAsia="Aptos" w:hAnsi="Aptos" w:cs="Aptos"/>
                        <w:sz w:val="22"/>
                        <w:szCs w:val="22"/>
                      </w:rPr>
                      <w:t>s</w:t>
                    </w:r>
                  </w:ins>
                  <w:del w:id="82" w:author="Christmann, Bethany" w:date="2026-01-06T13:48:00Z" w16du:dateUtc="2026-01-06T19:48:00Z">
                    <w:r w:rsidR="0CC87404" w:rsidRPr="75F83769" w:rsidDel="00F35FED">
                      <w:rPr>
                        <w:rFonts w:ascii="Aptos" w:eastAsia="Aptos" w:hAnsi="Aptos" w:cs="Aptos"/>
                        <w:sz w:val="22"/>
                        <w:szCs w:val="22"/>
                      </w:rPr>
                      <w:delText>ing</w:delText>
                    </w:r>
                  </w:del>
                  <w:r w:rsidR="0CC87404" w:rsidRPr="75F83769">
                    <w:rPr>
                      <w:rFonts w:ascii="Aptos" w:eastAsia="Aptos" w:hAnsi="Aptos" w:cs="Aptos"/>
                      <w:sz w:val="22"/>
                      <w:szCs w:val="22"/>
                    </w:rPr>
                    <w:t xml:space="preserve"> to the </w:t>
                  </w:r>
                  <w:r w:rsidR="0CC87404" w:rsidRPr="1A159A2F">
                    <w:rPr>
                      <w:rFonts w:ascii="Aptos" w:eastAsia="Aptos" w:hAnsi="Aptos" w:cs="Aptos"/>
                      <w:sz w:val="22"/>
                      <w:szCs w:val="22"/>
                    </w:rPr>
                    <w:t xml:space="preserve">growing </w:t>
                  </w:r>
                  <w:del w:id="83" w:author="Anand, Priti" w:date="2026-01-06T13:45:00Z" w16du:dateUtc="2026-01-06T18:45:00Z">
                    <w:r w:rsidR="0CC87404" w:rsidRPr="1A159A2F">
                      <w:rPr>
                        <w:rFonts w:ascii="Aptos" w:eastAsia="Aptos" w:hAnsi="Aptos" w:cs="Aptos"/>
                        <w:sz w:val="22"/>
                        <w:szCs w:val="22"/>
                      </w:rPr>
                      <w:delText xml:space="preserve">group </w:delText>
                    </w:r>
                  </w:del>
                  <w:ins w:id="84" w:author="Anand, Priti" w:date="2026-01-06T13:45:00Z" w16du:dateUtc="2026-01-06T18:45:00Z">
                    <w:r w:rsidR="00EF5210">
                      <w:rPr>
                        <w:rFonts w:ascii="Aptos" w:eastAsia="Aptos" w:hAnsi="Aptos" w:cs="Aptos"/>
                        <w:sz w:val="22"/>
                        <w:szCs w:val="22"/>
                      </w:rPr>
                      <w:t>list</w:t>
                    </w:r>
                    <w:r w:rsidR="00EF5210" w:rsidRPr="1A159A2F">
                      <w:rPr>
                        <w:rFonts w:ascii="Aptos" w:eastAsia="Aptos" w:hAnsi="Aptos" w:cs="Aptos"/>
                        <w:sz w:val="22"/>
                        <w:szCs w:val="22"/>
                      </w:rPr>
                      <w:t xml:space="preserve"> </w:t>
                    </w:r>
                  </w:ins>
                  <w:r w:rsidR="0CC87404" w:rsidRPr="1A159A2F">
                    <w:rPr>
                      <w:rFonts w:ascii="Aptos" w:eastAsia="Aptos" w:hAnsi="Aptos" w:cs="Aptos"/>
                      <w:sz w:val="22"/>
                      <w:szCs w:val="22"/>
                    </w:rPr>
                    <w:t xml:space="preserve">of </w:t>
                  </w:r>
                  <w:r w:rsidR="0CC87404" w:rsidRPr="66A99BD7">
                    <w:rPr>
                      <w:rFonts w:ascii="Aptos" w:eastAsia="Aptos" w:hAnsi="Aptos" w:cs="Aptos"/>
                      <w:sz w:val="22"/>
                      <w:szCs w:val="22"/>
                    </w:rPr>
                    <w:t xml:space="preserve">oral TYK2 </w:t>
                  </w:r>
                  <w:r w:rsidR="0CC87404" w:rsidRPr="23134039">
                    <w:rPr>
                      <w:rFonts w:ascii="Aptos" w:eastAsia="Aptos" w:hAnsi="Aptos" w:cs="Aptos"/>
                      <w:sz w:val="22"/>
                      <w:szCs w:val="22"/>
                    </w:rPr>
                    <w:t xml:space="preserve">inhibitors </w:t>
                  </w:r>
                  <w:r w:rsidR="0CC87404" w:rsidRPr="25DD5C81">
                    <w:rPr>
                      <w:rFonts w:ascii="Aptos" w:eastAsia="Aptos" w:hAnsi="Aptos" w:cs="Aptos"/>
                      <w:sz w:val="22"/>
                      <w:szCs w:val="22"/>
                    </w:rPr>
                    <w:t xml:space="preserve">demonstrating late-stage </w:t>
                  </w:r>
                  <w:r w:rsidR="0CC87404" w:rsidRPr="67915040">
                    <w:rPr>
                      <w:rFonts w:ascii="Aptos" w:eastAsia="Aptos" w:hAnsi="Aptos" w:cs="Aptos"/>
                      <w:sz w:val="22"/>
                      <w:szCs w:val="22"/>
                    </w:rPr>
                    <w:t>efficacy in moderate-</w:t>
                  </w:r>
                  <w:r w:rsidR="0CC87404" w:rsidRPr="71C579C5">
                    <w:rPr>
                      <w:rFonts w:ascii="Aptos" w:eastAsia="Aptos" w:hAnsi="Aptos" w:cs="Aptos"/>
                      <w:sz w:val="22"/>
                      <w:szCs w:val="22"/>
                    </w:rPr>
                    <w:t xml:space="preserve">to-severe </w:t>
                  </w:r>
                  <w:r w:rsidR="0CC87404" w:rsidRPr="37BFFB39">
                    <w:rPr>
                      <w:rFonts w:ascii="Aptos" w:eastAsia="Aptos" w:hAnsi="Aptos" w:cs="Aptos"/>
                      <w:sz w:val="22"/>
                      <w:szCs w:val="22"/>
                    </w:rPr>
                    <w:t>PsO</w:t>
                  </w:r>
                </w:p>
                <w:p w14:paraId="1D632A98" w14:textId="0BB5F45C" w:rsidR="001F7538" w:rsidRPr="001F7538" w:rsidRDefault="003D298D" w:rsidP="2F819DA5">
                  <w:pPr>
                    <w:pStyle w:val="ListParagraph"/>
                    <w:numPr>
                      <w:ilvl w:val="0"/>
                      <w:numId w:val="38"/>
                    </w:numPr>
                    <w:rPr>
                      <w:ins w:id="85" w:author="Anand, Priti" w:date="2026-01-06T14:01:00Z" w16du:dateUtc="2026-01-06T19:01:00Z"/>
                      <w:rFonts w:ascii="Aptos" w:eastAsia="Aptos" w:hAnsi="Aptos" w:cs="Aptos"/>
                      <w:sz w:val="22"/>
                      <w:szCs w:val="22"/>
                      <w:lang w:val="en-GB"/>
                      <w:rPrChange w:id="86" w:author="Anand, Priti" w:date="2026-01-06T14:01:00Z" w16du:dateUtc="2026-01-06T19:01:00Z">
                        <w:rPr>
                          <w:ins w:id="87" w:author="Anand, Priti" w:date="2026-01-06T14:01:00Z" w16du:dateUtc="2026-01-06T19:01:00Z"/>
                          <w:rFonts w:ascii="Aptos" w:eastAsia="Aptos" w:hAnsi="Aptos" w:cs="Aptos"/>
                          <w:sz w:val="22"/>
                          <w:szCs w:val="22"/>
                        </w:rPr>
                      </w:rPrChange>
                    </w:rPr>
                  </w:pPr>
                  <w:proofErr w:type="spellStart"/>
                  <w:ins w:id="88" w:author="Anand, Priti" w:date="2026-01-06T13:51:00Z" w16du:dateUtc="2026-01-06T18:51:00Z">
                    <w:r>
                      <w:rPr>
                        <w:rFonts w:ascii="Aptos" w:eastAsia="Aptos" w:hAnsi="Aptos" w:cs="Aptos"/>
                        <w:sz w:val="22"/>
                        <w:szCs w:val="22"/>
                      </w:rPr>
                      <w:t>A</w:t>
                    </w:r>
                    <w:r w:rsidR="00B73BA4">
                      <w:rPr>
                        <w:rFonts w:ascii="Aptos" w:eastAsia="Aptos" w:hAnsi="Aptos" w:cs="Aptos"/>
                        <w:sz w:val="22"/>
                        <w:szCs w:val="22"/>
                      </w:rPr>
                      <w:t>lumis</w:t>
                    </w:r>
                    <w:proofErr w:type="spellEnd"/>
                    <w:r w:rsidR="00B73BA4">
                      <w:rPr>
                        <w:rFonts w:ascii="Aptos" w:eastAsia="Aptos" w:hAnsi="Aptos" w:cs="Aptos"/>
                        <w:sz w:val="22"/>
                        <w:szCs w:val="22"/>
                      </w:rPr>
                      <w:t xml:space="preserve"> differentiates </w:t>
                    </w:r>
                    <w:proofErr w:type="spellStart"/>
                    <w:r w:rsidR="00B73BA4" w:rsidRPr="00B73BA4">
                      <w:rPr>
                        <w:rFonts w:ascii="Aptos" w:eastAsia="Aptos" w:hAnsi="Aptos" w:cs="Aptos"/>
                        <w:sz w:val="22"/>
                        <w:szCs w:val="22"/>
                      </w:rPr>
                      <w:t>envudeucitinib</w:t>
                    </w:r>
                    <w:proofErr w:type="spellEnd"/>
                    <w:r w:rsidR="009C4A30">
                      <w:rPr>
                        <w:rFonts w:ascii="Aptos" w:eastAsia="Aptos" w:hAnsi="Aptos" w:cs="Aptos"/>
                        <w:sz w:val="22"/>
                        <w:szCs w:val="22"/>
                      </w:rPr>
                      <w:t xml:space="preserve"> from other TYK2</w:t>
                    </w:r>
                  </w:ins>
                  <w:ins w:id="89" w:author="Anand, Priti" w:date="2026-01-06T14:01:00Z" w16du:dateUtc="2026-01-06T19:01:00Z">
                    <w:r w:rsidR="00F2526C">
                      <w:rPr>
                        <w:rFonts w:ascii="Aptos" w:eastAsia="Aptos" w:hAnsi="Aptos" w:cs="Aptos"/>
                        <w:sz w:val="22"/>
                        <w:szCs w:val="22"/>
                      </w:rPr>
                      <w:t>i as</w:t>
                    </w:r>
                  </w:ins>
                  <w:ins w:id="90" w:author="Anand, Priti" w:date="2026-01-06T13:59:00Z" w16du:dateUtc="2026-01-06T18:59:00Z">
                    <w:r w:rsidR="00BC2E03">
                      <w:rPr>
                        <w:rFonts w:ascii="Aptos" w:eastAsia="Aptos" w:hAnsi="Aptos" w:cs="Aptos"/>
                        <w:sz w:val="22"/>
                        <w:szCs w:val="22"/>
                      </w:rPr>
                      <w:t xml:space="preserve"> </w:t>
                    </w:r>
                  </w:ins>
                  <w:ins w:id="91" w:author="Anand, Priti" w:date="2026-01-06T14:00:00Z" w16du:dateUtc="2026-01-06T19:00:00Z">
                    <w:r w:rsidR="00AA7E50">
                      <w:rPr>
                        <w:rFonts w:ascii="Aptos" w:eastAsia="Aptos" w:hAnsi="Aptos" w:cs="Aptos"/>
                        <w:sz w:val="22"/>
                        <w:szCs w:val="22"/>
                      </w:rPr>
                      <w:t>“</w:t>
                    </w:r>
                  </w:ins>
                  <w:ins w:id="92" w:author="Christmann, Bethany" w:date="2026-01-06T13:49:00Z" w16du:dateUtc="2026-01-06T19:49:00Z">
                    <w:r w:rsidR="00193A08">
                      <w:rPr>
                        <w:rFonts w:ascii="Aptos" w:eastAsia="Aptos" w:hAnsi="Aptos" w:cs="Aptos"/>
                        <w:sz w:val="22"/>
                        <w:szCs w:val="22"/>
                      </w:rPr>
                      <w:t xml:space="preserve">a </w:t>
                    </w:r>
                  </w:ins>
                  <w:ins w:id="93" w:author="Anand, Priti" w:date="2026-01-06T13:59:00Z" w16du:dateUtc="2026-01-06T18:59:00Z">
                    <w:r w:rsidR="00BC2E03" w:rsidRPr="00BC2E03">
                      <w:rPr>
                        <w:rFonts w:ascii="Aptos" w:eastAsia="Aptos" w:hAnsi="Aptos" w:cs="Aptos"/>
                        <w:sz w:val="22"/>
                        <w:szCs w:val="22"/>
                      </w:rPr>
                      <w:t xml:space="preserve">precision engineered </w:t>
                    </w:r>
                    <w:r w:rsidR="00BC2E03">
                      <w:rPr>
                        <w:rFonts w:ascii="Aptos" w:eastAsia="Aptos" w:hAnsi="Aptos" w:cs="Aptos"/>
                        <w:sz w:val="22"/>
                        <w:szCs w:val="22"/>
                      </w:rPr>
                      <w:t xml:space="preserve">oral </w:t>
                    </w:r>
                    <w:r w:rsidR="00D2308A" w:rsidRPr="00D2308A">
                      <w:rPr>
                        <w:rFonts w:ascii="Aptos" w:eastAsia="Aptos" w:hAnsi="Aptos" w:cs="Aptos"/>
                        <w:sz w:val="22"/>
                        <w:szCs w:val="22"/>
                      </w:rPr>
                      <w:t xml:space="preserve">TYK2i </w:t>
                    </w:r>
                  </w:ins>
                  <w:ins w:id="94" w:author="Anand, Priti" w:date="2026-01-06T14:00:00Z" w16du:dateUtc="2026-01-06T19:00:00Z">
                    <w:r w:rsidR="00ED03DB">
                      <w:rPr>
                        <w:rFonts w:ascii="Aptos" w:eastAsia="Aptos" w:hAnsi="Aptos" w:cs="Aptos"/>
                        <w:sz w:val="22"/>
                        <w:szCs w:val="22"/>
                      </w:rPr>
                      <w:t xml:space="preserve">with </w:t>
                    </w:r>
                    <w:r w:rsidR="00ED03DB" w:rsidRPr="00ED03DB">
                      <w:rPr>
                        <w:rFonts w:ascii="Aptos" w:eastAsia="Aptos" w:hAnsi="Aptos" w:cs="Aptos"/>
                        <w:sz w:val="22"/>
                        <w:szCs w:val="22"/>
                      </w:rPr>
                      <w:t>maximal target inhibition</w:t>
                    </w:r>
                  </w:ins>
                  <w:ins w:id="95" w:author="Anand, Priti" w:date="2026-01-06T14:01:00Z" w16du:dateUtc="2026-01-06T19:01:00Z">
                    <w:r w:rsidR="00AA7E50">
                      <w:rPr>
                        <w:rFonts w:ascii="Aptos" w:eastAsia="Aptos" w:hAnsi="Aptos" w:cs="Aptos"/>
                        <w:sz w:val="22"/>
                        <w:szCs w:val="22"/>
                      </w:rPr>
                      <w:t>”</w:t>
                    </w:r>
                  </w:ins>
                  <w:ins w:id="96" w:author="Anand, Priti" w:date="2026-01-06T14:00:00Z" w16du:dateUtc="2026-01-06T19:00:00Z">
                    <w:r w:rsidR="00ED03DB" w:rsidRPr="00ED03DB">
                      <w:rPr>
                        <w:rFonts w:ascii="Aptos" w:eastAsia="Aptos" w:hAnsi="Aptos" w:cs="Aptos"/>
                        <w:sz w:val="22"/>
                        <w:szCs w:val="22"/>
                      </w:rPr>
                      <w:t xml:space="preserve"> </w:t>
                    </w:r>
                    <w:r w:rsidR="00ED03DB">
                      <w:rPr>
                        <w:rFonts w:ascii="Aptos" w:eastAsia="Aptos" w:hAnsi="Aptos" w:cs="Aptos"/>
                        <w:sz w:val="22"/>
                        <w:szCs w:val="22"/>
                      </w:rPr>
                      <w:t xml:space="preserve">that </w:t>
                    </w:r>
                  </w:ins>
                  <w:ins w:id="97" w:author="Anand, Priti" w:date="2026-01-06T14:01:00Z" w16du:dateUtc="2026-01-06T19:01:00Z">
                    <w:r w:rsidR="00AA7E50">
                      <w:rPr>
                        <w:rFonts w:ascii="Aptos" w:eastAsia="Aptos" w:hAnsi="Aptos" w:cs="Aptos"/>
                        <w:sz w:val="22"/>
                        <w:szCs w:val="22"/>
                      </w:rPr>
                      <w:t>“</w:t>
                    </w:r>
                  </w:ins>
                  <w:ins w:id="98" w:author="Anand, Priti" w:date="2026-01-06T14:00:00Z" w16du:dateUtc="2026-01-06T19:00:00Z">
                    <w:r w:rsidR="00ED03DB">
                      <w:rPr>
                        <w:rFonts w:ascii="Aptos" w:eastAsia="Aptos" w:hAnsi="Aptos" w:cs="Aptos"/>
                        <w:sz w:val="22"/>
                        <w:szCs w:val="22"/>
                      </w:rPr>
                      <w:t>tr</w:t>
                    </w:r>
                    <w:r w:rsidR="002253E1">
                      <w:rPr>
                        <w:rFonts w:ascii="Aptos" w:eastAsia="Aptos" w:hAnsi="Aptos" w:cs="Aptos"/>
                        <w:sz w:val="22"/>
                        <w:szCs w:val="22"/>
                      </w:rPr>
                      <w:t>anslates to</w:t>
                    </w:r>
                    <w:r w:rsidR="00AA7E50">
                      <w:rPr>
                        <w:rFonts w:ascii="Aptos" w:eastAsia="Aptos" w:hAnsi="Aptos" w:cs="Aptos"/>
                        <w:sz w:val="22"/>
                        <w:szCs w:val="22"/>
                      </w:rPr>
                      <w:t xml:space="preserve"> l</w:t>
                    </w:r>
                    <w:r w:rsidR="00AA7E50" w:rsidRPr="00AA7E50">
                      <w:rPr>
                        <w:rFonts w:ascii="Aptos" w:eastAsia="Aptos" w:hAnsi="Aptos" w:cs="Aptos"/>
                        <w:sz w:val="22"/>
                        <w:szCs w:val="22"/>
                      </w:rPr>
                      <w:t>eading efficacy with balanced safety and tolerability</w:t>
                    </w:r>
                  </w:ins>
                  <w:ins w:id="99" w:author="Anand, Priti" w:date="2026-01-06T14:01:00Z" w16du:dateUtc="2026-01-06T19:01:00Z">
                    <w:r w:rsidR="00AA7E50">
                      <w:rPr>
                        <w:rFonts w:ascii="Aptos" w:eastAsia="Aptos" w:hAnsi="Aptos" w:cs="Aptos"/>
                        <w:sz w:val="22"/>
                        <w:szCs w:val="22"/>
                      </w:rPr>
                      <w:t>”</w:t>
                    </w:r>
                  </w:ins>
                </w:p>
                <w:p w14:paraId="422EB689" w14:textId="3D9736FE" w:rsidR="00673581" w:rsidRPr="004C43C7" w:rsidRDefault="00F2526C" w:rsidP="2F819DA5">
                  <w:pPr>
                    <w:pStyle w:val="ListParagraph"/>
                    <w:numPr>
                      <w:ilvl w:val="0"/>
                      <w:numId w:val="38"/>
                    </w:numPr>
                    <w:rPr>
                      <w:rFonts w:ascii="Aptos" w:eastAsia="Aptos" w:hAnsi="Aptos" w:cs="Aptos"/>
                      <w:sz w:val="22"/>
                      <w:szCs w:val="22"/>
                      <w:lang w:val="en-GB"/>
                    </w:rPr>
                  </w:pPr>
                  <w:ins w:id="100" w:author="Anand, Priti" w:date="2026-01-06T14:01:00Z" w16du:dateUtc="2026-01-06T19:01:00Z">
                    <w:del w:id="101" w:author="Christmann, Bethany" w:date="2026-01-06T13:49:00Z" w16du:dateUtc="2026-01-06T19:49:00Z">
                      <w:r w:rsidDel="00B24EBC">
                        <w:rPr>
                          <w:rFonts w:ascii="Aptos" w:eastAsia="Aptos" w:hAnsi="Aptos" w:cs="Aptos"/>
                          <w:sz w:val="22"/>
                          <w:szCs w:val="22"/>
                        </w:rPr>
                        <w:delText>C</w:delText>
                      </w:r>
                    </w:del>
                  </w:ins>
                  <w:ins w:id="102" w:author="Christmann, Bethany" w:date="2026-01-06T13:49:00Z" w16du:dateUtc="2026-01-06T19:49:00Z">
                    <w:r w:rsidR="00B24EBC">
                      <w:rPr>
                        <w:rFonts w:ascii="Aptos" w:eastAsia="Aptos" w:hAnsi="Aptos" w:cs="Aptos"/>
                        <w:sz w:val="22"/>
                        <w:szCs w:val="22"/>
                      </w:rPr>
                      <w:t>The c</w:t>
                    </w:r>
                  </w:ins>
                  <w:ins w:id="103" w:author="Anand, Priti" w:date="2026-01-06T14:01:00Z" w16du:dateUtc="2026-01-06T19:01:00Z">
                    <w:r>
                      <w:rPr>
                        <w:rFonts w:ascii="Aptos" w:eastAsia="Aptos" w:hAnsi="Aptos" w:cs="Aptos"/>
                        <w:sz w:val="22"/>
                        <w:szCs w:val="22"/>
                      </w:rPr>
                      <w:t>ompany</w:t>
                    </w:r>
                  </w:ins>
                  <w:ins w:id="104" w:author="Anand, Priti" w:date="2026-01-06T14:00:00Z" w16du:dateUtc="2026-01-06T19:00:00Z">
                    <w:r w:rsidR="002253E1">
                      <w:rPr>
                        <w:rFonts w:ascii="Aptos" w:eastAsia="Aptos" w:hAnsi="Aptos" w:cs="Aptos"/>
                        <w:sz w:val="22"/>
                        <w:szCs w:val="22"/>
                      </w:rPr>
                      <w:t xml:space="preserve"> </w:t>
                    </w:r>
                  </w:ins>
                  <w:del w:id="105" w:author="Anand, Priti" w:date="2026-01-06T14:01:00Z" w16du:dateUtc="2026-01-06T19:01:00Z">
                    <w:r w:rsidR="69509789" w:rsidRPr="2F819DA5">
                      <w:rPr>
                        <w:rFonts w:ascii="Aptos" w:eastAsia="Aptos" w:hAnsi="Aptos" w:cs="Aptos"/>
                        <w:sz w:val="22"/>
                        <w:szCs w:val="22"/>
                      </w:rPr>
                      <w:delText xml:space="preserve">Alumis </w:delText>
                    </w:r>
                  </w:del>
                  <w:r w:rsidR="69509789" w:rsidRPr="2F819DA5">
                    <w:rPr>
                      <w:rFonts w:ascii="Aptos" w:eastAsia="Aptos" w:hAnsi="Aptos" w:cs="Aptos"/>
                      <w:sz w:val="22"/>
                      <w:szCs w:val="22"/>
                    </w:rPr>
                    <w:t>position</w:t>
                  </w:r>
                  <w:r w:rsidR="00EF7298">
                    <w:rPr>
                      <w:rFonts w:ascii="Aptos" w:eastAsia="Aptos" w:hAnsi="Aptos" w:cs="Aptos"/>
                      <w:sz w:val="22"/>
                      <w:szCs w:val="22"/>
                    </w:rPr>
                    <w:t>ed</w:t>
                  </w:r>
                  <w:r w:rsidR="69509789" w:rsidRPr="2F819DA5">
                    <w:rPr>
                      <w:rFonts w:ascii="Aptos" w:eastAsia="Aptos" w:hAnsi="Aptos" w:cs="Aptos"/>
                      <w:sz w:val="22"/>
                      <w:szCs w:val="22"/>
                    </w:rPr>
                    <w:t xml:space="preserve"> </w:t>
                  </w:r>
                  <w:proofErr w:type="spellStart"/>
                  <w:r w:rsidR="4F535C0E" w:rsidRPr="2F819DA5">
                    <w:rPr>
                      <w:rFonts w:ascii="Aptos" w:eastAsia="Aptos" w:hAnsi="Aptos" w:cs="Aptos"/>
                      <w:sz w:val="22"/>
                      <w:szCs w:val="22"/>
                    </w:rPr>
                    <w:t>envudeucitinib</w:t>
                  </w:r>
                  <w:proofErr w:type="spellEnd"/>
                  <w:r w:rsidR="4F535C0E" w:rsidRPr="2F819DA5">
                    <w:rPr>
                      <w:rFonts w:ascii="Aptos" w:eastAsia="Aptos" w:hAnsi="Aptos" w:cs="Aptos"/>
                      <w:sz w:val="22"/>
                      <w:szCs w:val="22"/>
                    </w:rPr>
                    <w:t xml:space="preserve"> as addressing</w:t>
                  </w:r>
                  <w:r w:rsidR="3C72AF70" w:rsidRPr="2F819DA5">
                    <w:rPr>
                      <w:rFonts w:ascii="Aptos" w:eastAsia="Aptos" w:hAnsi="Aptos" w:cs="Aptos"/>
                      <w:sz w:val="22"/>
                      <w:szCs w:val="22"/>
                    </w:rPr>
                    <w:t xml:space="preserve"> unmet need</w:t>
                  </w:r>
                  <w:r w:rsidR="497E8579" w:rsidRPr="2F819DA5">
                    <w:rPr>
                      <w:rFonts w:ascii="Aptos" w:eastAsia="Aptos" w:hAnsi="Aptos" w:cs="Aptos"/>
                      <w:sz w:val="22"/>
                      <w:szCs w:val="22"/>
                    </w:rPr>
                    <w:t>s</w:t>
                  </w:r>
                  <w:r w:rsidR="3C72AF70" w:rsidRPr="2F819DA5">
                    <w:rPr>
                      <w:rFonts w:ascii="Aptos" w:eastAsia="Aptos" w:hAnsi="Aptos" w:cs="Aptos"/>
                      <w:sz w:val="22"/>
                      <w:szCs w:val="22"/>
                    </w:rPr>
                    <w:t xml:space="preserve"> </w:t>
                  </w:r>
                  <w:r w:rsidR="443D8C0C" w:rsidRPr="2F819DA5">
                    <w:rPr>
                      <w:rFonts w:ascii="Aptos" w:eastAsia="Aptos" w:hAnsi="Aptos" w:cs="Aptos"/>
                      <w:sz w:val="22"/>
                      <w:szCs w:val="22"/>
                    </w:rPr>
                    <w:t>with</w:t>
                  </w:r>
                  <w:r w:rsidR="4EED6D69" w:rsidRPr="2F819DA5">
                    <w:rPr>
                      <w:rFonts w:ascii="Aptos" w:eastAsia="Aptos" w:hAnsi="Aptos" w:cs="Aptos"/>
                      <w:sz w:val="22"/>
                      <w:szCs w:val="22"/>
                    </w:rPr>
                    <w:t>in</w:t>
                  </w:r>
                  <w:r w:rsidR="443D8C0C" w:rsidRPr="2F819DA5">
                    <w:rPr>
                      <w:rFonts w:ascii="Aptos" w:eastAsia="Aptos" w:hAnsi="Aptos" w:cs="Aptos"/>
                      <w:sz w:val="22"/>
                      <w:szCs w:val="22"/>
                    </w:rPr>
                    <w:t xml:space="preserve"> </w:t>
                  </w:r>
                  <w:r w:rsidR="00EF7298">
                    <w:rPr>
                      <w:rFonts w:ascii="Aptos" w:eastAsia="Aptos" w:hAnsi="Aptos" w:cs="Aptos"/>
                      <w:sz w:val="22"/>
                      <w:szCs w:val="22"/>
                    </w:rPr>
                    <w:t xml:space="preserve">the </w:t>
                  </w:r>
                  <w:r w:rsidR="443D8C0C" w:rsidRPr="2F819DA5">
                    <w:rPr>
                      <w:rFonts w:ascii="Aptos" w:eastAsia="Aptos" w:hAnsi="Aptos" w:cs="Aptos"/>
                      <w:sz w:val="22"/>
                      <w:szCs w:val="22"/>
                    </w:rPr>
                    <w:t xml:space="preserve">oral </w:t>
                  </w:r>
                  <w:r w:rsidR="3B84C3D3" w:rsidRPr="2F819DA5">
                    <w:rPr>
                      <w:rFonts w:ascii="Aptos" w:eastAsia="Aptos" w:hAnsi="Aptos" w:cs="Aptos"/>
                      <w:sz w:val="22"/>
                      <w:szCs w:val="22"/>
                    </w:rPr>
                    <w:t>TYK</w:t>
                  </w:r>
                  <w:r w:rsidR="5D20045A" w:rsidRPr="2F819DA5">
                    <w:rPr>
                      <w:rFonts w:ascii="Aptos" w:eastAsia="Aptos" w:hAnsi="Aptos" w:cs="Aptos"/>
                      <w:sz w:val="22"/>
                      <w:szCs w:val="22"/>
                    </w:rPr>
                    <w:t>2 inhibit</w:t>
                  </w:r>
                  <w:r w:rsidR="0363D046" w:rsidRPr="2F819DA5">
                    <w:rPr>
                      <w:rFonts w:ascii="Aptos" w:eastAsia="Aptos" w:hAnsi="Aptos" w:cs="Aptos"/>
                      <w:sz w:val="22"/>
                      <w:szCs w:val="22"/>
                    </w:rPr>
                    <w:t>o</w:t>
                  </w:r>
                  <w:r w:rsidR="252C41DF" w:rsidRPr="2F819DA5">
                    <w:rPr>
                      <w:rFonts w:ascii="Aptos" w:eastAsia="Aptos" w:hAnsi="Aptos" w:cs="Aptos"/>
                      <w:sz w:val="22"/>
                      <w:szCs w:val="22"/>
                    </w:rPr>
                    <w:t>r space and characterized the asset as “best-in-class" in comparison with approved oral agent</w:t>
                  </w:r>
                  <w:r w:rsidR="6C3D5FAF" w:rsidRPr="2F819DA5">
                    <w:rPr>
                      <w:rFonts w:ascii="Aptos" w:eastAsia="Aptos" w:hAnsi="Aptos" w:cs="Aptos"/>
                      <w:sz w:val="22"/>
                      <w:szCs w:val="22"/>
                    </w:rPr>
                    <w:t xml:space="preserve">s such as </w:t>
                  </w:r>
                  <w:proofErr w:type="spellStart"/>
                  <w:r w:rsidR="6C3D5FAF" w:rsidRPr="2F819DA5">
                    <w:rPr>
                      <w:rFonts w:ascii="Aptos" w:eastAsia="Aptos" w:hAnsi="Aptos" w:cs="Aptos"/>
                      <w:sz w:val="22"/>
                      <w:szCs w:val="22"/>
                    </w:rPr>
                    <w:t>Sotyktu</w:t>
                  </w:r>
                  <w:proofErr w:type="spellEnd"/>
                  <w:r w:rsidR="6C3D5FAF" w:rsidRPr="2F819DA5">
                    <w:rPr>
                      <w:rFonts w:ascii="Aptos" w:eastAsia="Aptos" w:hAnsi="Aptos" w:cs="Aptos"/>
                      <w:sz w:val="22"/>
                      <w:szCs w:val="22"/>
                    </w:rPr>
                    <w:t xml:space="preserve"> (</w:t>
                  </w:r>
                  <w:proofErr w:type="spellStart"/>
                  <w:r w:rsidR="6C3D5FAF" w:rsidRPr="2F819DA5">
                    <w:rPr>
                      <w:rFonts w:ascii="Aptos" w:eastAsia="Aptos" w:hAnsi="Aptos" w:cs="Aptos"/>
                      <w:sz w:val="22"/>
                      <w:szCs w:val="22"/>
                    </w:rPr>
                    <w:t>deucravacitinib</w:t>
                  </w:r>
                  <w:proofErr w:type="spellEnd"/>
                  <w:r w:rsidR="6C3D5FAF" w:rsidRPr="2F819DA5">
                    <w:rPr>
                      <w:rFonts w:ascii="Aptos" w:eastAsia="Aptos" w:hAnsi="Aptos" w:cs="Aptos"/>
                      <w:sz w:val="22"/>
                      <w:szCs w:val="22"/>
                    </w:rPr>
                    <w:t xml:space="preserve">) and Otezla (apremilast), while </w:t>
                  </w:r>
                  <w:del w:id="106" w:author="Anand, Priti" w:date="2026-01-06T13:50:00Z" w16du:dateUtc="2026-01-06T18:50:00Z">
                    <w:r w:rsidR="000A605E" w:rsidRPr="2F819DA5">
                      <w:rPr>
                        <w:rFonts w:ascii="Aptos" w:eastAsia="Aptos" w:hAnsi="Aptos" w:cs="Aptos"/>
                        <w:sz w:val="22"/>
                        <w:szCs w:val="22"/>
                      </w:rPr>
                      <w:delText>demonstrating</w:delText>
                    </w:r>
                    <w:r w:rsidR="6C3D5FAF" w:rsidRPr="2F819DA5">
                      <w:rPr>
                        <w:rFonts w:ascii="Aptos" w:eastAsia="Aptos" w:hAnsi="Aptos" w:cs="Aptos"/>
                        <w:sz w:val="22"/>
                        <w:szCs w:val="22"/>
                      </w:rPr>
                      <w:delText xml:space="preserve"> </w:delText>
                    </w:r>
                  </w:del>
                  <w:ins w:id="107" w:author="Anand, Priti" w:date="2026-01-06T13:50:00Z" w16du:dateUtc="2026-01-06T18:50:00Z">
                    <w:r w:rsidR="00783918">
                      <w:rPr>
                        <w:rFonts w:ascii="Aptos" w:eastAsia="Aptos" w:hAnsi="Aptos" w:cs="Aptos"/>
                        <w:sz w:val="22"/>
                        <w:szCs w:val="22"/>
                      </w:rPr>
                      <w:t>comparing</w:t>
                    </w:r>
                    <w:r w:rsidR="00783918" w:rsidRPr="2F819DA5">
                      <w:rPr>
                        <w:rFonts w:ascii="Aptos" w:eastAsia="Aptos" w:hAnsi="Aptos" w:cs="Aptos"/>
                        <w:sz w:val="22"/>
                        <w:szCs w:val="22"/>
                      </w:rPr>
                      <w:t xml:space="preserve"> </w:t>
                    </w:r>
                  </w:ins>
                  <w:r w:rsidR="6C3D5FAF" w:rsidRPr="2F819DA5">
                    <w:rPr>
                      <w:rFonts w:ascii="Aptos" w:eastAsia="Aptos" w:hAnsi="Aptos" w:cs="Aptos"/>
                      <w:sz w:val="22"/>
                      <w:szCs w:val="22"/>
                    </w:rPr>
                    <w:t xml:space="preserve">PASI outcomes versus </w:t>
                  </w:r>
                  <w:proofErr w:type="spellStart"/>
                  <w:r w:rsidR="6C3D5FAF" w:rsidRPr="2F819DA5">
                    <w:rPr>
                      <w:rFonts w:ascii="Aptos" w:eastAsia="Aptos" w:hAnsi="Aptos" w:cs="Aptos"/>
                      <w:sz w:val="22"/>
                      <w:szCs w:val="22"/>
                    </w:rPr>
                    <w:t>So</w:t>
                  </w:r>
                  <w:r w:rsidR="7C89B7F2" w:rsidRPr="2F819DA5">
                    <w:rPr>
                      <w:rFonts w:ascii="Aptos" w:eastAsia="Aptos" w:hAnsi="Aptos" w:cs="Aptos"/>
                      <w:sz w:val="22"/>
                      <w:szCs w:val="22"/>
                    </w:rPr>
                    <w:t>t</w:t>
                  </w:r>
                  <w:r w:rsidR="6C3D5FAF" w:rsidRPr="2F819DA5">
                    <w:rPr>
                      <w:rFonts w:ascii="Aptos" w:eastAsia="Aptos" w:hAnsi="Aptos" w:cs="Aptos"/>
                      <w:sz w:val="22"/>
                      <w:szCs w:val="22"/>
                    </w:rPr>
                    <w:t>yktu</w:t>
                  </w:r>
                  <w:proofErr w:type="spellEnd"/>
                  <w:r w:rsidR="13EBCAEE" w:rsidRPr="2F819DA5">
                    <w:rPr>
                      <w:rFonts w:ascii="Aptos" w:eastAsia="Aptos" w:hAnsi="Aptos" w:cs="Aptos"/>
                      <w:sz w:val="22"/>
                      <w:szCs w:val="22"/>
                    </w:rPr>
                    <w:t xml:space="preserve"> and </w:t>
                  </w:r>
                  <w:proofErr w:type="spellStart"/>
                  <w:r w:rsidR="00E42940">
                    <w:rPr>
                      <w:rFonts w:ascii="Aptos" w:eastAsia="Aptos" w:hAnsi="Aptos" w:cs="Aptos"/>
                      <w:sz w:val="22"/>
                      <w:szCs w:val="22"/>
                    </w:rPr>
                    <w:t>i</w:t>
                  </w:r>
                  <w:r w:rsidR="7F8077C9" w:rsidRPr="2F819DA5">
                    <w:rPr>
                      <w:rFonts w:ascii="Aptos" w:eastAsia="Aptos" w:hAnsi="Aptos" w:cs="Aptos"/>
                      <w:sz w:val="22"/>
                      <w:szCs w:val="22"/>
                    </w:rPr>
                    <w:t>cotrokinra</w:t>
                  </w:r>
                  <w:proofErr w:type="spellEnd"/>
                  <w:r w:rsidR="0363D046" w:rsidRPr="2F819DA5">
                    <w:rPr>
                      <w:rFonts w:ascii="Aptos" w:eastAsia="Aptos" w:hAnsi="Aptos" w:cs="Aptos"/>
                      <w:sz w:val="22"/>
                      <w:szCs w:val="22"/>
                    </w:rPr>
                    <w:t xml:space="preserve"> </w:t>
                  </w:r>
                  <w:ins w:id="108" w:author="Anand, Priti" w:date="2026-01-06T13:50:00Z" w16du:dateUtc="2026-01-06T18:50:00Z">
                    <w:r w:rsidR="00783918">
                      <w:rPr>
                        <w:rFonts w:ascii="Aptos" w:eastAsia="Aptos" w:hAnsi="Aptos" w:cs="Aptos"/>
                        <w:sz w:val="22"/>
                        <w:szCs w:val="22"/>
                      </w:rPr>
                      <w:t>(</w:t>
                    </w:r>
                  </w:ins>
                  <w:ins w:id="109" w:author="Anand, Priti" w:date="2026-01-06T15:12:00Z" w16du:dateUtc="2026-01-06T20:12:00Z">
                    <w:r w:rsidR="00E15141">
                      <w:rPr>
                        <w:rFonts w:ascii="Aptos" w:eastAsia="Aptos" w:hAnsi="Aptos" w:cs="Aptos"/>
                        <w:sz w:val="22"/>
                        <w:szCs w:val="22"/>
                      </w:rPr>
                      <w:t>slide</w:t>
                    </w:r>
                  </w:ins>
                  <w:ins w:id="110" w:author="Anand, Priti" w:date="2026-01-06T13:50:00Z" w16du:dateUtc="2026-01-06T18:50:00Z">
                    <w:r w:rsidR="00615E24">
                      <w:rPr>
                        <w:rFonts w:ascii="Aptos" w:eastAsia="Aptos" w:hAnsi="Aptos" w:cs="Aptos"/>
                        <w:sz w:val="22"/>
                        <w:szCs w:val="22"/>
                      </w:rPr>
                      <w:t xml:space="preserve"> below)</w:t>
                    </w:r>
                  </w:ins>
                </w:p>
                <w:p w14:paraId="1B6CC390" w14:textId="071131E4" w:rsidR="2AC86899" w:rsidRDefault="006D527C" w:rsidP="00AB016C">
                  <w:pPr>
                    <w:pStyle w:val="ListParagraph"/>
                    <w:numPr>
                      <w:ilvl w:val="1"/>
                      <w:numId w:val="38"/>
                    </w:numPr>
                    <w:rPr>
                      <w:rFonts w:ascii="Aptos" w:eastAsia="Aptos" w:hAnsi="Aptos" w:cs="Aptos"/>
                      <w:i/>
                      <w:iCs/>
                      <w:color w:val="0070C0"/>
                      <w:sz w:val="22"/>
                      <w:szCs w:val="22"/>
                    </w:rPr>
                  </w:pPr>
                  <w:r w:rsidRPr="007F4715">
                    <w:rPr>
                      <w:rFonts w:ascii="Aptos" w:eastAsia="Aptos" w:hAnsi="Aptos" w:cs="Aptos"/>
                      <w:i/>
                      <w:iCs/>
                      <w:color w:val="0070C0"/>
                      <w:sz w:val="22"/>
                      <w:szCs w:val="22"/>
                    </w:rPr>
                    <w:t xml:space="preserve">Recall, </w:t>
                  </w:r>
                  <w:r w:rsidR="00624DE1" w:rsidRPr="00624DE1">
                    <w:rPr>
                      <w:rFonts w:ascii="Aptos" w:eastAsia="Aptos" w:hAnsi="Aptos" w:cs="Aptos"/>
                      <w:i/>
                      <w:iCs/>
                      <w:color w:val="0070C0"/>
                      <w:sz w:val="22"/>
                      <w:szCs w:val="22"/>
                    </w:rPr>
                    <w:t xml:space="preserve">Takeda </w:t>
                  </w:r>
                  <w:hyperlink r:id="rId19" w:history="1">
                    <w:r w:rsidR="00624DE1" w:rsidRPr="00430DA2">
                      <w:rPr>
                        <w:rStyle w:val="Hyperlink"/>
                        <w:rFonts w:ascii="Aptos" w:eastAsia="Aptos" w:hAnsi="Aptos" w:cs="Aptos"/>
                        <w:i/>
                        <w:iCs/>
                        <w:sz w:val="22"/>
                        <w:szCs w:val="22"/>
                      </w:rPr>
                      <w:t>reported</w:t>
                    </w:r>
                  </w:hyperlink>
                  <w:r w:rsidR="00624DE1" w:rsidRPr="00624DE1">
                    <w:rPr>
                      <w:rFonts w:ascii="Aptos" w:eastAsia="Aptos" w:hAnsi="Aptos" w:cs="Aptos"/>
                      <w:i/>
                      <w:iCs/>
                      <w:color w:val="0070C0"/>
                      <w:sz w:val="22"/>
                      <w:szCs w:val="22"/>
                    </w:rPr>
                    <w:t xml:space="preserve"> Ph3 PsO data for </w:t>
                  </w:r>
                  <w:proofErr w:type="spellStart"/>
                  <w:r w:rsidR="00624DE1" w:rsidRPr="00624DE1">
                    <w:rPr>
                      <w:rFonts w:ascii="Aptos" w:eastAsia="Aptos" w:hAnsi="Aptos" w:cs="Aptos"/>
                      <w:i/>
                      <w:iCs/>
                      <w:color w:val="0070C0"/>
                      <w:sz w:val="22"/>
                      <w:szCs w:val="22"/>
                    </w:rPr>
                    <w:t>zasocitinib</w:t>
                  </w:r>
                  <w:proofErr w:type="spellEnd"/>
                  <w:r w:rsidR="00624DE1" w:rsidRPr="00624DE1">
                    <w:rPr>
                      <w:rFonts w:ascii="Aptos" w:eastAsia="Aptos" w:hAnsi="Aptos" w:cs="Aptos"/>
                      <w:i/>
                      <w:iCs/>
                      <w:color w:val="0070C0"/>
                      <w:sz w:val="22"/>
                      <w:szCs w:val="22"/>
                    </w:rPr>
                    <w:t xml:space="preserve"> (TAK-279), a key oral TYK2 competitor, in De</w:t>
                  </w:r>
                  <w:r w:rsidR="00624DE1">
                    <w:rPr>
                      <w:rFonts w:ascii="Aptos" w:eastAsia="Aptos" w:hAnsi="Aptos" w:cs="Aptos"/>
                      <w:i/>
                      <w:iCs/>
                      <w:color w:val="0070C0"/>
                      <w:sz w:val="22"/>
                      <w:szCs w:val="22"/>
                    </w:rPr>
                    <w:t>c</w:t>
                  </w:r>
                  <w:r w:rsidR="00624DE1" w:rsidRPr="00624DE1">
                    <w:rPr>
                      <w:rFonts w:ascii="Aptos" w:eastAsia="Aptos" w:hAnsi="Aptos" w:cs="Aptos"/>
                      <w:i/>
                      <w:iCs/>
                      <w:color w:val="0070C0"/>
                      <w:sz w:val="22"/>
                      <w:szCs w:val="22"/>
                    </w:rPr>
                    <w:t xml:space="preserve"> 2025, including PASI 90 </w:t>
                  </w:r>
                  <w:ins w:id="111" w:author="Anand, Priti" w:date="2026-01-06T14:03:00Z" w16du:dateUtc="2026-01-06T19:03:00Z">
                    <w:r w:rsidR="00EE0546">
                      <w:rPr>
                        <w:rFonts w:ascii="Aptos" w:eastAsia="Aptos" w:hAnsi="Aptos" w:cs="Aptos"/>
                        <w:i/>
                        <w:iCs/>
                        <w:color w:val="0070C0"/>
                        <w:sz w:val="22"/>
                        <w:szCs w:val="22"/>
                      </w:rPr>
                      <w:t xml:space="preserve">(&gt;50%) </w:t>
                    </w:r>
                  </w:ins>
                  <w:r w:rsidR="00624DE1" w:rsidRPr="00624DE1">
                    <w:rPr>
                      <w:rFonts w:ascii="Aptos" w:eastAsia="Aptos" w:hAnsi="Aptos" w:cs="Aptos"/>
                      <w:i/>
                      <w:iCs/>
                      <w:color w:val="0070C0"/>
                      <w:sz w:val="22"/>
                      <w:szCs w:val="22"/>
                    </w:rPr>
                    <w:t>and PASI 100</w:t>
                  </w:r>
                  <w:ins w:id="112" w:author="Anand, Priti" w:date="2026-01-06T14:03:00Z" w16du:dateUtc="2026-01-06T19:03:00Z">
                    <w:r w:rsidR="00EE0546">
                      <w:rPr>
                        <w:rFonts w:ascii="Aptos" w:eastAsia="Aptos" w:hAnsi="Aptos" w:cs="Aptos"/>
                        <w:i/>
                        <w:iCs/>
                        <w:color w:val="0070C0"/>
                        <w:sz w:val="22"/>
                        <w:szCs w:val="22"/>
                      </w:rPr>
                      <w:t xml:space="preserve"> (30%)</w:t>
                    </w:r>
                  </w:ins>
                  <w:r w:rsidR="00624DE1" w:rsidRPr="00624DE1">
                    <w:rPr>
                      <w:rFonts w:ascii="Aptos" w:eastAsia="Aptos" w:hAnsi="Aptos" w:cs="Aptos"/>
                      <w:i/>
                      <w:iCs/>
                      <w:color w:val="0070C0"/>
                      <w:sz w:val="22"/>
                      <w:szCs w:val="22"/>
                    </w:rPr>
                    <w:t xml:space="preserve"> responses at Week 16</w:t>
                  </w:r>
                </w:p>
                <w:p w14:paraId="6BAE535A" w14:textId="77777777" w:rsidR="006F57A7" w:rsidRDefault="006F57A7" w:rsidP="006F57A7">
                  <w:pPr>
                    <w:rPr>
                      <w:del w:id="113" w:author="Anand, Priti" w:date="2026-01-06T14:10:00Z" w16du:dateUtc="2026-01-06T19:10:00Z"/>
                      <w:rFonts w:ascii="Aptos" w:eastAsia="Aptos" w:hAnsi="Aptos" w:cs="Aptos"/>
                      <w:i/>
                      <w:iCs/>
                      <w:color w:val="0070C0"/>
                      <w:sz w:val="22"/>
                      <w:szCs w:val="22"/>
                    </w:rPr>
                  </w:pPr>
                </w:p>
                <w:p w14:paraId="2B11354A" w14:textId="77777777" w:rsidR="006F57A7" w:rsidRDefault="006F57A7" w:rsidP="006F57A7">
                  <w:pPr>
                    <w:rPr>
                      <w:rFonts w:ascii="Aptos" w:eastAsia="Aptos" w:hAnsi="Aptos" w:cs="Aptos"/>
                      <w:i/>
                      <w:iCs/>
                      <w:color w:val="0070C0"/>
                      <w:sz w:val="22"/>
                      <w:szCs w:val="22"/>
                    </w:rPr>
                  </w:pPr>
                </w:p>
                <w:p w14:paraId="1A833731" w14:textId="5D7D8C34" w:rsidR="006F57A7" w:rsidRPr="006640AE" w:rsidRDefault="006640AE" w:rsidP="005934BF">
                  <w:pPr>
                    <w:jc w:val="center"/>
                    <w:rPr>
                      <w:ins w:id="114" w:author="Christmann, Bethany" w:date="2026-01-06T13:52:00Z" w16du:dateUtc="2026-01-06T19:52:00Z"/>
                      <w:rFonts w:ascii="Aptos" w:eastAsia="Aptos" w:hAnsi="Aptos" w:cs="Aptos"/>
                      <w:i/>
                      <w:iCs/>
                      <w:color w:val="0070C0"/>
                      <w:sz w:val="22"/>
                      <w:szCs w:val="22"/>
                      <w:lang w:val="en-GB"/>
                    </w:rPr>
                  </w:pPr>
                  <w:r w:rsidRPr="006640AE">
                    <w:rPr>
                      <w:rFonts w:ascii="Aptos" w:eastAsia="Aptos" w:hAnsi="Aptos" w:cs="Aptos"/>
                      <w:i/>
                      <w:iCs/>
                      <w:noProof/>
                      <w:color w:val="0070C0"/>
                      <w:sz w:val="22"/>
                      <w:szCs w:val="22"/>
                      <w:lang w:val="en-GB"/>
                    </w:rPr>
                    <w:drawing>
                      <wp:inline distT="0" distB="0" distL="0" distR="0" wp14:anchorId="4EA7E4F7" wp14:editId="4B957D9A">
                        <wp:extent cx="5219700" cy="3284463"/>
                        <wp:effectExtent l="0" t="0" r="0" b="0"/>
                        <wp:docPr id="220034191" name="Picture 4">
                          <a:extLst xmlns:a="http://schemas.openxmlformats.org/drawingml/2006/main">
                            <a:ext uri="{FF2B5EF4-FFF2-40B4-BE49-F238E27FC236}">
                              <a16:creationId xmlns:a16="http://schemas.microsoft.com/office/drawing/2014/main" id="{2149E816-C1BC-4C5B-A68E-20314B3CF4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34505" cy="3293779"/>
                                </a:xfrm>
                                <a:prstGeom prst="rect">
                                  <a:avLst/>
                                </a:prstGeom>
                                <a:noFill/>
                                <a:ln>
                                  <a:noFill/>
                                </a:ln>
                              </pic:spPr>
                            </pic:pic>
                          </a:graphicData>
                        </a:graphic>
                      </wp:inline>
                    </w:drawing>
                  </w:r>
                </w:p>
                <w:p w14:paraId="749B81FD" w14:textId="6B3F792A" w:rsidR="00EB10B9" w:rsidRPr="00EB10B9" w:rsidRDefault="00EB10B9" w:rsidP="00EB10B9">
                  <w:pPr>
                    <w:ind w:left="585"/>
                    <w:rPr>
                      <w:rFonts w:ascii="Aptos" w:eastAsia="Aptos" w:hAnsi="Aptos" w:cs="Aptos"/>
                      <w:i/>
                      <w:iCs/>
                      <w:sz w:val="18"/>
                      <w:szCs w:val="18"/>
                      <w:lang w:val="en-GB"/>
                      <w:rPrChange w:id="115" w:author="Christmann, Bethany" w:date="2026-01-06T13:53:00Z" w16du:dateUtc="2026-01-06T19:53:00Z">
                        <w:rPr>
                          <w:rFonts w:ascii="Aptos" w:eastAsia="Aptos" w:hAnsi="Aptos" w:cs="Aptos"/>
                          <w:i/>
                          <w:iCs/>
                          <w:color w:val="0070C0"/>
                          <w:sz w:val="22"/>
                          <w:szCs w:val="22"/>
                          <w:lang w:val="en-GB"/>
                        </w:rPr>
                      </w:rPrChange>
                    </w:rPr>
                    <w:pPrChange w:id="116" w:author="Christmann, Bethany" w:date="2026-01-06T13:53:00Z" w16du:dateUtc="2026-01-06T19:53:00Z">
                      <w:pPr>
                        <w:jc w:val="center"/>
                      </w:pPr>
                    </w:pPrChange>
                  </w:pPr>
                  <w:ins w:id="117" w:author="Christmann, Bethany" w:date="2026-01-06T13:53:00Z" w16du:dateUtc="2026-01-06T19:53:00Z">
                    <w:r w:rsidRPr="00EB10B9">
                      <w:rPr>
                        <w:rFonts w:ascii="Aptos" w:eastAsia="Aptos" w:hAnsi="Aptos" w:cs="Aptos"/>
                        <w:i/>
                        <w:iCs/>
                        <w:sz w:val="18"/>
                        <w:szCs w:val="18"/>
                        <w:lang w:val="en-GB"/>
                        <w:rPrChange w:id="118" w:author="Christmann, Bethany" w:date="2026-01-06T13:53:00Z" w16du:dateUtc="2026-01-06T19:53:00Z">
                          <w:rPr>
                            <w:rFonts w:ascii="Aptos" w:eastAsia="Aptos" w:hAnsi="Aptos" w:cs="Aptos"/>
                            <w:i/>
                            <w:iCs/>
                            <w:color w:val="0070C0"/>
                            <w:sz w:val="18"/>
                            <w:szCs w:val="18"/>
                            <w:lang w:val="en-GB"/>
                          </w:rPr>
                        </w:rPrChange>
                      </w:rPr>
                      <w:t>Data are a cross-trial comparison</w:t>
                    </w:r>
                  </w:ins>
                </w:p>
                <w:p w14:paraId="12953500" w14:textId="77777777" w:rsidR="006F57A7" w:rsidRPr="006F57A7" w:rsidRDefault="006F57A7" w:rsidP="006F57A7">
                  <w:pPr>
                    <w:rPr>
                      <w:rFonts w:ascii="Aptos" w:eastAsia="Aptos" w:hAnsi="Aptos" w:cs="Aptos"/>
                      <w:i/>
                      <w:iCs/>
                      <w:color w:val="0070C0"/>
                      <w:sz w:val="22"/>
                      <w:szCs w:val="22"/>
                    </w:rPr>
                  </w:pPr>
                </w:p>
                <w:p w14:paraId="3208872B" w14:textId="70B08665" w:rsidR="2AC86899" w:rsidRPr="00236F0D" w:rsidRDefault="487115F2" w:rsidP="00AB016C">
                  <w:pPr>
                    <w:pStyle w:val="ListParagraph"/>
                    <w:numPr>
                      <w:ilvl w:val="0"/>
                      <w:numId w:val="38"/>
                    </w:numPr>
                    <w:rPr>
                      <w:rFonts w:ascii="Aptos" w:eastAsia="Aptos" w:hAnsi="Aptos" w:cs="Aptos"/>
                      <w:sz w:val="22"/>
                      <w:szCs w:val="22"/>
                    </w:rPr>
                  </w:pPr>
                  <w:proofErr w:type="spellStart"/>
                  <w:r w:rsidRPr="5A00A3DC">
                    <w:rPr>
                      <w:rFonts w:ascii="Aptos" w:eastAsia="Aptos" w:hAnsi="Aptos" w:cs="Aptos"/>
                      <w:sz w:val="22"/>
                      <w:szCs w:val="22"/>
                    </w:rPr>
                    <w:t>Alumis</w:t>
                  </w:r>
                  <w:proofErr w:type="spellEnd"/>
                  <w:r w:rsidRPr="5A00A3DC">
                    <w:rPr>
                      <w:rFonts w:ascii="Aptos" w:eastAsia="Aptos" w:hAnsi="Aptos" w:cs="Aptos"/>
                      <w:sz w:val="22"/>
                      <w:szCs w:val="22"/>
                    </w:rPr>
                    <w:t xml:space="preserve"> also highlighted broader ambitions for TYK2 inhibition beyond </w:t>
                  </w:r>
                  <w:del w:id="119" w:author="Anand, Priti" w:date="2026-01-06T14:04:00Z" w16du:dateUtc="2026-01-06T19:04:00Z">
                    <w:r w:rsidRPr="5A00A3DC">
                      <w:rPr>
                        <w:rFonts w:ascii="Aptos" w:eastAsia="Aptos" w:hAnsi="Aptos" w:cs="Aptos"/>
                        <w:sz w:val="22"/>
                        <w:szCs w:val="22"/>
                      </w:rPr>
                      <w:delText>psoriasis</w:delText>
                    </w:r>
                  </w:del>
                  <w:ins w:id="120" w:author="Anand, Priti" w:date="2026-01-06T14:04:00Z" w16du:dateUtc="2026-01-06T19:04:00Z">
                    <w:r w:rsidR="00DA409B">
                      <w:rPr>
                        <w:rFonts w:ascii="Aptos" w:eastAsia="Aptos" w:hAnsi="Aptos" w:cs="Aptos"/>
                        <w:sz w:val="22"/>
                        <w:szCs w:val="22"/>
                      </w:rPr>
                      <w:t>PsO</w:t>
                    </w:r>
                  </w:ins>
                  <w:r w:rsidRPr="5A00A3DC">
                    <w:rPr>
                      <w:rFonts w:ascii="Aptos" w:eastAsia="Aptos" w:hAnsi="Aptos" w:cs="Aptos"/>
                      <w:sz w:val="22"/>
                      <w:szCs w:val="22"/>
                    </w:rPr>
                    <w:t xml:space="preserve">, citing ongoing Ph2b development of </w:t>
                  </w:r>
                  <w:proofErr w:type="spellStart"/>
                  <w:r w:rsidR="24A0DBB7" w:rsidRPr="5A00A3DC">
                    <w:rPr>
                      <w:rFonts w:ascii="Aptos" w:eastAsia="Aptos" w:hAnsi="Aptos" w:cs="Aptos"/>
                      <w:sz w:val="22"/>
                      <w:szCs w:val="22"/>
                    </w:rPr>
                    <w:t>envudeucitinib</w:t>
                  </w:r>
                  <w:proofErr w:type="spellEnd"/>
                  <w:r w:rsidR="24A0DBB7" w:rsidRPr="5A00A3DC">
                    <w:rPr>
                      <w:rFonts w:ascii="Aptos" w:eastAsia="Aptos" w:hAnsi="Aptos" w:cs="Aptos"/>
                      <w:sz w:val="22"/>
                      <w:szCs w:val="22"/>
                    </w:rPr>
                    <w:t xml:space="preserve"> in systemic lupus erythematosus (SLE) </w:t>
                  </w:r>
                  <w:r w:rsidR="00881C3B">
                    <w:rPr>
                      <w:rFonts w:ascii="Aptos" w:eastAsia="Aptos" w:hAnsi="Aptos" w:cs="Aptos"/>
                      <w:sz w:val="22"/>
                      <w:szCs w:val="22"/>
                    </w:rPr>
                    <w:t>in</w:t>
                  </w:r>
                  <w:r w:rsidR="24A0DBB7" w:rsidRPr="5A00A3DC">
                    <w:rPr>
                      <w:rFonts w:ascii="Aptos" w:eastAsia="Aptos" w:hAnsi="Aptos" w:cs="Aptos"/>
                      <w:sz w:val="22"/>
                      <w:szCs w:val="22"/>
                    </w:rPr>
                    <w:t xml:space="preserve"> the </w:t>
                  </w:r>
                  <w:hyperlink r:id="rId21">
                    <w:r w:rsidR="24A0DBB7" w:rsidRPr="5A00A3DC">
                      <w:rPr>
                        <w:rStyle w:val="Hyperlink"/>
                        <w:rFonts w:ascii="Aptos" w:eastAsia="Aptos" w:hAnsi="Aptos" w:cs="Aptos"/>
                        <w:sz w:val="22"/>
                        <w:szCs w:val="22"/>
                      </w:rPr>
                      <w:t>LUMUS</w:t>
                    </w:r>
                  </w:hyperlink>
                  <w:r w:rsidR="24A0DBB7" w:rsidRPr="5A00A3DC">
                    <w:rPr>
                      <w:rFonts w:ascii="Aptos" w:eastAsia="Aptos" w:hAnsi="Aptos" w:cs="Aptos"/>
                      <w:sz w:val="22"/>
                      <w:szCs w:val="22"/>
                    </w:rPr>
                    <w:t xml:space="preserve"> study</w:t>
                  </w:r>
                </w:p>
                <w:p w14:paraId="066469E2" w14:textId="222EED8B" w:rsidR="008F18C3" w:rsidRDefault="008F18C3" w:rsidP="2CA6EA00"/>
                <w:p w14:paraId="437757DA" w14:textId="0D5FB0F5" w:rsidR="2AC86899" w:rsidRPr="00AC1331" w:rsidRDefault="2AC86899" w:rsidP="2AC86899">
                  <w:r w:rsidRPr="00AC1331">
                    <w:rPr>
                      <w:rFonts w:ascii="Aptos" w:eastAsia="Aptos" w:hAnsi="Aptos" w:cs="Aptos"/>
                      <w:b/>
                      <w:bCs/>
                      <w:color w:val="071D49"/>
                      <w:sz w:val="28"/>
                      <w:szCs w:val="28"/>
                    </w:rPr>
                    <w:t xml:space="preserve">Tell me more: </w:t>
                  </w:r>
                  <w:r w:rsidRPr="00AC1331">
                    <w:rPr>
                      <w:rFonts w:ascii="Aptos" w:eastAsia="Aptos" w:hAnsi="Aptos" w:cs="Aptos"/>
                      <w:color w:val="071D49"/>
                      <w:sz w:val="28"/>
                      <w:szCs w:val="28"/>
                    </w:rPr>
                    <w:t xml:space="preserve"> </w:t>
                  </w:r>
                </w:p>
                <w:p w14:paraId="7BF043FC" w14:textId="2AE73CF6" w:rsidR="2AC86899" w:rsidRPr="00AF040B" w:rsidRDefault="2AC86899" w:rsidP="00AB016C">
                  <w:pPr>
                    <w:pStyle w:val="ListParagraph"/>
                    <w:numPr>
                      <w:ilvl w:val="0"/>
                      <w:numId w:val="38"/>
                    </w:numPr>
                    <w:rPr>
                      <w:rFonts w:ascii="Aptos" w:eastAsia="Aptos" w:hAnsi="Aptos" w:cs="Aptos"/>
                      <w:sz w:val="22"/>
                      <w:szCs w:val="22"/>
                    </w:rPr>
                  </w:pPr>
                  <w:r w:rsidRPr="00AF040B">
                    <w:rPr>
                      <w:rFonts w:ascii="Aptos" w:eastAsia="Aptos" w:hAnsi="Aptos" w:cs="Aptos"/>
                      <w:b/>
                      <w:bCs/>
                      <w:color w:val="000000" w:themeColor="text1"/>
                      <w:sz w:val="22"/>
                      <w:szCs w:val="22"/>
                    </w:rPr>
                    <w:t xml:space="preserve">Study Design: </w:t>
                  </w:r>
                  <w:hyperlink r:id="rId22">
                    <w:r w:rsidR="00AC1331" w:rsidRPr="6D1715F1">
                      <w:rPr>
                        <w:rStyle w:val="Hyperlink"/>
                        <w:rFonts w:ascii="Aptos" w:eastAsia="Aptos" w:hAnsi="Aptos" w:cs="Aptos"/>
                        <w:sz w:val="22"/>
                        <w:szCs w:val="22"/>
                      </w:rPr>
                      <w:t>ONWARD-1</w:t>
                    </w:r>
                  </w:hyperlink>
                  <w:r w:rsidR="00AC1331" w:rsidRPr="00AF040B">
                    <w:rPr>
                      <w:rFonts w:ascii="Aptos" w:eastAsia="Aptos" w:hAnsi="Aptos" w:cs="Aptos"/>
                      <w:color w:val="000000" w:themeColor="text1"/>
                      <w:sz w:val="22"/>
                      <w:szCs w:val="22"/>
                    </w:rPr>
                    <w:t xml:space="preserve"> and </w:t>
                  </w:r>
                  <w:hyperlink r:id="rId23">
                    <w:r w:rsidR="00AC1331" w:rsidRPr="6D1715F1">
                      <w:rPr>
                        <w:rStyle w:val="Hyperlink"/>
                        <w:rFonts w:ascii="Aptos" w:eastAsia="Aptos" w:hAnsi="Aptos" w:cs="Aptos"/>
                        <w:sz w:val="22"/>
                        <w:szCs w:val="22"/>
                      </w:rPr>
                      <w:t>ONWARD-2</w:t>
                    </w:r>
                  </w:hyperlink>
                  <w:r w:rsidR="00AC1331" w:rsidRPr="00AF040B">
                    <w:rPr>
                      <w:rFonts w:ascii="Aptos" w:eastAsia="Aptos" w:hAnsi="Aptos" w:cs="Aptos"/>
                      <w:color w:val="000000" w:themeColor="text1"/>
                      <w:sz w:val="22"/>
                      <w:szCs w:val="22"/>
                    </w:rPr>
                    <w:t xml:space="preserve"> </w:t>
                  </w:r>
                  <w:r w:rsidRPr="00AF040B">
                    <w:rPr>
                      <w:rFonts w:ascii="Aptos" w:eastAsia="Aptos" w:hAnsi="Aptos" w:cs="Aptos"/>
                      <w:sz w:val="22"/>
                      <w:szCs w:val="22"/>
                    </w:rPr>
                    <w:t>are placebo-controlled</w:t>
                  </w:r>
                  <w:r w:rsidR="00F26713" w:rsidRPr="00AF040B">
                    <w:rPr>
                      <w:rFonts w:ascii="Aptos" w:eastAsia="Aptos" w:hAnsi="Aptos" w:cs="Aptos"/>
                      <w:sz w:val="22"/>
                      <w:szCs w:val="22"/>
                    </w:rPr>
                    <w:t xml:space="preserve">, </w:t>
                  </w:r>
                  <w:r w:rsidR="00643285" w:rsidRPr="00AF040B">
                    <w:rPr>
                      <w:rFonts w:ascii="Aptos" w:eastAsia="Aptos" w:hAnsi="Aptos" w:cs="Aptos"/>
                      <w:sz w:val="22"/>
                      <w:szCs w:val="22"/>
                    </w:rPr>
                    <w:t>2:1:1 randomized</w:t>
                  </w:r>
                  <w:r w:rsidRPr="00AF040B">
                    <w:rPr>
                      <w:rFonts w:ascii="Aptos" w:eastAsia="Aptos" w:hAnsi="Aptos" w:cs="Aptos"/>
                      <w:sz w:val="22"/>
                      <w:szCs w:val="22"/>
                    </w:rPr>
                    <w:t xml:space="preserve"> Ph3 </w:t>
                  </w:r>
                  <w:r w:rsidR="00B12CF5" w:rsidRPr="00AF040B">
                    <w:rPr>
                      <w:rFonts w:ascii="Aptos" w:eastAsia="Aptos" w:hAnsi="Aptos" w:cs="Aptos"/>
                      <w:sz w:val="22"/>
                      <w:szCs w:val="22"/>
                    </w:rPr>
                    <w:t xml:space="preserve">trials </w:t>
                  </w:r>
                  <w:r w:rsidRPr="00AF040B">
                    <w:rPr>
                      <w:rFonts w:ascii="Aptos" w:eastAsia="Aptos" w:hAnsi="Aptos" w:cs="Aptos"/>
                      <w:sz w:val="22"/>
                      <w:szCs w:val="22"/>
                    </w:rPr>
                    <w:t xml:space="preserve">evaluating the efficacy and safety of </w:t>
                  </w:r>
                  <w:r w:rsidR="00947613" w:rsidRPr="00AF040B">
                    <w:rPr>
                      <w:rFonts w:ascii="Aptos" w:eastAsia="Aptos" w:hAnsi="Aptos" w:cs="Aptos"/>
                      <w:sz w:val="22"/>
                      <w:szCs w:val="22"/>
                    </w:rPr>
                    <w:t>oral</w:t>
                  </w:r>
                  <w:r w:rsidRPr="00AF040B">
                    <w:rPr>
                      <w:rFonts w:ascii="Aptos" w:eastAsia="Aptos" w:hAnsi="Aptos" w:cs="Aptos"/>
                      <w:sz w:val="22"/>
                      <w:szCs w:val="22"/>
                    </w:rPr>
                    <w:t xml:space="preserve"> </w:t>
                  </w:r>
                  <w:r w:rsidR="00F26713" w:rsidRPr="00AF040B">
                    <w:rPr>
                      <w:rFonts w:ascii="Aptos" w:eastAsia="Aptos" w:hAnsi="Aptos" w:cs="Aptos"/>
                      <w:sz w:val="22"/>
                      <w:szCs w:val="22"/>
                    </w:rPr>
                    <w:t xml:space="preserve">ESK-001 in adult patients </w:t>
                  </w:r>
                  <w:r w:rsidR="00A17263">
                    <w:rPr>
                      <w:rFonts w:ascii="Aptos" w:eastAsia="Aptos" w:hAnsi="Aptos" w:cs="Aptos"/>
                      <w:sz w:val="22"/>
                      <w:szCs w:val="22"/>
                    </w:rPr>
                    <w:t>(N=</w:t>
                  </w:r>
                  <w:r w:rsidR="00DA183F">
                    <w:rPr>
                      <w:rFonts w:ascii="Aptos" w:eastAsia="Aptos" w:hAnsi="Aptos" w:cs="Aptos"/>
                      <w:sz w:val="22"/>
                      <w:szCs w:val="22"/>
                    </w:rPr>
                    <w:t>840)</w:t>
                  </w:r>
                  <w:r w:rsidR="00F26713" w:rsidRPr="00AF040B">
                    <w:rPr>
                      <w:rFonts w:ascii="Aptos" w:eastAsia="Aptos" w:hAnsi="Aptos" w:cs="Aptos"/>
                      <w:sz w:val="22"/>
                      <w:szCs w:val="22"/>
                    </w:rPr>
                    <w:t xml:space="preserve"> with moderate-to-severe plaque psoriasis</w:t>
                  </w:r>
                  <w:r w:rsidRPr="00AF040B">
                    <w:rPr>
                      <w:rFonts w:ascii="Aptos" w:eastAsia="Aptos" w:hAnsi="Aptos" w:cs="Aptos"/>
                      <w:sz w:val="22"/>
                      <w:szCs w:val="22"/>
                    </w:rPr>
                    <w:t xml:space="preserve"> </w:t>
                  </w:r>
                  <w:r w:rsidRPr="003B76A6">
                    <w:rPr>
                      <w:rFonts w:ascii="Aptos" w:eastAsia="Aptos" w:hAnsi="Aptos" w:cs="Aptos"/>
                      <w:sz w:val="22"/>
                      <w:szCs w:val="22"/>
                    </w:rPr>
                    <w:t xml:space="preserve">administered as a </w:t>
                  </w:r>
                  <w:commentRangeStart w:id="121"/>
                  <w:commentRangeStart w:id="122"/>
                  <w:commentRangeStart w:id="123"/>
                  <w:commentRangeStart w:id="124"/>
                  <w:r w:rsidR="00643285" w:rsidRPr="00FE4702">
                    <w:rPr>
                      <w:rFonts w:ascii="Aptos" w:eastAsia="Aptos" w:hAnsi="Aptos" w:cs="Aptos"/>
                      <w:b/>
                      <w:sz w:val="22"/>
                      <w:szCs w:val="22"/>
                      <w:rPrChange w:id="125" w:author="Christmann, Bethany" w:date="2026-01-06T14:50:00Z" w16du:dateUtc="2026-01-06T20:50:00Z">
                        <w:rPr>
                          <w:rFonts w:ascii="Aptos" w:eastAsia="Aptos" w:hAnsi="Aptos" w:cs="Aptos"/>
                          <w:sz w:val="22"/>
                          <w:szCs w:val="22"/>
                        </w:rPr>
                      </w:rPrChange>
                    </w:rPr>
                    <w:t>twice-daily</w:t>
                  </w:r>
                  <w:r w:rsidR="00643285" w:rsidRPr="003B76A6">
                    <w:rPr>
                      <w:rFonts w:ascii="Aptos" w:eastAsia="Aptos" w:hAnsi="Aptos" w:cs="Aptos"/>
                      <w:sz w:val="22"/>
                      <w:szCs w:val="22"/>
                    </w:rPr>
                    <w:t xml:space="preserve"> </w:t>
                  </w:r>
                  <w:commentRangeEnd w:id="121"/>
                  <w:r w:rsidR="00FE4702" w:rsidRPr="003B76A6">
                    <w:rPr>
                      <w:rStyle w:val="CommentReference"/>
                      <w:rFonts w:ascii="Aptos" w:eastAsia="Aptos" w:hAnsi="Aptos" w:cs="Aptos"/>
                      <w:sz w:val="22"/>
                      <w:szCs w:val="22"/>
                    </w:rPr>
                    <w:commentReference w:id="121"/>
                  </w:r>
                  <w:commentRangeEnd w:id="122"/>
                  <w:r w:rsidR="000A18BD" w:rsidRPr="003B76A6">
                    <w:rPr>
                      <w:rStyle w:val="CommentReference"/>
                      <w:rFonts w:ascii="Aptos" w:eastAsia="Aptos" w:hAnsi="Aptos" w:cs="Aptos"/>
                      <w:sz w:val="22"/>
                      <w:szCs w:val="22"/>
                    </w:rPr>
                    <w:commentReference w:id="122"/>
                  </w:r>
                  <w:commentRangeEnd w:id="123"/>
                  <w:r w:rsidR="00207156" w:rsidRPr="003B76A6">
                    <w:rPr>
                      <w:rStyle w:val="CommentReference"/>
                      <w:rFonts w:ascii="Aptos" w:eastAsia="Aptos" w:hAnsi="Aptos" w:cs="Aptos"/>
                      <w:sz w:val="22"/>
                      <w:szCs w:val="22"/>
                    </w:rPr>
                    <w:commentReference w:id="123"/>
                  </w:r>
                  <w:commentRangeEnd w:id="124"/>
                  <w:r w:rsidRPr="003B76A6">
                    <w:rPr>
                      <w:rStyle w:val="CommentReference"/>
                      <w:rFonts w:ascii="Aptos" w:eastAsia="Aptos" w:hAnsi="Aptos" w:cs="Aptos"/>
                      <w:sz w:val="22"/>
                      <w:szCs w:val="22"/>
                    </w:rPr>
                    <w:commentReference w:id="124"/>
                  </w:r>
                  <w:r w:rsidR="00643285" w:rsidRPr="003B76A6">
                    <w:rPr>
                      <w:rFonts w:ascii="Aptos" w:eastAsia="Aptos" w:hAnsi="Aptos" w:cs="Aptos"/>
                      <w:sz w:val="22"/>
                      <w:szCs w:val="22"/>
                    </w:rPr>
                    <w:t>40 mg</w:t>
                  </w:r>
                  <w:r w:rsidRPr="003B76A6">
                    <w:rPr>
                      <w:rFonts w:ascii="Aptos" w:eastAsia="Aptos" w:hAnsi="Aptos" w:cs="Aptos"/>
                      <w:sz w:val="22"/>
                      <w:szCs w:val="22"/>
                    </w:rPr>
                    <w:t xml:space="preserve"> dose </w:t>
                  </w:r>
                  <w:r w:rsidR="000A134E" w:rsidRPr="003B76A6">
                    <w:rPr>
                      <w:rFonts w:ascii="Aptos" w:eastAsia="Aptos" w:hAnsi="Aptos" w:cs="Aptos"/>
                      <w:sz w:val="22"/>
                      <w:szCs w:val="22"/>
                    </w:rPr>
                    <w:t>through Week 24</w:t>
                  </w:r>
                  <w:r w:rsidR="00240640" w:rsidRPr="003B76A6">
                    <w:rPr>
                      <w:rFonts w:ascii="Aptos" w:eastAsia="Aptos" w:hAnsi="Aptos" w:cs="Aptos"/>
                      <w:sz w:val="22"/>
                      <w:szCs w:val="22"/>
                    </w:rPr>
                    <w:t xml:space="preserve"> versus placebo till </w:t>
                  </w:r>
                  <w:r w:rsidR="00482FD3" w:rsidRPr="003B76A6">
                    <w:rPr>
                      <w:rFonts w:ascii="Aptos" w:eastAsia="Aptos" w:hAnsi="Aptos" w:cs="Aptos"/>
                      <w:sz w:val="22"/>
                      <w:szCs w:val="22"/>
                    </w:rPr>
                    <w:t>W1</w:t>
                  </w:r>
                  <w:r w:rsidR="00240640" w:rsidRPr="003B76A6">
                    <w:rPr>
                      <w:rFonts w:ascii="Aptos" w:eastAsia="Aptos" w:hAnsi="Aptos" w:cs="Aptos"/>
                      <w:sz w:val="22"/>
                      <w:szCs w:val="22"/>
                    </w:rPr>
                    <w:t xml:space="preserve">6 </w:t>
                  </w:r>
                  <w:r w:rsidR="00903C5A" w:rsidRPr="003B76A6">
                    <w:rPr>
                      <w:rFonts w:ascii="Aptos" w:eastAsia="Aptos" w:hAnsi="Aptos" w:cs="Aptos"/>
                      <w:sz w:val="22"/>
                      <w:szCs w:val="22"/>
                    </w:rPr>
                    <w:t xml:space="preserve">(prior </w:t>
                  </w:r>
                  <w:r w:rsidR="00D844DC" w:rsidRPr="003B76A6">
                    <w:rPr>
                      <w:rFonts w:ascii="Aptos" w:eastAsia="Aptos" w:hAnsi="Aptos" w:cs="Aptos"/>
                      <w:sz w:val="22"/>
                      <w:szCs w:val="22"/>
                    </w:rPr>
                    <w:t>switch</w:t>
                  </w:r>
                  <w:r w:rsidR="00903C5A" w:rsidRPr="003B76A6">
                    <w:rPr>
                      <w:rFonts w:ascii="Aptos" w:eastAsia="Aptos" w:hAnsi="Aptos" w:cs="Aptos"/>
                      <w:sz w:val="22"/>
                      <w:szCs w:val="22"/>
                    </w:rPr>
                    <w:t xml:space="preserve"> to </w:t>
                  </w:r>
                  <w:r w:rsidR="004F2AD1" w:rsidRPr="003B76A6">
                    <w:rPr>
                      <w:rFonts w:ascii="Aptos" w:eastAsia="Aptos" w:hAnsi="Aptos" w:cs="Aptos"/>
                      <w:sz w:val="22"/>
                      <w:szCs w:val="22"/>
                    </w:rPr>
                    <w:t>ESK-001)</w:t>
                  </w:r>
                  <w:r w:rsidR="00240640" w:rsidRPr="003B76A6">
                    <w:rPr>
                      <w:rFonts w:ascii="Aptos" w:eastAsia="Aptos" w:hAnsi="Aptos" w:cs="Aptos"/>
                      <w:sz w:val="22"/>
                      <w:szCs w:val="22"/>
                    </w:rPr>
                    <w:t xml:space="preserve"> and </w:t>
                  </w:r>
                  <w:r w:rsidR="001F3B9E" w:rsidRPr="003B76A6">
                    <w:rPr>
                      <w:rFonts w:ascii="Aptos" w:eastAsia="Aptos" w:hAnsi="Aptos" w:cs="Aptos"/>
                      <w:sz w:val="22"/>
                      <w:szCs w:val="22"/>
                    </w:rPr>
                    <w:t xml:space="preserve">30 mg </w:t>
                  </w:r>
                  <w:r w:rsidR="00240640" w:rsidRPr="003B76A6">
                    <w:rPr>
                      <w:rFonts w:ascii="Aptos" w:eastAsia="Aptos" w:hAnsi="Aptos" w:cs="Aptos"/>
                      <w:sz w:val="22"/>
                      <w:szCs w:val="22"/>
                    </w:rPr>
                    <w:t>apremilast</w:t>
                  </w:r>
                  <w:r w:rsidR="00482FD3" w:rsidRPr="003B76A6">
                    <w:rPr>
                      <w:rFonts w:ascii="Aptos" w:eastAsia="Aptos" w:hAnsi="Aptos" w:cs="Aptos"/>
                      <w:sz w:val="22"/>
                      <w:szCs w:val="22"/>
                    </w:rPr>
                    <w:t xml:space="preserve"> through W24</w:t>
                  </w:r>
                </w:p>
                <w:p w14:paraId="5F2B928F" w14:textId="376950A3" w:rsidR="2AC86899" w:rsidRPr="00C9782D" w:rsidRDefault="2AC86899" w:rsidP="00AB016C">
                  <w:pPr>
                    <w:pStyle w:val="ListParagraph"/>
                    <w:numPr>
                      <w:ilvl w:val="0"/>
                      <w:numId w:val="38"/>
                    </w:numPr>
                    <w:rPr>
                      <w:rFonts w:ascii="Aptos" w:eastAsia="Aptos" w:hAnsi="Aptos" w:cs="Aptos"/>
                      <w:color w:val="000000" w:themeColor="text1"/>
                      <w:sz w:val="22"/>
                      <w:szCs w:val="22"/>
                    </w:rPr>
                  </w:pPr>
                  <w:r w:rsidRPr="00C9782D">
                    <w:rPr>
                      <w:rFonts w:ascii="Aptos" w:eastAsia="Aptos" w:hAnsi="Aptos" w:cs="Aptos"/>
                      <w:b/>
                      <w:bCs/>
                      <w:color w:val="000000" w:themeColor="text1"/>
                      <w:sz w:val="22"/>
                      <w:szCs w:val="22"/>
                    </w:rPr>
                    <w:t xml:space="preserve">Endpoints: </w:t>
                  </w:r>
                  <w:r w:rsidRPr="00C9782D">
                    <w:rPr>
                      <w:rFonts w:ascii="Aptos" w:eastAsia="Aptos" w:hAnsi="Aptos" w:cs="Aptos"/>
                      <w:color w:val="000000" w:themeColor="text1"/>
                      <w:sz w:val="22"/>
                      <w:szCs w:val="22"/>
                    </w:rPr>
                    <w:t xml:space="preserve"> </w:t>
                  </w:r>
                </w:p>
                <w:p w14:paraId="70F14653" w14:textId="1E6A4920" w:rsidR="006324B4" w:rsidRPr="006324B4" w:rsidRDefault="00C9782D" w:rsidP="00AB016C">
                  <w:pPr>
                    <w:pStyle w:val="ListParagraph"/>
                    <w:numPr>
                      <w:ilvl w:val="1"/>
                      <w:numId w:val="38"/>
                    </w:numPr>
                    <w:rPr>
                      <w:rFonts w:ascii="Aptos" w:eastAsia="Aptos" w:hAnsi="Aptos" w:cs="Aptos"/>
                      <w:color w:val="242424"/>
                      <w:sz w:val="22"/>
                      <w:szCs w:val="22"/>
                    </w:rPr>
                  </w:pPr>
                  <w:r w:rsidRPr="00207027">
                    <w:rPr>
                      <w:rFonts w:ascii="Aptos" w:eastAsia="Aptos" w:hAnsi="Aptos" w:cs="Aptos"/>
                      <w:color w:val="000000" w:themeColor="text1"/>
                      <w:sz w:val="22"/>
                      <w:szCs w:val="22"/>
                    </w:rPr>
                    <w:t>Co-primar</w:t>
                  </w:r>
                  <w:r w:rsidR="00482FD3" w:rsidRPr="00207027">
                    <w:rPr>
                      <w:rFonts w:ascii="Aptos" w:eastAsia="Aptos" w:hAnsi="Aptos" w:cs="Aptos"/>
                      <w:color w:val="000000" w:themeColor="text1"/>
                      <w:sz w:val="22"/>
                      <w:szCs w:val="22"/>
                    </w:rPr>
                    <w:t xml:space="preserve">y </w:t>
                  </w:r>
                  <w:r w:rsidR="003734B6" w:rsidRPr="00207027">
                    <w:rPr>
                      <w:rFonts w:ascii="Aptos" w:eastAsia="Aptos" w:hAnsi="Aptos" w:cs="Aptos"/>
                      <w:color w:val="000000" w:themeColor="text1"/>
                      <w:sz w:val="22"/>
                      <w:szCs w:val="22"/>
                    </w:rPr>
                    <w:t>endpoints</w:t>
                  </w:r>
                  <w:ins w:id="126" w:author="Anand, Priti" w:date="2026-01-06T14:18:00Z" w16du:dateUtc="2026-01-06T19:18:00Z">
                    <w:r w:rsidR="00340293">
                      <w:rPr>
                        <w:rFonts w:ascii="Aptos" w:eastAsia="Aptos" w:hAnsi="Aptos" w:cs="Aptos"/>
                        <w:color w:val="000000" w:themeColor="text1"/>
                        <w:sz w:val="22"/>
                        <w:szCs w:val="22"/>
                      </w:rPr>
                      <w:t>:</w:t>
                    </w:r>
                  </w:ins>
                  <w:r w:rsidR="003734B6" w:rsidRPr="00207027">
                    <w:rPr>
                      <w:rFonts w:ascii="Aptos" w:eastAsia="Aptos" w:hAnsi="Aptos" w:cs="Aptos"/>
                      <w:color w:val="000000" w:themeColor="text1"/>
                      <w:sz w:val="22"/>
                      <w:szCs w:val="22"/>
                    </w:rPr>
                    <w:t xml:space="preserve"> </w:t>
                  </w:r>
                  <w:del w:id="127" w:author="Anand, Priti" w:date="2026-01-06T14:13:00Z" w16du:dateUtc="2026-01-06T19:13:00Z">
                    <w:r w:rsidR="004B2D7B">
                      <w:rPr>
                        <w:rFonts w:ascii="Aptos" w:eastAsia="Aptos" w:hAnsi="Aptos" w:cs="Aptos"/>
                        <w:color w:val="000000" w:themeColor="text1"/>
                        <w:sz w:val="22"/>
                        <w:szCs w:val="22"/>
                      </w:rPr>
                      <w:delText xml:space="preserve">of ONWARD-1 and ONWARD-2 </w:delText>
                    </w:r>
                  </w:del>
                  <w:del w:id="128" w:author="Anand, Priti" w:date="2026-01-06T14:18:00Z" w16du:dateUtc="2026-01-06T19:18:00Z">
                    <w:r w:rsidR="008809BC">
                      <w:rPr>
                        <w:rFonts w:ascii="Aptos" w:eastAsia="Aptos" w:hAnsi="Aptos" w:cs="Aptos"/>
                        <w:color w:val="000000" w:themeColor="text1"/>
                        <w:sz w:val="22"/>
                        <w:szCs w:val="22"/>
                      </w:rPr>
                      <w:delText>were</w:delText>
                    </w:r>
                    <w:r w:rsidR="003734B6" w:rsidRPr="00207027">
                      <w:rPr>
                        <w:rFonts w:ascii="Aptos" w:eastAsia="Aptos" w:hAnsi="Aptos" w:cs="Aptos"/>
                        <w:color w:val="000000" w:themeColor="text1"/>
                        <w:sz w:val="22"/>
                        <w:szCs w:val="22"/>
                      </w:rPr>
                      <w:delText xml:space="preserve"> </w:delText>
                    </w:r>
                  </w:del>
                  <w:r w:rsidR="008809BC" w:rsidRPr="008809BC">
                    <w:rPr>
                      <w:rFonts w:ascii="Aptos" w:eastAsia="Aptos" w:hAnsi="Aptos" w:cs="Aptos"/>
                      <w:color w:val="000000" w:themeColor="text1"/>
                      <w:sz w:val="22"/>
                      <w:szCs w:val="22"/>
                    </w:rPr>
                    <w:t xml:space="preserve">PASI 75 and </w:t>
                  </w:r>
                  <w:proofErr w:type="spellStart"/>
                  <w:r w:rsidR="008809BC" w:rsidRPr="008809BC">
                    <w:rPr>
                      <w:rFonts w:ascii="Aptos" w:eastAsia="Aptos" w:hAnsi="Aptos" w:cs="Aptos"/>
                      <w:color w:val="000000" w:themeColor="text1"/>
                      <w:sz w:val="22"/>
                      <w:szCs w:val="22"/>
                    </w:rPr>
                    <w:t>sPGA</w:t>
                  </w:r>
                  <w:proofErr w:type="spellEnd"/>
                  <w:r w:rsidR="008809BC" w:rsidRPr="008809BC">
                    <w:rPr>
                      <w:rFonts w:ascii="Aptos" w:eastAsia="Aptos" w:hAnsi="Aptos" w:cs="Aptos"/>
                      <w:color w:val="000000" w:themeColor="text1"/>
                      <w:sz w:val="22"/>
                      <w:szCs w:val="22"/>
                    </w:rPr>
                    <w:t xml:space="preserve"> 0/1 at Week 16 versus placebo</w:t>
                  </w:r>
                </w:p>
                <w:p w14:paraId="29035115" w14:textId="36026BAE" w:rsidR="2AC86899" w:rsidRPr="00812521" w:rsidRDefault="00207027" w:rsidP="00AB016C">
                  <w:pPr>
                    <w:pStyle w:val="ListParagraph"/>
                    <w:numPr>
                      <w:ilvl w:val="1"/>
                      <w:numId w:val="38"/>
                    </w:numPr>
                    <w:rPr>
                      <w:rFonts w:ascii="Aptos" w:eastAsia="Aptos" w:hAnsi="Aptos" w:cs="Aptos"/>
                      <w:color w:val="242424"/>
                      <w:sz w:val="22"/>
                      <w:szCs w:val="22"/>
                    </w:rPr>
                  </w:pPr>
                  <w:r>
                    <w:rPr>
                      <w:rFonts w:ascii="Aptos" w:eastAsia="Aptos" w:hAnsi="Aptos" w:cs="Aptos"/>
                      <w:color w:val="000000" w:themeColor="text1"/>
                      <w:sz w:val="22"/>
                      <w:szCs w:val="22"/>
                    </w:rPr>
                    <w:t>Co-secondary endpoints</w:t>
                  </w:r>
                  <w:ins w:id="129" w:author="Anand, Priti" w:date="2026-01-06T14:18:00Z" w16du:dateUtc="2026-01-06T19:18:00Z">
                    <w:r w:rsidR="00340293">
                      <w:rPr>
                        <w:rFonts w:ascii="Aptos" w:eastAsia="Aptos" w:hAnsi="Aptos" w:cs="Aptos"/>
                        <w:color w:val="000000" w:themeColor="text1"/>
                        <w:sz w:val="22"/>
                        <w:szCs w:val="22"/>
                      </w:rPr>
                      <w:t>:</w:t>
                    </w:r>
                  </w:ins>
                  <w:r>
                    <w:rPr>
                      <w:rFonts w:ascii="Aptos" w:eastAsia="Aptos" w:hAnsi="Aptos" w:cs="Aptos"/>
                      <w:color w:val="000000" w:themeColor="text1"/>
                      <w:sz w:val="22"/>
                      <w:szCs w:val="22"/>
                    </w:rPr>
                    <w:t xml:space="preserve"> </w:t>
                  </w:r>
                  <w:del w:id="130" w:author="Anand, Priti" w:date="2026-01-06T14:18:00Z" w16du:dateUtc="2026-01-06T19:18:00Z">
                    <w:r w:rsidR="004B2D7B">
                      <w:rPr>
                        <w:rFonts w:ascii="Aptos" w:eastAsia="Aptos" w:hAnsi="Aptos" w:cs="Aptos"/>
                        <w:color w:val="000000" w:themeColor="text1"/>
                        <w:sz w:val="22"/>
                        <w:szCs w:val="22"/>
                      </w:rPr>
                      <w:delText>include</w:delText>
                    </w:r>
                    <w:r w:rsidR="008809BC">
                      <w:rPr>
                        <w:rFonts w:ascii="Aptos" w:eastAsia="Aptos" w:hAnsi="Aptos" w:cs="Aptos"/>
                        <w:color w:val="000000" w:themeColor="text1"/>
                        <w:sz w:val="22"/>
                        <w:szCs w:val="22"/>
                      </w:rPr>
                      <w:delText>d</w:delText>
                    </w:r>
                    <w:r w:rsidR="004B2D7B">
                      <w:rPr>
                        <w:rFonts w:ascii="Aptos" w:eastAsia="Aptos" w:hAnsi="Aptos" w:cs="Aptos"/>
                        <w:color w:val="000000" w:themeColor="text1"/>
                        <w:sz w:val="22"/>
                        <w:szCs w:val="22"/>
                      </w:rPr>
                      <w:delText xml:space="preserve"> </w:delText>
                    </w:r>
                  </w:del>
                  <w:r w:rsidR="003A5D7A" w:rsidRPr="003A5D7A">
                    <w:rPr>
                      <w:rFonts w:ascii="Aptos" w:eastAsia="Aptos" w:hAnsi="Aptos" w:cs="Aptos"/>
                      <w:color w:val="000000" w:themeColor="text1"/>
                      <w:sz w:val="22"/>
                      <w:szCs w:val="22"/>
                    </w:rPr>
                    <w:t xml:space="preserve">PASI 90, PASI 100, </w:t>
                  </w:r>
                  <w:del w:id="131" w:author="Anand, Priti" w:date="2026-01-06T14:19:00Z" w16du:dateUtc="2026-01-06T19:19:00Z">
                    <w:r w:rsidR="003A5D7A" w:rsidRPr="003A5D7A">
                      <w:rPr>
                        <w:rFonts w:ascii="Aptos" w:eastAsia="Aptos" w:hAnsi="Aptos" w:cs="Aptos"/>
                        <w:color w:val="000000" w:themeColor="text1"/>
                        <w:sz w:val="22"/>
                        <w:szCs w:val="22"/>
                      </w:rPr>
                      <w:delText xml:space="preserve">and </w:delText>
                    </w:r>
                  </w:del>
                  <w:proofErr w:type="spellStart"/>
                  <w:r w:rsidR="003A5D7A" w:rsidRPr="003A5D7A">
                    <w:rPr>
                      <w:rFonts w:ascii="Aptos" w:eastAsia="Aptos" w:hAnsi="Aptos" w:cs="Aptos"/>
                      <w:color w:val="000000" w:themeColor="text1"/>
                      <w:sz w:val="22"/>
                      <w:szCs w:val="22"/>
                    </w:rPr>
                    <w:t>sPGA</w:t>
                  </w:r>
                  <w:proofErr w:type="spellEnd"/>
                  <w:r w:rsidR="003A5D7A" w:rsidRPr="003A5D7A">
                    <w:rPr>
                      <w:rFonts w:ascii="Aptos" w:eastAsia="Aptos" w:hAnsi="Aptos" w:cs="Aptos"/>
                      <w:color w:val="000000" w:themeColor="text1"/>
                      <w:sz w:val="22"/>
                      <w:szCs w:val="22"/>
                    </w:rPr>
                    <w:t xml:space="preserve"> 0/1</w:t>
                  </w:r>
                  <w:ins w:id="132" w:author="Anand, Priti" w:date="2026-01-06T14:19:00Z" w16du:dateUtc="2026-01-06T19:19:00Z">
                    <w:r w:rsidR="003A5D7A" w:rsidRPr="003A5D7A">
                      <w:rPr>
                        <w:rFonts w:ascii="Aptos" w:eastAsia="Aptos" w:hAnsi="Aptos" w:cs="Aptos"/>
                        <w:color w:val="000000" w:themeColor="text1"/>
                        <w:sz w:val="22"/>
                        <w:szCs w:val="22"/>
                      </w:rPr>
                      <w:t xml:space="preserve"> </w:t>
                    </w:r>
                    <w:r w:rsidR="007F6D33">
                      <w:rPr>
                        <w:rFonts w:ascii="Aptos" w:eastAsia="Aptos" w:hAnsi="Aptos" w:cs="Aptos"/>
                        <w:color w:val="000000" w:themeColor="text1"/>
                        <w:sz w:val="22"/>
                        <w:szCs w:val="22"/>
                      </w:rPr>
                      <w:t>and safety and tolerability</w:t>
                    </w:r>
                  </w:ins>
                  <w:r w:rsidR="003A5D7A" w:rsidRPr="003A5D7A">
                    <w:rPr>
                      <w:rFonts w:ascii="Aptos" w:eastAsia="Aptos" w:hAnsi="Aptos" w:cs="Aptos"/>
                      <w:color w:val="000000" w:themeColor="text1"/>
                      <w:sz w:val="22"/>
                      <w:szCs w:val="22"/>
                    </w:rPr>
                    <w:t xml:space="preserve"> through Week</w:t>
                  </w:r>
                  <w:del w:id="133" w:author="Anand, Priti" w:date="2026-01-06T14:19:00Z" w16du:dateUtc="2026-01-06T19:19:00Z">
                    <w:r w:rsidR="003A5D7A" w:rsidRPr="003A5D7A">
                      <w:rPr>
                        <w:rFonts w:ascii="Aptos" w:eastAsia="Aptos" w:hAnsi="Aptos" w:cs="Aptos"/>
                        <w:color w:val="000000" w:themeColor="text1"/>
                        <w:sz w:val="22"/>
                        <w:szCs w:val="22"/>
                      </w:rPr>
                      <w:delText>s</w:delText>
                    </w:r>
                  </w:del>
                  <w:r w:rsidR="003A5D7A" w:rsidRPr="003A5D7A">
                    <w:rPr>
                      <w:rFonts w:ascii="Aptos" w:eastAsia="Aptos" w:hAnsi="Aptos" w:cs="Aptos"/>
                      <w:color w:val="000000" w:themeColor="text1"/>
                      <w:sz w:val="22"/>
                      <w:szCs w:val="22"/>
                    </w:rPr>
                    <w:t xml:space="preserve"> </w:t>
                  </w:r>
                  <w:del w:id="134" w:author="Anand, Priti" w:date="2026-01-06T14:19:00Z" w16du:dateUtc="2026-01-06T19:19:00Z">
                    <w:r w:rsidR="003A5D7A" w:rsidRPr="003A5D7A">
                      <w:rPr>
                        <w:rFonts w:ascii="Aptos" w:eastAsia="Aptos" w:hAnsi="Aptos" w:cs="Aptos"/>
                        <w:color w:val="000000" w:themeColor="text1"/>
                        <w:sz w:val="22"/>
                        <w:szCs w:val="22"/>
                      </w:rPr>
                      <w:delText>16–</w:delText>
                    </w:r>
                  </w:del>
                  <w:r w:rsidR="003A5D7A" w:rsidRPr="003A5D7A">
                    <w:rPr>
                      <w:rFonts w:ascii="Aptos" w:eastAsia="Aptos" w:hAnsi="Aptos" w:cs="Aptos"/>
                      <w:color w:val="000000" w:themeColor="text1"/>
                      <w:sz w:val="22"/>
                      <w:szCs w:val="22"/>
                    </w:rPr>
                    <w:t>24</w:t>
                  </w:r>
                  <w:del w:id="135" w:author="Anand, Priti" w:date="2026-01-06T14:19:00Z" w16du:dateUtc="2026-01-06T19:19:00Z">
                    <w:r w:rsidR="003A5D7A">
                      <w:rPr>
                        <w:rFonts w:ascii="Aptos" w:eastAsia="Aptos" w:hAnsi="Aptos" w:cs="Aptos"/>
                        <w:color w:val="000000" w:themeColor="text1"/>
                        <w:sz w:val="22"/>
                        <w:szCs w:val="22"/>
                      </w:rPr>
                      <w:delText xml:space="preserve">, </w:delText>
                    </w:r>
                    <w:r w:rsidR="00F02E40">
                      <w:rPr>
                        <w:rFonts w:ascii="Aptos" w:eastAsia="Aptos" w:hAnsi="Aptos" w:cs="Aptos"/>
                        <w:color w:val="000000" w:themeColor="text1"/>
                        <w:sz w:val="22"/>
                        <w:szCs w:val="22"/>
                      </w:rPr>
                      <w:delText xml:space="preserve">alongside </w:delText>
                    </w:r>
                    <w:r w:rsidR="00812521">
                      <w:rPr>
                        <w:rFonts w:ascii="Aptos" w:eastAsia="Aptos" w:hAnsi="Aptos" w:cs="Aptos"/>
                        <w:color w:val="000000" w:themeColor="text1"/>
                        <w:sz w:val="22"/>
                        <w:szCs w:val="22"/>
                      </w:rPr>
                      <w:delText>safety and tolerability</w:delText>
                    </w:r>
                  </w:del>
                </w:p>
                <w:p w14:paraId="7E6C69FD" w14:textId="626B784D" w:rsidR="00812521" w:rsidRPr="00207027" w:rsidRDefault="0079417E" w:rsidP="00AB016C">
                  <w:pPr>
                    <w:pStyle w:val="ListParagraph"/>
                    <w:numPr>
                      <w:ilvl w:val="1"/>
                      <w:numId w:val="38"/>
                    </w:numPr>
                    <w:rPr>
                      <w:rFonts w:ascii="Aptos" w:eastAsia="Aptos" w:hAnsi="Aptos" w:cs="Aptos"/>
                      <w:color w:val="242424"/>
                      <w:sz w:val="22"/>
                      <w:szCs w:val="22"/>
                    </w:rPr>
                  </w:pPr>
                  <w:r>
                    <w:rPr>
                      <w:rFonts w:ascii="Aptos" w:eastAsia="Aptos" w:hAnsi="Aptos" w:cs="Aptos"/>
                      <w:color w:val="000000" w:themeColor="text1"/>
                      <w:sz w:val="22"/>
                      <w:szCs w:val="22"/>
                    </w:rPr>
                    <w:t>P</w:t>
                  </w:r>
                  <w:r w:rsidR="00233F1D">
                    <w:rPr>
                      <w:rFonts w:ascii="Aptos" w:eastAsia="Aptos" w:hAnsi="Aptos" w:cs="Aptos"/>
                      <w:color w:val="000000" w:themeColor="text1"/>
                      <w:sz w:val="22"/>
                      <w:szCs w:val="22"/>
                    </w:rPr>
                    <w:t xml:space="preserve">atient-reported outcomes including quality of life </w:t>
                  </w:r>
                  <w:r w:rsidR="00E659BF">
                    <w:rPr>
                      <w:rFonts w:ascii="Aptos" w:eastAsia="Aptos" w:hAnsi="Aptos" w:cs="Aptos"/>
                      <w:color w:val="000000" w:themeColor="text1"/>
                      <w:sz w:val="22"/>
                      <w:szCs w:val="22"/>
                    </w:rPr>
                    <w:t xml:space="preserve">(QoL) </w:t>
                  </w:r>
                  <w:r w:rsidR="00233F1D">
                    <w:rPr>
                      <w:rFonts w:ascii="Aptos" w:eastAsia="Aptos" w:hAnsi="Aptos" w:cs="Aptos"/>
                      <w:color w:val="000000" w:themeColor="text1"/>
                      <w:sz w:val="22"/>
                      <w:szCs w:val="22"/>
                    </w:rPr>
                    <w:t xml:space="preserve">and pruritus </w:t>
                  </w:r>
                  <w:del w:id="136" w:author="Anand, Priti" w:date="2026-01-06T14:19:00Z" w16du:dateUtc="2026-01-06T19:19:00Z">
                    <w:r>
                      <w:rPr>
                        <w:rFonts w:ascii="Aptos" w:eastAsia="Aptos" w:hAnsi="Aptos" w:cs="Aptos"/>
                        <w:color w:val="000000" w:themeColor="text1"/>
                        <w:sz w:val="22"/>
                        <w:szCs w:val="22"/>
                      </w:rPr>
                      <w:delText xml:space="preserve">were also </w:delText>
                    </w:r>
                    <w:r w:rsidR="00233F1D">
                      <w:rPr>
                        <w:rFonts w:ascii="Aptos" w:eastAsia="Aptos" w:hAnsi="Aptos" w:cs="Aptos"/>
                        <w:color w:val="000000" w:themeColor="text1"/>
                        <w:sz w:val="22"/>
                        <w:szCs w:val="22"/>
                      </w:rPr>
                      <w:delText xml:space="preserve">monitored </w:delText>
                    </w:r>
                  </w:del>
                  <w:r w:rsidR="00233F1D">
                    <w:rPr>
                      <w:rFonts w:ascii="Aptos" w:eastAsia="Aptos" w:hAnsi="Aptos" w:cs="Aptos"/>
                      <w:color w:val="000000" w:themeColor="text1"/>
                      <w:sz w:val="22"/>
                      <w:szCs w:val="22"/>
                    </w:rPr>
                    <w:t>through W</w:t>
                  </w:r>
                  <w:ins w:id="137" w:author="Anand, Priti" w:date="2026-01-06T14:20:00Z" w16du:dateUtc="2026-01-06T19:20:00Z">
                    <w:r w:rsidR="00E176D7">
                      <w:rPr>
                        <w:rFonts w:ascii="Aptos" w:eastAsia="Aptos" w:hAnsi="Aptos" w:cs="Aptos"/>
                        <w:color w:val="000000" w:themeColor="text1"/>
                        <w:sz w:val="22"/>
                        <w:szCs w:val="22"/>
                      </w:rPr>
                      <w:t xml:space="preserve">eek </w:t>
                    </w:r>
                  </w:ins>
                  <w:r w:rsidR="00233F1D">
                    <w:rPr>
                      <w:rFonts w:ascii="Aptos" w:eastAsia="Aptos" w:hAnsi="Aptos" w:cs="Aptos"/>
                      <w:color w:val="000000" w:themeColor="text1"/>
                      <w:sz w:val="22"/>
                      <w:szCs w:val="22"/>
                    </w:rPr>
                    <w:t>24</w:t>
                  </w:r>
                </w:p>
                <w:p w14:paraId="297FF072" w14:textId="17C7F8EB" w:rsidR="00060CE8" w:rsidRPr="00752401" w:rsidRDefault="00936229" w:rsidP="00AB016C">
                  <w:pPr>
                    <w:pStyle w:val="ListParagraph"/>
                    <w:numPr>
                      <w:ilvl w:val="0"/>
                      <w:numId w:val="38"/>
                    </w:numPr>
                    <w:rPr>
                      <w:del w:id="138" w:author="kamnaj@eradigm.com" w:date="2026-01-06T19:58:00Z" w16du:dateUtc="2026-01-06T19:58:11Z"/>
                      <w:rFonts w:ascii="Aptos" w:eastAsia="Aptos" w:hAnsi="Aptos" w:cs="Aptos"/>
                      <w:sz w:val="22"/>
                      <w:szCs w:val="22"/>
                    </w:rPr>
                  </w:pPr>
                  <w:r w:rsidRPr="00077CB5">
                    <w:rPr>
                      <w:rFonts w:ascii="Aptos" w:eastAsia="Aptos" w:hAnsi="Aptos" w:cs="Aptos"/>
                      <w:color w:val="000000" w:themeColor="text1"/>
                      <w:sz w:val="22"/>
                      <w:szCs w:val="22"/>
                    </w:rPr>
                    <w:t xml:space="preserve">Both ONWARD </w:t>
                  </w:r>
                  <w:r w:rsidR="0079417E">
                    <w:rPr>
                      <w:rFonts w:ascii="Aptos" w:eastAsia="Aptos" w:hAnsi="Aptos" w:cs="Aptos"/>
                      <w:color w:val="000000" w:themeColor="text1"/>
                      <w:sz w:val="22"/>
                      <w:szCs w:val="22"/>
                    </w:rPr>
                    <w:t>trials</w:t>
                  </w:r>
                  <w:r w:rsidR="2AC86899" w:rsidRPr="00077CB5">
                    <w:rPr>
                      <w:rFonts w:ascii="Aptos" w:eastAsia="Aptos" w:hAnsi="Aptos" w:cs="Aptos"/>
                      <w:color w:val="000000" w:themeColor="text1"/>
                      <w:sz w:val="22"/>
                      <w:szCs w:val="22"/>
                    </w:rPr>
                    <w:t xml:space="preserve"> met all primary and key secondary endpoints </w:t>
                  </w:r>
                  <w:r w:rsidR="00B13F5A" w:rsidRPr="00077CB5">
                    <w:rPr>
                      <w:rFonts w:ascii="Aptos" w:eastAsia="Aptos" w:hAnsi="Aptos" w:cs="Aptos"/>
                      <w:color w:val="000000" w:themeColor="text1"/>
                      <w:sz w:val="22"/>
                      <w:szCs w:val="22"/>
                    </w:rPr>
                    <w:t>with high statistical significance</w:t>
                  </w:r>
                  <w:commentRangeStart w:id="139"/>
                  <w:commentRangeStart w:id="140"/>
                  <w:del w:id="141" w:author="kamnaj@eradigm.com" w:date="2026-01-06T19:58:00Z" w16du:dateUtc="2026-01-06T19:58:15Z">
                    <w:r w:rsidR="004C37E4" w:rsidRPr="00077CB5">
                      <w:rPr>
                        <w:rFonts w:ascii="Aptos" w:eastAsia="Aptos" w:hAnsi="Aptos" w:cs="Aptos"/>
                        <w:color w:val="000000" w:themeColor="text1"/>
                        <w:sz w:val="22"/>
                        <w:szCs w:val="22"/>
                      </w:rPr>
                      <w:delText>,</w:delText>
                    </w:r>
                  </w:del>
                  <w:r w:rsidR="004C37E4" w:rsidRPr="00077CB5">
                    <w:rPr>
                      <w:rFonts w:ascii="Aptos" w:eastAsia="Aptos" w:hAnsi="Aptos" w:cs="Aptos"/>
                      <w:color w:val="000000" w:themeColor="text1"/>
                      <w:sz w:val="22"/>
                      <w:szCs w:val="22"/>
                    </w:rPr>
                    <w:t xml:space="preserve"> </w:t>
                  </w:r>
                  <w:del w:id="142" w:author="kamnaj@eradigm.com" w:date="2026-01-06T19:58:00Z" w16du:dateUtc="2026-01-06T19:58:11Z">
                    <w:r w:rsidR="00F33E91">
                      <w:rPr>
                        <w:rFonts w:ascii="Aptos" w:eastAsia="Aptos" w:hAnsi="Aptos" w:cs="Aptos"/>
                        <w:color w:val="000000" w:themeColor="text1"/>
                        <w:sz w:val="22"/>
                        <w:szCs w:val="22"/>
                      </w:rPr>
                      <w:delText xml:space="preserve">rapid onset of action for clear PASI 90 from W4 </w:delText>
                    </w:r>
                    <w:r w:rsidR="007407E2">
                      <w:rPr>
                        <w:rFonts w:ascii="Aptos" w:eastAsia="Aptos" w:hAnsi="Aptos" w:cs="Aptos"/>
                        <w:color w:val="000000" w:themeColor="text1"/>
                        <w:sz w:val="22"/>
                        <w:szCs w:val="22"/>
                      </w:rPr>
                      <w:delText xml:space="preserve">and </w:delText>
                    </w:r>
                    <w:r w:rsidR="00B2001C">
                      <w:rPr>
                        <w:rFonts w:ascii="Aptos" w:eastAsia="Aptos" w:hAnsi="Aptos" w:cs="Aptos"/>
                        <w:color w:val="000000" w:themeColor="text1"/>
                        <w:sz w:val="22"/>
                        <w:szCs w:val="22"/>
                      </w:rPr>
                      <w:delText xml:space="preserve">significant improvement in </w:delText>
                    </w:r>
                    <w:r w:rsidR="00B2001C" w:rsidRPr="00752401">
                      <w:rPr>
                        <w:rFonts w:ascii="Aptos" w:eastAsia="Aptos" w:hAnsi="Aptos" w:cs="Aptos"/>
                        <w:sz w:val="22"/>
                        <w:szCs w:val="22"/>
                      </w:rPr>
                      <w:delText>QoL</w:delText>
                    </w:r>
                  </w:del>
                </w:p>
                <w:p w14:paraId="73E42CA8" w14:textId="1175C568" w:rsidR="2AC86899" w:rsidRPr="00752401" w:rsidRDefault="0C2BE878" w:rsidP="00AB016C">
                  <w:pPr>
                    <w:pStyle w:val="ListParagraph"/>
                    <w:numPr>
                      <w:ilvl w:val="0"/>
                      <w:numId w:val="38"/>
                    </w:numPr>
                    <w:rPr>
                      <w:del w:id="143" w:author="kamnaj@eradigm.com" w:date="2026-01-06T19:58:00Z" w16du:dateUtc="2026-01-06T19:58:11Z"/>
                      <w:rFonts w:ascii="Aptos" w:eastAsia="Aptos" w:hAnsi="Aptos" w:cs="Aptos"/>
                      <w:sz w:val="22"/>
                      <w:szCs w:val="22"/>
                    </w:rPr>
                  </w:pPr>
                  <w:del w:id="144" w:author="kamnaj@eradigm.com" w:date="2026-01-06T19:58:00Z" w16du:dateUtc="2026-01-06T19:58:11Z">
                    <w:r w:rsidRPr="5291D132">
                      <w:rPr>
                        <w:rFonts w:ascii="Aptos" w:eastAsia="Aptos" w:hAnsi="Aptos" w:cs="Aptos"/>
                        <w:sz w:val="22"/>
                        <w:szCs w:val="22"/>
                      </w:rPr>
                      <w:delText>At Week 16,</w:delText>
                    </w:r>
                    <w:r w:rsidR="00F20A62" w:rsidRPr="00752401">
                      <w:rPr>
                        <w:rFonts w:ascii="Aptos" w:eastAsia="Aptos" w:hAnsi="Aptos" w:cs="Aptos"/>
                        <w:sz w:val="22"/>
                        <w:szCs w:val="22"/>
                      </w:rPr>
                      <w:delText xml:space="preserve"> </w:delText>
                    </w:r>
                    <w:r w:rsidR="00A3414E" w:rsidRPr="00752401">
                      <w:rPr>
                        <w:rFonts w:ascii="Aptos" w:eastAsia="Aptos" w:hAnsi="Aptos" w:cs="Aptos"/>
                        <w:sz w:val="22"/>
                        <w:szCs w:val="22"/>
                      </w:rPr>
                      <w:delText xml:space="preserve">74% </w:delText>
                    </w:r>
                    <w:r w:rsidR="000756AE" w:rsidRPr="00752401">
                      <w:rPr>
                        <w:rFonts w:ascii="Aptos" w:eastAsia="Aptos" w:hAnsi="Aptos" w:cs="Aptos"/>
                        <w:sz w:val="22"/>
                        <w:szCs w:val="22"/>
                      </w:rPr>
                      <w:delText>of patients achiev</w:delText>
                    </w:r>
                    <w:r w:rsidR="00F33E91" w:rsidRPr="00752401">
                      <w:rPr>
                        <w:rFonts w:ascii="Aptos" w:eastAsia="Aptos" w:hAnsi="Aptos" w:cs="Aptos"/>
                        <w:sz w:val="22"/>
                        <w:szCs w:val="22"/>
                      </w:rPr>
                      <w:delText>ed</w:delText>
                    </w:r>
                    <w:r w:rsidR="000756AE" w:rsidRPr="00752401">
                      <w:rPr>
                        <w:rFonts w:ascii="Aptos" w:eastAsia="Aptos" w:hAnsi="Aptos" w:cs="Aptos"/>
                        <w:sz w:val="22"/>
                        <w:szCs w:val="22"/>
                      </w:rPr>
                      <w:delText xml:space="preserve"> </w:delText>
                    </w:r>
                    <w:r w:rsidR="00A3414E" w:rsidRPr="00752401">
                      <w:rPr>
                        <w:rFonts w:ascii="Aptos" w:eastAsia="Aptos" w:hAnsi="Aptos" w:cs="Aptos"/>
                        <w:sz w:val="22"/>
                        <w:szCs w:val="22"/>
                      </w:rPr>
                      <w:delText xml:space="preserve">PASI 75 </w:delText>
                    </w:r>
                    <w:r w:rsidR="00D47256" w:rsidRPr="00752401">
                      <w:rPr>
                        <w:rFonts w:ascii="Aptos" w:eastAsia="Aptos" w:hAnsi="Aptos" w:cs="Aptos"/>
                        <w:sz w:val="22"/>
                        <w:szCs w:val="22"/>
                      </w:rPr>
                      <w:delText xml:space="preserve">and </w:delText>
                    </w:r>
                    <w:r w:rsidR="000756AE" w:rsidRPr="00752401">
                      <w:rPr>
                        <w:rFonts w:ascii="Aptos" w:eastAsia="Aptos" w:hAnsi="Aptos" w:cs="Aptos"/>
                        <w:sz w:val="22"/>
                        <w:szCs w:val="22"/>
                      </w:rPr>
                      <w:delText>59% achie</w:delText>
                    </w:r>
                    <w:r w:rsidR="00F33E91" w:rsidRPr="00752401">
                      <w:rPr>
                        <w:rFonts w:ascii="Aptos" w:eastAsia="Aptos" w:hAnsi="Aptos" w:cs="Aptos"/>
                        <w:sz w:val="22"/>
                        <w:szCs w:val="22"/>
                      </w:rPr>
                      <w:delText>ved</w:delText>
                    </w:r>
                    <w:r w:rsidR="000756AE" w:rsidRPr="00752401">
                      <w:rPr>
                        <w:rFonts w:ascii="Aptos" w:eastAsia="Aptos" w:hAnsi="Aptos" w:cs="Aptos"/>
                        <w:sz w:val="22"/>
                        <w:szCs w:val="22"/>
                      </w:rPr>
                      <w:delText xml:space="preserve"> sPGA</w:delText>
                    </w:r>
                    <w:r w:rsidR="00F07D5A" w:rsidRPr="00752401">
                      <w:rPr>
                        <w:rFonts w:ascii="Aptos" w:eastAsia="Aptos" w:hAnsi="Aptos" w:cs="Aptos"/>
                        <w:sz w:val="22"/>
                        <w:szCs w:val="22"/>
                      </w:rPr>
                      <w:delText xml:space="preserve"> 0/1</w:delText>
                    </w:r>
                    <w:r w:rsidRPr="5291D132">
                      <w:rPr>
                        <w:rFonts w:ascii="Aptos" w:eastAsia="Aptos" w:hAnsi="Aptos" w:cs="Aptos"/>
                        <w:sz w:val="22"/>
                        <w:szCs w:val="22"/>
                      </w:rPr>
                      <w:delText xml:space="preserve"> with </w:delText>
                    </w:r>
                    <w:r w:rsidR="555B96A0" w:rsidRPr="5291D132">
                      <w:rPr>
                        <w:rFonts w:ascii="Aptos" w:eastAsia="Aptos" w:hAnsi="Aptos" w:cs="Aptos"/>
                        <w:sz w:val="22"/>
                        <w:szCs w:val="22"/>
                      </w:rPr>
                      <w:delText>40</w:delText>
                    </w:r>
                    <w:r w:rsidRPr="5291D132">
                      <w:rPr>
                        <w:rFonts w:ascii="Aptos" w:eastAsia="Aptos" w:hAnsi="Aptos" w:cs="Aptos"/>
                        <w:sz w:val="22"/>
                        <w:szCs w:val="22"/>
                      </w:rPr>
                      <w:delText xml:space="preserve"> mg BID</w:delText>
                    </w:r>
                    <w:r w:rsidR="4510FBB0" w:rsidRPr="5291D132">
                      <w:rPr>
                        <w:rFonts w:ascii="Aptos" w:eastAsia="Aptos" w:hAnsi="Aptos" w:cs="Aptos"/>
                        <w:sz w:val="22"/>
                        <w:szCs w:val="22"/>
                      </w:rPr>
                      <w:delText xml:space="preserve"> ESK-001 </w:delText>
                    </w:r>
                  </w:del>
                </w:p>
                <w:p w14:paraId="3AD2C768" w14:textId="765F2790" w:rsidR="006415D2" w:rsidRPr="00752401" w:rsidRDefault="64CDCA8B" w:rsidP="006415D2">
                  <w:pPr>
                    <w:pStyle w:val="ListParagraph"/>
                    <w:numPr>
                      <w:ilvl w:val="0"/>
                      <w:numId w:val="38"/>
                    </w:numPr>
                    <w:rPr>
                      <w:rFonts w:ascii="Aptos" w:eastAsia="Aptos" w:hAnsi="Aptos" w:cs="Aptos"/>
                      <w:b/>
                      <w:sz w:val="22"/>
                      <w:szCs w:val="22"/>
                    </w:rPr>
                  </w:pPr>
                  <w:del w:id="145" w:author="kamnaj@eradigm.com" w:date="2026-01-06T19:58:00Z" w16du:dateUtc="2026-01-06T19:58:11Z">
                    <w:r w:rsidRPr="5291D132">
                      <w:rPr>
                        <w:rFonts w:ascii="Aptos" w:eastAsia="Aptos" w:hAnsi="Aptos" w:cs="Aptos"/>
                        <w:sz w:val="22"/>
                        <w:szCs w:val="22"/>
                      </w:rPr>
                      <w:delText xml:space="preserve">At Week 24, </w:delText>
                    </w:r>
                    <w:r w:rsidR="003D480F">
                      <w:rPr>
                        <w:rFonts w:ascii="Aptos" w:eastAsia="Aptos" w:hAnsi="Aptos" w:cs="Aptos"/>
                        <w:sz w:val="22"/>
                        <w:szCs w:val="22"/>
                      </w:rPr>
                      <w:delText xml:space="preserve">approximately </w:delText>
                    </w:r>
                    <w:r w:rsidRPr="5291D132">
                      <w:rPr>
                        <w:rFonts w:ascii="Aptos" w:eastAsia="Aptos" w:hAnsi="Aptos" w:cs="Aptos"/>
                        <w:sz w:val="22"/>
                        <w:szCs w:val="22"/>
                      </w:rPr>
                      <w:delText>65% of patients achieved PASI 90 and &gt;40% achieved PASI 100</w:delText>
                    </w:r>
                  </w:del>
                  <w:r w:rsidRPr="5291D132">
                    <w:rPr>
                      <w:rFonts w:ascii="Aptos" w:eastAsia="Aptos" w:hAnsi="Aptos" w:cs="Aptos"/>
                      <w:sz w:val="22"/>
                      <w:szCs w:val="22"/>
                    </w:rPr>
                    <w:t xml:space="preserve"> </w:t>
                  </w:r>
                  <w:commentRangeEnd w:id="139"/>
                  <w:r w:rsidR="00395886" w:rsidRPr="00752401">
                    <w:rPr>
                      <w:rStyle w:val="CommentReference"/>
                      <w:rFonts w:ascii="Aptos" w:eastAsia="Aptos" w:hAnsi="Aptos" w:cs="Aptos"/>
                      <w:b/>
                      <w:sz w:val="22"/>
                      <w:szCs w:val="22"/>
                    </w:rPr>
                    <w:commentReference w:id="139"/>
                  </w:r>
                  <w:commentRangeEnd w:id="140"/>
                  <w:r w:rsidRPr="00752401">
                    <w:rPr>
                      <w:rStyle w:val="CommentReference"/>
                      <w:rFonts w:ascii="Aptos" w:eastAsia="Aptos" w:hAnsi="Aptos" w:cs="Aptos"/>
                      <w:b/>
                      <w:sz w:val="22"/>
                      <w:szCs w:val="22"/>
                    </w:rPr>
                    <w:commentReference w:id="140"/>
                  </w:r>
                </w:p>
                <w:p w14:paraId="2650CB39" w14:textId="780E7ADD" w:rsidR="2AC86899" w:rsidRDefault="6A56DE77" w:rsidP="00AB016C">
                  <w:pPr>
                    <w:pStyle w:val="ListParagraph"/>
                    <w:numPr>
                      <w:ilvl w:val="0"/>
                      <w:numId w:val="38"/>
                    </w:numPr>
                    <w:rPr>
                      <w:rFonts w:ascii="Aptos" w:eastAsia="Aptos" w:hAnsi="Aptos" w:cs="Aptos"/>
                      <w:color w:val="000000" w:themeColor="text1"/>
                      <w:sz w:val="22"/>
                      <w:szCs w:val="22"/>
                    </w:rPr>
                  </w:pPr>
                  <w:r w:rsidRPr="5291D132">
                    <w:rPr>
                      <w:rFonts w:ascii="Aptos" w:eastAsia="Aptos" w:hAnsi="Aptos" w:cs="Aptos"/>
                      <w:color w:val="000000" w:themeColor="text1"/>
                      <w:sz w:val="22"/>
                      <w:szCs w:val="22"/>
                    </w:rPr>
                    <w:t>Placebo</w:t>
                  </w:r>
                  <w:r w:rsidR="006415D2">
                    <w:rPr>
                      <w:rFonts w:ascii="Aptos" w:eastAsia="Aptos" w:hAnsi="Aptos" w:cs="Aptos"/>
                      <w:color w:val="000000" w:themeColor="text1"/>
                      <w:sz w:val="22"/>
                      <w:szCs w:val="22"/>
                    </w:rPr>
                    <w:t xml:space="preserve">-adjusted response rates for </w:t>
                  </w:r>
                  <w:r w:rsidRPr="5291D132">
                    <w:rPr>
                      <w:rFonts w:ascii="Aptos" w:eastAsia="Aptos" w:hAnsi="Aptos" w:cs="Aptos"/>
                      <w:color w:val="000000" w:themeColor="text1"/>
                      <w:sz w:val="22"/>
                      <w:szCs w:val="22"/>
                    </w:rPr>
                    <w:t xml:space="preserve">the </w:t>
                  </w:r>
                  <w:r w:rsidR="006415D2">
                    <w:rPr>
                      <w:rFonts w:ascii="Aptos" w:eastAsia="Aptos" w:hAnsi="Aptos" w:cs="Aptos"/>
                      <w:color w:val="000000" w:themeColor="text1"/>
                      <w:sz w:val="22"/>
                      <w:szCs w:val="22"/>
                    </w:rPr>
                    <w:t xml:space="preserve">co-primary endpoints </w:t>
                  </w:r>
                  <w:r w:rsidRPr="5291D132">
                    <w:rPr>
                      <w:rFonts w:ascii="Aptos" w:eastAsia="Aptos" w:hAnsi="Aptos" w:cs="Aptos"/>
                      <w:color w:val="000000" w:themeColor="text1"/>
                      <w:sz w:val="22"/>
                      <w:szCs w:val="22"/>
                    </w:rPr>
                    <w:t>were reported to be consistent across both</w:t>
                  </w:r>
                  <w:r w:rsidR="006415D2">
                    <w:rPr>
                      <w:rFonts w:ascii="Aptos" w:eastAsia="Aptos" w:hAnsi="Aptos" w:cs="Aptos"/>
                      <w:color w:val="000000" w:themeColor="text1"/>
                      <w:sz w:val="22"/>
                      <w:szCs w:val="22"/>
                    </w:rPr>
                    <w:t xml:space="preserve"> </w:t>
                  </w:r>
                  <w:del w:id="146" w:author="Anand, Priti" w:date="2026-01-06T14:15:00Z" w16du:dateUtc="2026-01-06T19:15:00Z">
                    <w:r w:rsidR="006415D2">
                      <w:rPr>
                        <w:rFonts w:ascii="Aptos" w:eastAsia="Aptos" w:hAnsi="Aptos" w:cs="Aptos"/>
                        <w:color w:val="000000" w:themeColor="text1"/>
                        <w:sz w:val="22"/>
                        <w:szCs w:val="22"/>
                      </w:rPr>
                      <w:delText xml:space="preserve">ONWARD-1 </w:delText>
                    </w:r>
                    <w:r w:rsidRPr="5291D132">
                      <w:rPr>
                        <w:rFonts w:ascii="Aptos" w:eastAsia="Aptos" w:hAnsi="Aptos" w:cs="Aptos"/>
                        <w:color w:val="000000" w:themeColor="text1"/>
                        <w:sz w:val="22"/>
                        <w:szCs w:val="22"/>
                      </w:rPr>
                      <w:delText>and ONWARD</w:delText>
                    </w:r>
                    <w:r w:rsidR="0067316D">
                      <w:rPr>
                        <w:rFonts w:ascii="Aptos" w:eastAsia="Aptos" w:hAnsi="Aptos" w:cs="Aptos"/>
                        <w:color w:val="000000" w:themeColor="text1"/>
                        <w:sz w:val="22"/>
                        <w:szCs w:val="22"/>
                      </w:rPr>
                      <w:delText>-</w:delText>
                    </w:r>
                    <w:r w:rsidR="006415D2">
                      <w:rPr>
                        <w:rFonts w:ascii="Aptos" w:eastAsia="Aptos" w:hAnsi="Aptos" w:cs="Aptos"/>
                        <w:color w:val="000000" w:themeColor="text1"/>
                        <w:sz w:val="22"/>
                        <w:szCs w:val="22"/>
                      </w:rPr>
                      <w:delText xml:space="preserve">2 </w:delText>
                    </w:r>
                  </w:del>
                  <w:r w:rsidRPr="5291D132">
                    <w:rPr>
                      <w:rFonts w:ascii="Aptos" w:eastAsia="Aptos" w:hAnsi="Aptos" w:cs="Aptos"/>
                      <w:color w:val="000000" w:themeColor="text1"/>
                      <w:sz w:val="22"/>
                      <w:szCs w:val="22"/>
                    </w:rPr>
                    <w:t xml:space="preserve">studies </w:t>
                  </w:r>
                </w:p>
                <w:p w14:paraId="3169B827" w14:textId="21C1F537" w:rsidR="00003BDE" w:rsidRPr="000D6F13" w:rsidRDefault="004D1151" w:rsidP="00003BDE">
                  <w:pPr>
                    <w:pStyle w:val="ListParagraph"/>
                    <w:numPr>
                      <w:ilvl w:val="0"/>
                      <w:numId w:val="6"/>
                    </w:numPr>
                    <w:rPr>
                      <w:rFonts w:ascii="Aptos" w:eastAsia="Aptos" w:hAnsi="Aptos" w:cs="Aptos"/>
                      <w:color w:val="000000" w:themeColor="text1"/>
                      <w:sz w:val="22"/>
                      <w:szCs w:val="22"/>
                    </w:rPr>
                  </w:pPr>
                  <w:r w:rsidRPr="004D1151">
                    <w:rPr>
                      <w:rFonts w:ascii="Aptos" w:eastAsia="Aptos" w:hAnsi="Aptos" w:cs="Aptos"/>
                      <w:color w:val="000000" w:themeColor="text1"/>
                      <w:sz w:val="22"/>
                      <w:szCs w:val="22"/>
                    </w:rPr>
                    <w:t>Management noted during Q&amp;A that placebo-adjusted response rates were presented to account for variability in placebo PASI 75 responses observed across the ONWARD studies</w:t>
                  </w:r>
                </w:p>
                <w:p w14:paraId="6601D8C8" w14:textId="77777777" w:rsidR="009D268B" w:rsidRDefault="009D268B" w:rsidP="2AC86899">
                  <w:pPr>
                    <w:ind w:left="720"/>
                    <w:rPr>
                      <w:noProof/>
                    </w:rPr>
                  </w:pPr>
                </w:p>
                <w:p w14:paraId="7280F68C" w14:textId="7BD6E500" w:rsidR="2AC86899" w:rsidRDefault="006B30EC" w:rsidP="005934BF">
                  <w:pPr>
                    <w:jc w:val="center"/>
                    <w:rPr>
                      <w:lang w:val="en-GB"/>
                    </w:rPr>
                  </w:pPr>
                  <w:r w:rsidRPr="006B30EC">
                    <w:rPr>
                      <w:noProof/>
                      <w:lang w:val="en-GB"/>
                    </w:rPr>
                    <w:drawing>
                      <wp:inline distT="0" distB="0" distL="0" distR="0" wp14:anchorId="70B3158F" wp14:editId="5C299720">
                        <wp:extent cx="4680000" cy="2857877"/>
                        <wp:effectExtent l="0" t="0" r="6350" b="0"/>
                        <wp:docPr id="1835935731" name="Picture 6">
                          <a:extLst xmlns:a="http://schemas.openxmlformats.org/drawingml/2006/main">
                            <a:ext uri="{FF2B5EF4-FFF2-40B4-BE49-F238E27FC236}">
                              <a16:creationId xmlns:a16="http://schemas.microsoft.com/office/drawing/2014/main" id="{947C276B-8ECF-4D22-99BA-8315775054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80000" cy="2857877"/>
                                </a:xfrm>
                                <a:prstGeom prst="rect">
                                  <a:avLst/>
                                </a:prstGeom>
                                <a:noFill/>
                                <a:ln>
                                  <a:noFill/>
                                </a:ln>
                              </pic:spPr>
                            </pic:pic>
                          </a:graphicData>
                        </a:graphic>
                      </wp:inline>
                    </w:drawing>
                  </w:r>
                </w:p>
                <w:p w14:paraId="5E76EA51" w14:textId="77777777" w:rsidR="005934BF" w:rsidRPr="005D2D1C" w:rsidRDefault="005934BF" w:rsidP="005934BF">
                  <w:pPr>
                    <w:rPr>
                      <w:lang w:val="en-GB"/>
                    </w:rPr>
                  </w:pPr>
                </w:p>
                <w:p w14:paraId="77F70D87" w14:textId="77777777" w:rsidR="00017D40" w:rsidRPr="00017D40" w:rsidRDefault="2AC86899" w:rsidP="00AB016C">
                  <w:pPr>
                    <w:pStyle w:val="ListParagraph"/>
                    <w:numPr>
                      <w:ilvl w:val="0"/>
                      <w:numId w:val="38"/>
                    </w:numPr>
                    <w:rPr>
                      <w:rFonts w:ascii="Aptos" w:eastAsia="Aptos" w:hAnsi="Aptos" w:cs="Aptos"/>
                      <w:color w:val="242424"/>
                      <w:sz w:val="22"/>
                      <w:szCs w:val="22"/>
                    </w:rPr>
                  </w:pPr>
                  <w:r w:rsidRPr="00E10295">
                    <w:rPr>
                      <w:rFonts w:ascii="Aptos" w:eastAsia="Aptos" w:hAnsi="Aptos" w:cs="Aptos"/>
                      <w:b/>
                      <w:bCs/>
                      <w:color w:val="000000" w:themeColor="text1"/>
                      <w:sz w:val="22"/>
                      <w:szCs w:val="22"/>
                    </w:rPr>
                    <w:t>Safety:</w:t>
                  </w:r>
                </w:p>
                <w:p w14:paraId="70C04176" w14:textId="3AB7ECD8" w:rsidR="00017D40" w:rsidRPr="00873861" w:rsidRDefault="00206448" w:rsidP="00017D40">
                  <w:pPr>
                    <w:pStyle w:val="ListParagraph"/>
                    <w:numPr>
                      <w:ilvl w:val="0"/>
                      <w:numId w:val="31"/>
                    </w:numPr>
                    <w:rPr>
                      <w:rFonts w:ascii="Aptos" w:eastAsia="Aptos" w:hAnsi="Aptos" w:cs="Aptos"/>
                      <w:sz w:val="22"/>
                      <w:szCs w:val="22"/>
                    </w:rPr>
                  </w:pPr>
                  <w:r w:rsidRPr="00873861">
                    <w:rPr>
                      <w:rFonts w:ascii="Aptos" w:eastAsia="Aptos" w:hAnsi="Aptos" w:cs="Aptos"/>
                      <w:sz w:val="22"/>
                      <w:szCs w:val="22"/>
                    </w:rPr>
                    <w:t xml:space="preserve">ESK-001 </w:t>
                  </w:r>
                  <w:r w:rsidR="00B37AD1">
                    <w:rPr>
                      <w:rFonts w:ascii="Aptos" w:eastAsia="Aptos" w:hAnsi="Aptos" w:cs="Aptos"/>
                      <w:sz w:val="22"/>
                      <w:szCs w:val="22"/>
                    </w:rPr>
                    <w:t>was generally</w:t>
                  </w:r>
                  <w:r w:rsidRPr="00873861">
                    <w:rPr>
                      <w:rFonts w:ascii="Aptos" w:eastAsia="Aptos" w:hAnsi="Aptos" w:cs="Aptos"/>
                      <w:sz w:val="22"/>
                      <w:szCs w:val="22"/>
                    </w:rPr>
                    <w:t xml:space="preserve"> </w:t>
                  </w:r>
                  <w:r w:rsidRPr="00873861">
                    <w:rPr>
                      <w:rFonts w:ascii="Aptos" w:eastAsia="Aptos" w:hAnsi="Aptos" w:cs="Aptos"/>
                      <w:b/>
                      <w:bCs/>
                      <w:sz w:val="22"/>
                      <w:szCs w:val="22"/>
                    </w:rPr>
                    <w:t xml:space="preserve">well tolerated </w:t>
                  </w:r>
                  <w:r w:rsidR="009A0D24" w:rsidRPr="00873861">
                    <w:rPr>
                      <w:rFonts w:ascii="Aptos" w:eastAsia="Aptos" w:hAnsi="Aptos" w:cs="Aptos"/>
                      <w:b/>
                      <w:bCs/>
                      <w:sz w:val="22"/>
                      <w:szCs w:val="22"/>
                    </w:rPr>
                    <w:t>through</w:t>
                  </w:r>
                  <w:r w:rsidRPr="00873861">
                    <w:rPr>
                      <w:rFonts w:ascii="Aptos" w:eastAsia="Aptos" w:hAnsi="Aptos" w:cs="Aptos"/>
                      <w:b/>
                      <w:bCs/>
                      <w:sz w:val="22"/>
                      <w:szCs w:val="22"/>
                    </w:rPr>
                    <w:t xml:space="preserve"> </w:t>
                  </w:r>
                  <w:r w:rsidR="004A3C0C" w:rsidRPr="00873861">
                    <w:rPr>
                      <w:rFonts w:ascii="Aptos" w:eastAsia="Aptos" w:hAnsi="Aptos" w:cs="Aptos"/>
                      <w:b/>
                      <w:bCs/>
                      <w:sz w:val="22"/>
                      <w:szCs w:val="22"/>
                    </w:rPr>
                    <w:t>Week 24</w:t>
                  </w:r>
                  <w:r w:rsidR="00664870" w:rsidRPr="00873861">
                    <w:rPr>
                      <w:rFonts w:ascii="Aptos" w:eastAsia="Aptos" w:hAnsi="Aptos" w:cs="Aptos"/>
                      <w:sz w:val="22"/>
                      <w:szCs w:val="22"/>
                    </w:rPr>
                    <w:t xml:space="preserve"> with </w:t>
                  </w:r>
                  <w:r w:rsidR="00631E01">
                    <w:rPr>
                      <w:rFonts w:ascii="Aptos" w:eastAsia="Aptos" w:hAnsi="Aptos" w:cs="Aptos"/>
                      <w:b/>
                      <w:bCs/>
                      <w:sz w:val="22"/>
                      <w:szCs w:val="22"/>
                    </w:rPr>
                    <w:t>majority of</w:t>
                  </w:r>
                  <w:r w:rsidR="00664870" w:rsidRPr="00873861">
                    <w:rPr>
                      <w:rFonts w:ascii="Aptos" w:eastAsia="Aptos" w:hAnsi="Aptos" w:cs="Aptos"/>
                      <w:b/>
                      <w:bCs/>
                      <w:sz w:val="22"/>
                      <w:szCs w:val="22"/>
                    </w:rPr>
                    <w:t xml:space="preserve"> TEAEs</w:t>
                  </w:r>
                  <w:r w:rsidR="00B05200" w:rsidRPr="00873861">
                    <w:rPr>
                      <w:rFonts w:ascii="Aptos" w:eastAsia="Aptos" w:hAnsi="Aptos" w:cs="Aptos"/>
                      <w:b/>
                      <w:bCs/>
                      <w:sz w:val="22"/>
                      <w:szCs w:val="22"/>
                    </w:rPr>
                    <w:t xml:space="preserve"> </w:t>
                  </w:r>
                  <w:r w:rsidR="008843BD">
                    <w:rPr>
                      <w:rFonts w:ascii="Aptos" w:eastAsia="Aptos" w:hAnsi="Aptos" w:cs="Aptos"/>
                      <w:b/>
                      <w:bCs/>
                      <w:sz w:val="22"/>
                      <w:szCs w:val="22"/>
                    </w:rPr>
                    <w:t xml:space="preserve">being </w:t>
                  </w:r>
                  <w:r w:rsidR="008843BD" w:rsidRPr="008843BD">
                    <w:rPr>
                      <w:rFonts w:ascii="Aptos" w:eastAsia="Aptos" w:hAnsi="Aptos" w:cs="Aptos"/>
                      <w:b/>
                      <w:bCs/>
                      <w:sz w:val="22"/>
                      <w:szCs w:val="22"/>
                    </w:rPr>
                    <w:t xml:space="preserve">mild to moderate and </w:t>
                  </w:r>
                  <w:r w:rsidR="000821C0" w:rsidRPr="00873861">
                    <w:rPr>
                      <w:rFonts w:ascii="Aptos" w:eastAsia="Aptos" w:hAnsi="Aptos" w:cs="Aptos"/>
                      <w:b/>
                      <w:bCs/>
                      <w:sz w:val="22"/>
                      <w:szCs w:val="22"/>
                    </w:rPr>
                    <w:t>respond</w:t>
                  </w:r>
                  <w:r w:rsidR="000821C0">
                    <w:rPr>
                      <w:rFonts w:ascii="Aptos" w:eastAsia="Aptos" w:hAnsi="Aptos" w:cs="Aptos"/>
                      <w:b/>
                      <w:bCs/>
                      <w:sz w:val="22"/>
                      <w:szCs w:val="22"/>
                    </w:rPr>
                    <w:t>ing</w:t>
                  </w:r>
                  <w:r w:rsidR="00631E01">
                    <w:rPr>
                      <w:rFonts w:ascii="Aptos" w:eastAsia="Aptos" w:hAnsi="Aptos" w:cs="Aptos"/>
                      <w:b/>
                      <w:bCs/>
                      <w:sz w:val="22"/>
                      <w:szCs w:val="22"/>
                    </w:rPr>
                    <w:t xml:space="preserve"> to standard th</w:t>
                  </w:r>
                  <w:r w:rsidR="000821C0">
                    <w:rPr>
                      <w:rFonts w:ascii="Aptos" w:eastAsia="Aptos" w:hAnsi="Aptos" w:cs="Aptos"/>
                      <w:b/>
                      <w:bCs/>
                      <w:sz w:val="22"/>
                      <w:szCs w:val="22"/>
                    </w:rPr>
                    <w:t>erapy</w:t>
                  </w:r>
                </w:p>
                <w:p w14:paraId="4974C42B" w14:textId="717E6345" w:rsidR="00C103B3" w:rsidRPr="00873861" w:rsidRDefault="00C103B3" w:rsidP="00C103B3">
                  <w:pPr>
                    <w:pStyle w:val="ListParagraph"/>
                    <w:numPr>
                      <w:ilvl w:val="0"/>
                      <w:numId w:val="14"/>
                    </w:numPr>
                    <w:rPr>
                      <w:rFonts w:ascii="Aptos" w:eastAsia="Aptos" w:hAnsi="Aptos" w:cs="Aptos"/>
                      <w:sz w:val="22"/>
                      <w:szCs w:val="22"/>
                    </w:rPr>
                  </w:pPr>
                  <w:r w:rsidRPr="00873861">
                    <w:rPr>
                      <w:rFonts w:ascii="Aptos" w:eastAsia="Aptos" w:hAnsi="Aptos" w:cs="Aptos"/>
                      <w:sz w:val="22"/>
                      <w:szCs w:val="22"/>
                    </w:rPr>
                    <w:t>Common TEAEs include</w:t>
                  </w:r>
                  <w:r w:rsidR="000821C0">
                    <w:rPr>
                      <w:rFonts w:ascii="Aptos" w:eastAsia="Aptos" w:hAnsi="Aptos" w:cs="Aptos"/>
                      <w:sz w:val="22"/>
                      <w:szCs w:val="22"/>
                    </w:rPr>
                    <w:t>d</w:t>
                  </w:r>
                  <w:r w:rsidRPr="00873861">
                    <w:rPr>
                      <w:rFonts w:ascii="Aptos" w:eastAsia="Aptos" w:hAnsi="Aptos" w:cs="Aptos"/>
                      <w:sz w:val="22"/>
                      <w:szCs w:val="22"/>
                    </w:rPr>
                    <w:t xml:space="preserve"> </w:t>
                  </w:r>
                  <w:r w:rsidR="00B05200" w:rsidRPr="00873861">
                    <w:rPr>
                      <w:rFonts w:ascii="Aptos" w:eastAsia="Aptos" w:hAnsi="Aptos" w:cs="Aptos"/>
                      <w:sz w:val="22"/>
                      <w:szCs w:val="22"/>
                    </w:rPr>
                    <w:t>head</w:t>
                  </w:r>
                  <w:r w:rsidR="00573B01" w:rsidRPr="00873861">
                    <w:rPr>
                      <w:rFonts w:ascii="Aptos" w:eastAsia="Aptos" w:hAnsi="Aptos" w:cs="Aptos"/>
                      <w:sz w:val="22"/>
                      <w:szCs w:val="22"/>
                    </w:rPr>
                    <w:t xml:space="preserve">aches, nasopharyngitis, </w:t>
                  </w:r>
                  <w:r w:rsidR="00664E6E" w:rsidRPr="00664E6E">
                    <w:rPr>
                      <w:rFonts w:ascii="Aptos" w:eastAsia="Aptos" w:hAnsi="Aptos" w:cs="Aptos"/>
                      <w:sz w:val="22"/>
                      <w:szCs w:val="22"/>
                    </w:rPr>
                    <w:t>upper respiratory tract infection</w:t>
                  </w:r>
                  <w:r w:rsidR="00664E6E">
                    <w:rPr>
                      <w:rFonts w:ascii="Aptos" w:eastAsia="Aptos" w:hAnsi="Aptos" w:cs="Aptos"/>
                      <w:sz w:val="22"/>
                      <w:szCs w:val="22"/>
                    </w:rPr>
                    <w:t xml:space="preserve"> </w:t>
                  </w:r>
                  <w:r w:rsidR="00573B01" w:rsidRPr="00873861">
                    <w:rPr>
                      <w:rFonts w:ascii="Aptos" w:eastAsia="Aptos" w:hAnsi="Aptos" w:cs="Aptos"/>
                      <w:sz w:val="22"/>
                      <w:szCs w:val="22"/>
                    </w:rPr>
                    <w:t>and a</w:t>
                  </w:r>
                  <w:r w:rsidR="006668BD" w:rsidRPr="00873861">
                    <w:rPr>
                      <w:rFonts w:ascii="Aptos" w:eastAsia="Aptos" w:hAnsi="Aptos" w:cs="Aptos"/>
                      <w:sz w:val="22"/>
                      <w:szCs w:val="22"/>
                    </w:rPr>
                    <w:t>cne</w:t>
                  </w:r>
                </w:p>
                <w:p w14:paraId="72C0015D" w14:textId="19D7281A" w:rsidR="005934BF" w:rsidRDefault="00BA7A65" w:rsidP="005934BF">
                  <w:pPr>
                    <w:pStyle w:val="ListParagraph"/>
                    <w:numPr>
                      <w:ilvl w:val="0"/>
                      <w:numId w:val="31"/>
                    </w:numPr>
                    <w:rPr>
                      <w:rFonts w:ascii="Aptos" w:eastAsia="Aptos" w:hAnsi="Aptos" w:cs="Aptos"/>
                      <w:sz w:val="22"/>
                      <w:szCs w:val="22"/>
                    </w:rPr>
                  </w:pPr>
                  <w:r w:rsidRPr="00873861">
                    <w:rPr>
                      <w:rFonts w:ascii="Aptos" w:eastAsia="Aptos" w:hAnsi="Aptos" w:cs="Aptos"/>
                      <w:sz w:val="22"/>
                      <w:szCs w:val="22"/>
                    </w:rPr>
                    <w:t>Discontinuation</w:t>
                  </w:r>
                  <w:r w:rsidR="00143917">
                    <w:rPr>
                      <w:rFonts w:ascii="Aptos" w:eastAsia="Aptos" w:hAnsi="Aptos" w:cs="Aptos"/>
                      <w:sz w:val="22"/>
                      <w:szCs w:val="22"/>
                    </w:rPr>
                    <w:t xml:space="preserve">s </w:t>
                  </w:r>
                  <w:r w:rsidRPr="00873861">
                    <w:rPr>
                      <w:rFonts w:ascii="Aptos" w:eastAsia="Aptos" w:hAnsi="Aptos" w:cs="Aptos"/>
                      <w:sz w:val="22"/>
                      <w:szCs w:val="22"/>
                    </w:rPr>
                    <w:t xml:space="preserve">due to adverse </w:t>
                  </w:r>
                  <w:r w:rsidR="00AB0E3E" w:rsidRPr="00873861">
                    <w:rPr>
                      <w:rFonts w:ascii="Aptos" w:eastAsia="Aptos" w:hAnsi="Aptos" w:cs="Aptos"/>
                      <w:sz w:val="22"/>
                      <w:szCs w:val="22"/>
                    </w:rPr>
                    <w:t xml:space="preserve">effects </w:t>
                  </w:r>
                  <w:r w:rsidR="00563B2D">
                    <w:rPr>
                      <w:rFonts w:ascii="Aptos" w:eastAsia="Aptos" w:hAnsi="Aptos" w:cs="Aptos"/>
                      <w:sz w:val="22"/>
                      <w:szCs w:val="22"/>
                    </w:rPr>
                    <w:t xml:space="preserve">were </w:t>
                  </w:r>
                  <w:r w:rsidR="00143917">
                    <w:rPr>
                      <w:rFonts w:ascii="Aptos" w:eastAsia="Aptos" w:hAnsi="Aptos" w:cs="Aptos"/>
                      <w:sz w:val="22"/>
                      <w:szCs w:val="22"/>
                    </w:rPr>
                    <w:t>reported to be low</w:t>
                  </w:r>
                </w:p>
                <w:p w14:paraId="6814ABC6" w14:textId="77777777" w:rsidR="005934BF" w:rsidRDefault="005934BF" w:rsidP="005934BF">
                  <w:pPr>
                    <w:pStyle w:val="ListParagraph"/>
                    <w:ind w:left="1440"/>
                    <w:rPr>
                      <w:rFonts w:ascii="Aptos" w:eastAsia="Aptos" w:hAnsi="Aptos" w:cs="Aptos"/>
                      <w:sz w:val="22"/>
                      <w:szCs w:val="22"/>
                    </w:rPr>
                  </w:pPr>
                </w:p>
                <w:p w14:paraId="5C39715C" w14:textId="7D550D08" w:rsidR="00B7029C" w:rsidRPr="005934BF" w:rsidRDefault="00B7029C" w:rsidP="005934BF">
                  <w:pPr>
                    <w:jc w:val="center"/>
                    <w:rPr>
                      <w:rFonts w:ascii="Aptos" w:eastAsia="Aptos" w:hAnsi="Aptos" w:cs="Aptos"/>
                      <w:sz w:val="22"/>
                      <w:szCs w:val="22"/>
                    </w:rPr>
                  </w:pPr>
                  <w:del w:id="147" w:author="Anand, Priti" w:date="2026-01-06T14:18:00Z" w16du:dateUtc="2026-01-06T19:18:00Z">
                    <w:r w:rsidRPr="00B7029C">
                      <w:rPr>
                        <w:noProof/>
                        <w:lang w:val="en-GB"/>
                      </w:rPr>
                      <w:drawing>
                        <wp:inline distT="0" distB="0" distL="0" distR="0" wp14:anchorId="7269B45E" wp14:editId="371D1159">
                          <wp:extent cx="4680000" cy="2910670"/>
                          <wp:effectExtent l="0" t="0" r="6350" b="4445"/>
                          <wp:docPr id="249851340" name="Picture 8">
                            <a:extLst xmlns:a="http://schemas.openxmlformats.org/drawingml/2006/main">
                              <a:ext uri="{FF2B5EF4-FFF2-40B4-BE49-F238E27FC236}">
                                <a16:creationId xmlns:a16="http://schemas.microsoft.com/office/drawing/2014/main" id="{AC30ED2A-00CA-4DE8-8343-A2446762C9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80000" cy="2910670"/>
                                  </a:xfrm>
                                  <a:prstGeom prst="rect">
                                    <a:avLst/>
                                  </a:prstGeom>
                                  <a:noFill/>
                                  <a:ln>
                                    <a:noFill/>
                                  </a:ln>
                                </pic:spPr>
                              </pic:pic>
                            </a:graphicData>
                          </a:graphic>
                        </wp:inline>
                      </w:drawing>
                    </w:r>
                  </w:del>
                </w:p>
                <w:p w14:paraId="1CE2DDA7" w14:textId="77777777" w:rsidR="002202D2" w:rsidRPr="00017D40" w:rsidRDefault="002202D2" w:rsidP="00B26BD3">
                  <w:pPr>
                    <w:ind w:left="1080"/>
                    <w:rPr>
                      <w:rFonts w:ascii="Aptos" w:eastAsia="Aptos" w:hAnsi="Aptos" w:cs="Aptos"/>
                      <w:color w:val="242424"/>
                      <w:sz w:val="22"/>
                      <w:szCs w:val="22"/>
                    </w:rPr>
                  </w:pPr>
                </w:p>
                <w:p w14:paraId="500DFB99" w14:textId="77777777" w:rsidR="00D335CB" w:rsidRPr="00D335CB" w:rsidRDefault="007A2284" w:rsidP="007A2284">
                  <w:pPr>
                    <w:pStyle w:val="ListParagraph"/>
                    <w:numPr>
                      <w:ilvl w:val="0"/>
                      <w:numId w:val="15"/>
                    </w:numPr>
                    <w:rPr>
                      <w:rFonts w:ascii="Aptos" w:eastAsia="Aptos" w:hAnsi="Aptos" w:cs="Aptos"/>
                      <w:b/>
                      <w:bCs/>
                      <w:sz w:val="22"/>
                      <w:szCs w:val="22"/>
                    </w:rPr>
                  </w:pPr>
                  <w:r w:rsidRPr="007A2284">
                    <w:rPr>
                      <w:rFonts w:ascii="Aptos" w:eastAsia="Aptos" w:hAnsi="Aptos" w:cs="Aptos"/>
                      <w:b/>
                      <w:bCs/>
                      <w:color w:val="242424"/>
                      <w:sz w:val="22"/>
                      <w:szCs w:val="22"/>
                    </w:rPr>
                    <w:t xml:space="preserve">Messaging: </w:t>
                  </w:r>
                </w:p>
                <w:p w14:paraId="314BD4BA" w14:textId="2AB74812" w:rsidR="007A2284" w:rsidRPr="00873861" w:rsidRDefault="007A2284" w:rsidP="00D335CB">
                  <w:pPr>
                    <w:pStyle w:val="ListParagraph"/>
                    <w:numPr>
                      <w:ilvl w:val="1"/>
                      <w:numId w:val="15"/>
                    </w:numPr>
                    <w:rPr>
                      <w:rFonts w:ascii="Aptos" w:eastAsia="Aptos" w:hAnsi="Aptos" w:cs="Aptos"/>
                      <w:b/>
                      <w:bCs/>
                      <w:sz w:val="22"/>
                      <w:szCs w:val="22"/>
                    </w:rPr>
                  </w:pPr>
                  <w:proofErr w:type="spellStart"/>
                  <w:r w:rsidRPr="00873861">
                    <w:rPr>
                      <w:rFonts w:ascii="Aptos" w:eastAsia="Aptos" w:hAnsi="Aptos" w:cs="Aptos"/>
                      <w:sz w:val="22"/>
                      <w:szCs w:val="22"/>
                    </w:rPr>
                    <w:t>Alumis</w:t>
                  </w:r>
                  <w:proofErr w:type="spellEnd"/>
                  <w:r w:rsidRPr="00873861">
                    <w:rPr>
                      <w:rFonts w:ascii="Aptos" w:eastAsia="Aptos" w:hAnsi="Aptos" w:cs="Aptos"/>
                      <w:sz w:val="22"/>
                      <w:szCs w:val="22"/>
                    </w:rPr>
                    <w:t xml:space="preserve"> </w:t>
                  </w:r>
                  <w:r w:rsidR="00E44A4E" w:rsidRPr="00E44A4E">
                    <w:rPr>
                      <w:rFonts w:ascii="Aptos" w:eastAsia="Aptos" w:hAnsi="Aptos" w:cs="Aptos"/>
                      <w:sz w:val="22"/>
                      <w:szCs w:val="22"/>
                    </w:rPr>
                    <w:t xml:space="preserve">described </w:t>
                  </w:r>
                  <w:proofErr w:type="spellStart"/>
                  <w:r w:rsidR="00E44A4E" w:rsidRPr="00E44A4E">
                    <w:rPr>
                      <w:rFonts w:ascii="Aptos" w:eastAsia="Aptos" w:hAnsi="Aptos" w:cs="Aptos"/>
                      <w:sz w:val="22"/>
                      <w:szCs w:val="22"/>
                    </w:rPr>
                    <w:t>envudeucitinib</w:t>
                  </w:r>
                  <w:proofErr w:type="spellEnd"/>
                  <w:r w:rsidR="00E44A4E" w:rsidRPr="00E44A4E">
                    <w:rPr>
                      <w:rFonts w:ascii="Aptos" w:eastAsia="Aptos" w:hAnsi="Aptos" w:cs="Aptos"/>
                      <w:sz w:val="22"/>
                      <w:szCs w:val="22"/>
                    </w:rPr>
                    <w:t xml:space="preserve"> as a “next-generation” oral TYK2 inhibitor and positioned the asset as a core component of its broader pipeline strategy</w:t>
                  </w:r>
                  <w:r w:rsidR="00B307BD" w:rsidRPr="00873861">
                    <w:rPr>
                      <w:rFonts w:ascii="Aptos" w:eastAsia="Aptos" w:hAnsi="Aptos" w:cs="Aptos"/>
                      <w:sz w:val="22"/>
                      <w:szCs w:val="22"/>
                    </w:rPr>
                    <w:t xml:space="preserve"> </w:t>
                  </w:r>
                </w:p>
                <w:p w14:paraId="276C8C20" w14:textId="77777777" w:rsidR="00B307BD" w:rsidRPr="00873861" w:rsidRDefault="00B307BD" w:rsidP="00B307BD">
                  <w:pPr>
                    <w:pStyle w:val="ListParagraph"/>
                    <w:rPr>
                      <w:rFonts w:ascii="Aptos" w:eastAsia="Aptos" w:hAnsi="Aptos" w:cs="Aptos"/>
                      <w:b/>
                      <w:bCs/>
                      <w:sz w:val="22"/>
                      <w:szCs w:val="22"/>
                    </w:rPr>
                  </w:pPr>
                </w:p>
                <w:p w14:paraId="1765D882" w14:textId="1C8186E9" w:rsidR="002D36AC" w:rsidRPr="005934BF" w:rsidRDefault="002D36AC" w:rsidP="005934BF">
                  <w:pPr>
                    <w:jc w:val="center"/>
                    <w:rPr>
                      <w:rFonts w:ascii="Aptos" w:eastAsia="Aptos" w:hAnsi="Aptos" w:cs="Aptos"/>
                      <w:b/>
                      <w:bCs/>
                      <w:color w:val="242424"/>
                      <w:sz w:val="22"/>
                      <w:szCs w:val="22"/>
                      <w:lang w:val="en-GB"/>
                    </w:rPr>
                  </w:pPr>
                  <w:r w:rsidRPr="002D36AC">
                    <w:rPr>
                      <w:noProof/>
                      <w:lang w:val="en-GB"/>
                    </w:rPr>
                    <w:drawing>
                      <wp:inline distT="0" distB="0" distL="0" distR="0" wp14:anchorId="09C64C32" wp14:editId="552A1B90">
                        <wp:extent cx="4680000" cy="2836256"/>
                        <wp:effectExtent l="0" t="0" r="6350" b="2540"/>
                        <wp:docPr id="1421667619" name="Picture 14">
                          <a:extLst xmlns:a="http://schemas.openxmlformats.org/drawingml/2006/main">
                            <a:ext uri="{FF2B5EF4-FFF2-40B4-BE49-F238E27FC236}">
                              <a16:creationId xmlns:a16="http://schemas.microsoft.com/office/drawing/2014/main" id="{11EC79EC-6F9B-4D18-AC53-2431430E35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80000" cy="2836256"/>
                                </a:xfrm>
                                <a:prstGeom prst="rect">
                                  <a:avLst/>
                                </a:prstGeom>
                                <a:noFill/>
                                <a:ln>
                                  <a:noFill/>
                                </a:ln>
                              </pic:spPr>
                            </pic:pic>
                          </a:graphicData>
                        </a:graphic>
                      </wp:inline>
                    </w:drawing>
                  </w:r>
                </w:p>
                <w:p w14:paraId="0D6260DD" w14:textId="77777777" w:rsidR="00B307BD" w:rsidRPr="007A2284" w:rsidRDefault="00B307BD" w:rsidP="002D36AC">
                  <w:pPr>
                    <w:rPr>
                      <w:rFonts w:ascii="Aptos" w:eastAsia="Aptos" w:hAnsi="Aptos" w:cs="Aptos"/>
                      <w:b/>
                      <w:bCs/>
                      <w:color w:val="242424"/>
                      <w:sz w:val="22"/>
                      <w:szCs w:val="22"/>
                    </w:rPr>
                  </w:pPr>
                </w:p>
                <w:p w14:paraId="69F89EC4" w14:textId="5442ED8A" w:rsidR="2AC86899" w:rsidRPr="00EF2903" w:rsidRDefault="2AC86899" w:rsidP="00AB016C">
                  <w:pPr>
                    <w:pStyle w:val="ListParagraph"/>
                    <w:numPr>
                      <w:ilvl w:val="0"/>
                      <w:numId w:val="38"/>
                    </w:numPr>
                    <w:rPr>
                      <w:rFonts w:ascii="Aptos" w:eastAsia="Aptos" w:hAnsi="Aptos" w:cs="Aptos"/>
                      <w:color w:val="000000" w:themeColor="text1"/>
                      <w:sz w:val="22"/>
                      <w:szCs w:val="22"/>
                    </w:rPr>
                  </w:pPr>
                  <w:r w:rsidRPr="00EF2903">
                    <w:rPr>
                      <w:rFonts w:ascii="Aptos" w:eastAsia="Aptos" w:hAnsi="Aptos" w:cs="Aptos"/>
                      <w:b/>
                      <w:bCs/>
                      <w:color w:val="000000" w:themeColor="text1"/>
                      <w:sz w:val="22"/>
                      <w:szCs w:val="22"/>
                    </w:rPr>
                    <w:t xml:space="preserve">Future catalysts: </w:t>
                  </w:r>
                </w:p>
                <w:p w14:paraId="5F7EBE6D" w14:textId="17F9F9F4" w:rsidR="009D268B" w:rsidRDefault="00173167" w:rsidP="00206794">
                  <w:pPr>
                    <w:pStyle w:val="ListParagraph"/>
                    <w:numPr>
                      <w:ilvl w:val="1"/>
                      <w:numId w:val="38"/>
                    </w:numPr>
                    <w:rPr>
                      <w:rFonts w:ascii="Aptos" w:eastAsia="Aptos" w:hAnsi="Aptos" w:cs="Aptos"/>
                      <w:color w:val="000000" w:themeColor="text1"/>
                      <w:sz w:val="22"/>
                      <w:szCs w:val="22"/>
                    </w:rPr>
                  </w:pPr>
                  <w:r w:rsidRPr="00173167">
                    <w:rPr>
                      <w:rFonts w:ascii="Aptos" w:eastAsia="Aptos" w:hAnsi="Aptos" w:cs="Aptos"/>
                      <w:color w:val="000000" w:themeColor="text1"/>
                      <w:sz w:val="22"/>
                      <w:szCs w:val="22"/>
                    </w:rPr>
                    <w:t>Additional secondary and exploratory endpoints from the ONWARD Ph3 program are expected to be presented at future medical meetings in 2026</w:t>
                  </w:r>
                </w:p>
                <w:p w14:paraId="6B3C1D33" w14:textId="28AAF38B" w:rsidR="00591519" w:rsidRPr="00173167" w:rsidRDefault="00591519" w:rsidP="00173167">
                  <w:pPr>
                    <w:pStyle w:val="ListParagraph"/>
                    <w:numPr>
                      <w:ilvl w:val="2"/>
                      <w:numId w:val="38"/>
                    </w:numPr>
                    <w:rPr>
                      <w:rFonts w:ascii="Aptos" w:eastAsia="Aptos" w:hAnsi="Aptos" w:cs="Aptos"/>
                      <w:i/>
                      <w:iCs/>
                      <w:color w:val="0070C0"/>
                      <w:sz w:val="22"/>
                      <w:szCs w:val="22"/>
                    </w:rPr>
                  </w:pPr>
                  <w:r w:rsidRPr="00173167">
                    <w:rPr>
                      <w:rFonts w:ascii="Aptos" w:eastAsia="Aptos" w:hAnsi="Aptos" w:cs="Aptos"/>
                      <w:i/>
                      <w:iCs/>
                      <w:color w:val="0070C0"/>
                      <w:sz w:val="22"/>
                      <w:szCs w:val="22"/>
                    </w:rPr>
                    <w:t>CI expect</w:t>
                  </w:r>
                  <w:r w:rsidR="00AB71EC">
                    <w:rPr>
                      <w:rFonts w:ascii="Aptos" w:eastAsia="Aptos" w:hAnsi="Aptos" w:cs="Aptos"/>
                      <w:i/>
                      <w:iCs/>
                      <w:color w:val="0070C0"/>
                      <w:sz w:val="22"/>
                      <w:szCs w:val="22"/>
                    </w:rPr>
                    <w:t xml:space="preserve">s </w:t>
                  </w:r>
                  <w:r w:rsidR="00E63024">
                    <w:rPr>
                      <w:rFonts w:ascii="Aptos" w:eastAsia="Aptos" w:hAnsi="Aptos" w:cs="Aptos"/>
                      <w:i/>
                      <w:iCs/>
                      <w:color w:val="0070C0"/>
                      <w:sz w:val="22"/>
                      <w:szCs w:val="22"/>
                    </w:rPr>
                    <w:t xml:space="preserve">potential data readouts at </w:t>
                  </w:r>
                  <w:r w:rsidR="003F44E3" w:rsidRPr="00173167">
                    <w:rPr>
                      <w:rFonts w:ascii="Aptos" w:eastAsia="Aptos" w:hAnsi="Aptos" w:cs="Aptos"/>
                      <w:i/>
                      <w:iCs/>
                      <w:color w:val="0070C0"/>
                      <w:sz w:val="22"/>
                      <w:szCs w:val="22"/>
                    </w:rPr>
                    <w:t xml:space="preserve">AAD and </w:t>
                  </w:r>
                  <w:r w:rsidR="00F32587" w:rsidRPr="00173167">
                    <w:rPr>
                      <w:rFonts w:ascii="Aptos" w:eastAsia="Aptos" w:hAnsi="Aptos" w:cs="Aptos"/>
                      <w:i/>
                      <w:iCs/>
                      <w:color w:val="0070C0"/>
                      <w:sz w:val="22"/>
                      <w:szCs w:val="22"/>
                    </w:rPr>
                    <w:t>EADV</w:t>
                  </w:r>
                  <w:r w:rsidR="00E63024">
                    <w:rPr>
                      <w:rFonts w:ascii="Aptos" w:eastAsia="Aptos" w:hAnsi="Aptos" w:cs="Aptos"/>
                      <w:i/>
                      <w:iCs/>
                      <w:color w:val="0070C0"/>
                      <w:sz w:val="22"/>
                      <w:szCs w:val="22"/>
                    </w:rPr>
                    <w:t xml:space="preserve"> 2026</w:t>
                  </w:r>
                </w:p>
                <w:p w14:paraId="70BE59A7" w14:textId="7C8C4A98" w:rsidR="002D4DCC" w:rsidRPr="007A28E2" w:rsidRDefault="002C5727" w:rsidP="00AB016C">
                  <w:pPr>
                    <w:pStyle w:val="ListParagraph"/>
                    <w:numPr>
                      <w:ilvl w:val="1"/>
                      <w:numId w:val="38"/>
                    </w:numPr>
                    <w:rPr>
                      <w:rFonts w:ascii="Aptos" w:eastAsia="Aptos" w:hAnsi="Aptos" w:cs="Aptos"/>
                      <w:color w:val="000000" w:themeColor="text1"/>
                      <w:sz w:val="22"/>
                      <w:szCs w:val="22"/>
                    </w:rPr>
                  </w:pPr>
                  <w:r w:rsidRPr="5A00A3DC">
                    <w:rPr>
                      <w:rFonts w:ascii="Aptos" w:eastAsia="Aptos" w:hAnsi="Aptos" w:cs="Aptos"/>
                      <w:color w:val="000000" w:themeColor="text1"/>
                      <w:sz w:val="22"/>
                      <w:szCs w:val="22"/>
                    </w:rPr>
                    <w:t>The</w:t>
                  </w:r>
                  <w:r w:rsidR="00DA2D5B" w:rsidRPr="5A00A3DC">
                    <w:rPr>
                      <w:rFonts w:ascii="Aptos" w:eastAsia="Aptos" w:hAnsi="Aptos" w:cs="Aptos"/>
                      <w:color w:val="000000" w:themeColor="text1"/>
                      <w:sz w:val="22"/>
                      <w:szCs w:val="22"/>
                    </w:rPr>
                    <w:t xml:space="preserve"> </w:t>
                  </w:r>
                  <w:r w:rsidR="00C774F3" w:rsidRPr="5A00A3DC">
                    <w:rPr>
                      <w:rFonts w:ascii="Aptos" w:eastAsia="Aptos" w:hAnsi="Aptos" w:cs="Aptos"/>
                      <w:color w:val="000000" w:themeColor="text1"/>
                      <w:sz w:val="22"/>
                      <w:szCs w:val="22"/>
                    </w:rPr>
                    <w:t>P</w:t>
                  </w:r>
                  <w:r w:rsidR="00DA2D5B" w:rsidRPr="5A00A3DC">
                    <w:rPr>
                      <w:rFonts w:ascii="Aptos" w:eastAsia="Aptos" w:hAnsi="Aptos" w:cs="Aptos"/>
                      <w:color w:val="000000" w:themeColor="text1"/>
                      <w:sz w:val="22"/>
                      <w:szCs w:val="22"/>
                    </w:rPr>
                    <w:t xml:space="preserve">h2b </w:t>
                  </w:r>
                  <w:hyperlink r:id="rId27">
                    <w:r w:rsidR="00DA2D5B" w:rsidRPr="5A00A3DC">
                      <w:rPr>
                        <w:rStyle w:val="Hyperlink"/>
                        <w:rFonts w:ascii="Aptos" w:eastAsia="Aptos" w:hAnsi="Aptos" w:cs="Aptos"/>
                        <w:b/>
                        <w:bCs/>
                        <w:sz w:val="22"/>
                        <w:szCs w:val="22"/>
                      </w:rPr>
                      <w:t>LUMUS</w:t>
                    </w:r>
                  </w:hyperlink>
                  <w:r w:rsidR="00DA2D5B" w:rsidRPr="5A00A3DC">
                    <w:rPr>
                      <w:rFonts w:ascii="Aptos" w:eastAsia="Aptos" w:hAnsi="Aptos" w:cs="Aptos"/>
                      <w:color w:val="000000" w:themeColor="text1"/>
                      <w:sz w:val="22"/>
                      <w:szCs w:val="22"/>
                    </w:rPr>
                    <w:t xml:space="preserve"> </w:t>
                  </w:r>
                  <w:r w:rsidR="00F85D9A" w:rsidRPr="5A00A3DC">
                    <w:rPr>
                      <w:rFonts w:ascii="Aptos" w:eastAsia="Aptos" w:hAnsi="Aptos" w:cs="Aptos"/>
                      <w:color w:val="000000" w:themeColor="text1"/>
                      <w:sz w:val="22"/>
                      <w:szCs w:val="22"/>
                    </w:rPr>
                    <w:t xml:space="preserve">study evaluating </w:t>
                  </w:r>
                  <w:proofErr w:type="spellStart"/>
                  <w:r w:rsidR="00F85D9A" w:rsidRPr="5A00A3DC">
                    <w:rPr>
                      <w:rFonts w:ascii="Aptos" w:eastAsia="Aptos" w:hAnsi="Aptos" w:cs="Aptos"/>
                      <w:color w:val="000000" w:themeColor="text1"/>
                      <w:sz w:val="22"/>
                      <w:szCs w:val="22"/>
                    </w:rPr>
                    <w:t>envudeucitinib</w:t>
                  </w:r>
                  <w:proofErr w:type="spellEnd"/>
                  <w:r w:rsidR="00F85D9A" w:rsidRPr="5A00A3DC">
                    <w:rPr>
                      <w:rFonts w:ascii="Aptos" w:eastAsia="Aptos" w:hAnsi="Aptos" w:cs="Aptos"/>
                      <w:color w:val="000000" w:themeColor="text1"/>
                      <w:sz w:val="22"/>
                      <w:szCs w:val="22"/>
                    </w:rPr>
                    <w:t xml:space="preserve"> in SLE remains ongoing, with topline data expected in Q3 202</w:t>
                  </w:r>
                  <w:r w:rsidR="003E70D3" w:rsidRPr="5A00A3DC">
                    <w:rPr>
                      <w:rFonts w:ascii="Aptos" w:eastAsia="Aptos" w:hAnsi="Aptos" w:cs="Aptos"/>
                      <w:color w:val="000000" w:themeColor="text1"/>
                      <w:sz w:val="22"/>
                      <w:szCs w:val="22"/>
                    </w:rPr>
                    <w:t>6</w:t>
                  </w:r>
                </w:p>
                <w:p w14:paraId="2992E61E" w14:textId="36AF18F6" w:rsidR="007A28E2" w:rsidRPr="00EF2903" w:rsidRDefault="0039421D" w:rsidP="007A28E2">
                  <w:pPr>
                    <w:pStyle w:val="ListParagraph"/>
                    <w:numPr>
                      <w:ilvl w:val="0"/>
                      <w:numId w:val="32"/>
                    </w:numPr>
                    <w:rPr>
                      <w:rFonts w:ascii="Aptos" w:eastAsia="Aptos" w:hAnsi="Aptos" w:cs="Aptos"/>
                      <w:color w:val="000000" w:themeColor="text1"/>
                      <w:sz w:val="22"/>
                      <w:szCs w:val="22"/>
                    </w:rPr>
                  </w:pPr>
                  <w:proofErr w:type="spellStart"/>
                  <w:r w:rsidRPr="0039421D">
                    <w:rPr>
                      <w:rFonts w:ascii="Aptos" w:eastAsia="Aptos" w:hAnsi="Aptos" w:cs="Aptos"/>
                      <w:color w:val="000000" w:themeColor="text1"/>
                      <w:sz w:val="22"/>
                      <w:szCs w:val="22"/>
                    </w:rPr>
                    <w:t>Alumis</w:t>
                  </w:r>
                  <w:proofErr w:type="spellEnd"/>
                  <w:r w:rsidRPr="0039421D">
                    <w:rPr>
                      <w:rFonts w:ascii="Aptos" w:eastAsia="Aptos" w:hAnsi="Aptos" w:cs="Aptos"/>
                      <w:color w:val="000000" w:themeColor="text1"/>
                      <w:sz w:val="22"/>
                      <w:szCs w:val="22"/>
                    </w:rPr>
                    <w:t xml:space="preserve"> management remained confident that TYK2 inhibition could demonstrate higher efficacy in SLE within a less saturated oral market</w:t>
                  </w:r>
                </w:p>
                <w:p w14:paraId="3F3C67C4" w14:textId="53AA18C4" w:rsidR="2AC86899" w:rsidRPr="00EF2903" w:rsidRDefault="00884C2E" w:rsidP="00AB016C">
                  <w:pPr>
                    <w:pStyle w:val="ListParagraph"/>
                    <w:numPr>
                      <w:ilvl w:val="1"/>
                      <w:numId w:val="38"/>
                    </w:numPr>
                    <w:rPr>
                      <w:rFonts w:ascii="Aptos" w:eastAsia="Aptos" w:hAnsi="Aptos" w:cs="Aptos"/>
                      <w:color w:val="000000" w:themeColor="text1"/>
                      <w:sz w:val="22"/>
                      <w:szCs w:val="22"/>
                    </w:rPr>
                  </w:pPr>
                  <w:hyperlink r:id="rId28" w:history="1">
                    <w:r w:rsidRPr="00345462">
                      <w:rPr>
                        <w:rStyle w:val="Hyperlink"/>
                        <w:rFonts w:ascii="Aptos" w:eastAsia="Aptos" w:hAnsi="Aptos" w:cs="Aptos"/>
                        <w:b/>
                        <w:bCs/>
                        <w:sz w:val="22"/>
                        <w:szCs w:val="22"/>
                      </w:rPr>
                      <w:t>ONWARD-3</w:t>
                    </w:r>
                  </w:hyperlink>
                  <w:r w:rsidR="003F4F3D">
                    <w:t>,</w:t>
                  </w:r>
                  <w:r>
                    <w:t xml:space="preserve"> </w:t>
                  </w:r>
                  <w:r w:rsidR="003F4F3D" w:rsidRPr="003F4F3D">
                    <w:rPr>
                      <w:rFonts w:ascii="Aptos" w:eastAsia="Aptos" w:hAnsi="Aptos" w:cs="Aptos"/>
                      <w:color w:val="000000" w:themeColor="text1"/>
                      <w:sz w:val="22"/>
                      <w:szCs w:val="22"/>
                    </w:rPr>
                    <w:t xml:space="preserve">a long-term </w:t>
                  </w:r>
                  <w:r w:rsidR="0028112D">
                    <w:rPr>
                      <w:rFonts w:ascii="Aptos" w:eastAsia="Aptos" w:hAnsi="Aptos" w:cs="Aptos"/>
                      <w:color w:val="000000" w:themeColor="text1"/>
                      <w:sz w:val="22"/>
                      <w:szCs w:val="22"/>
                    </w:rPr>
                    <w:t xml:space="preserve">OLE </w:t>
                  </w:r>
                  <w:r w:rsidR="003F4F3D" w:rsidRPr="003F4F3D">
                    <w:rPr>
                      <w:rFonts w:ascii="Aptos" w:eastAsia="Aptos" w:hAnsi="Aptos" w:cs="Aptos"/>
                      <w:color w:val="000000" w:themeColor="text1"/>
                      <w:sz w:val="22"/>
                      <w:szCs w:val="22"/>
                    </w:rPr>
                    <w:t>study assessing durability of response and long-term safety in moderate-to-severe PsO, is currently recruiting, with primary completion expected in Nov 2028;</w:t>
                  </w:r>
                  <w:r w:rsidR="009C5683">
                    <w:rPr>
                      <w:rFonts w:ascii="Aptos" w:eastAsia="Aptos" w:hAnsi="Aptos" w:cs="Aptos"/>
                      <w:color w:val="000000" w:themeColor="text1"/>
                      <w:sz w:val="22"/>
                      <w:szCs w:val="22"/>
                    </w:rPr>
                    <w:t xml:space="preserve"> </w:t>
                  </w:r>
                  <w:r w:rsidR="00716D24">
                    <w:rPr>
                      <w:rFonts w:ascii="Aptos" w:eastAsia="Aptos" w:hAnsi="Aptos" w:cs="Aptos"/>
                      <w:color w:val="000000" w:themeColor="text1"/>
                      <w:sz w:val="22"/>
                      <w:szCs w:val="22"/>
                    </w:rPr>
                    <w:t xml:space="preserve">a </w:t>
                  </w:r>
                  <w:hyperlink r:id="rId29" w:history="1">
                    <w:r w:rsidR="000C61C7" w:rsidRPr="0028112D">
                      <w:rPr>
                        <w:rStyle w:val="Hyperlink"/>
                        <w:rFonts w:ascii="Aptos" w:eastAsia="Aptos" w:hAnsi="Aptos" w:cs="Aptos"/>
                        <w:sz w:val="22"/>
                        <w:szCs w:val="22"/>
                      </w:rPr>
                      <w:t>Ph2</w:t>
                    </w:r>
                  </w:hyperlink>
                  <w:r w:rsidR="000C61C7">
                    <w:rPr>
                      <w:rFonts w:ascii="Aptos" w:eastAsia="Aptos" w:hAnsi="Aptos" w:cs="Aptos"/>
                      <w:color w:val="000000" w:themeColor="text1"/>
                      <w:sz w:val="22"/>
                      <w:szCs w:val="22"/>
                    </w:rPr>
                    <w:t xml:space="preserve"> </w:t>
                  </w:r>
                  <w:r w:rsidR="0028112D" w:rsidRPr="0028112D">
                    <w:rPr>
                      <w:rFonts w:ascii="Aptos" w:eastAsia="Aptos" w:hAnsi="Aptos" w:cs="Aptos"/>
                      <w:sz w:val="22"/>
                      <w:szCs w:val="22"/>
                    </w:rPr>
                    <w:t>OLE</w:t>
                  </w:r>
                  <w:r w:rsidR="00555DF9">
                    <w:rPr>
                      <w:rFonts w:ascii="Aptos" w:eastAsia="Aptos" w:hAnsi="Aptos" w:cs="Aptos"/>
                      <w:color w:val="000000" w:themeColor="text1"/>
                      <w:sz w:val="22"/>
                      <w:szCs w:val="22"/>
                    </w:rPr>
                    <w:t xml:space="preserve"> </w:t>
                  </w:r>
                  <w:r w:rsidR="00853B17">
                    <w:rPr>
                      <w:rFonts w:ascii="Aptos" w:eastAsia="Aptos" w:hAnsi="Aptos" w:cs="Aptos"/>
                      <w:color w:val="000000" w:themeColor="text1"/>
                      <w:sz w:val="22"/>
                      <w:szCs w:val="22"/>
                    </w:rPr>
                    <w:t xml:space="preserve">study </w:t>
                  </w:r>
                  <w:r w:rsidR="00913C02">
                    <w:rPr>
                      <w:rFonts w:ascii="Aptos" w:eastAsia="Aptos" w:hAnsi="Aptos" w:cs="Aptos"/>
                      <w:color w:val="000000" w:themeColor="text1"/>
                      <w:sz w:val="22"/>
                      <w:szCs w:val="22"/>
                    </w:rPr>
                    <w:t xml:space="preserve">of ESK-001 in PsO </w:t>
                  </w:r>
                  <w:r w:rsidR="00D1304D">
                    <w:rPr>
                      <w:rFonts w:ascii="Aptos" w:eastAsia="Aptos" w:hAnsi="Aptos" w:cs="Aptos"/>
                      <w:color w:val="000000" w:themeColor="text1"/>
                      <w:sz w:val="22"/>
                      <w:szCs w:val="22"/>
                    </w:rPr>
                    <w:t xml:space="preserve">is expected to </w:t>
                  </w:r>
                  <w:r w:rsidR="00384F60">
                    <w:rPr>
                      <w:rFonts w:ascii="Aptos" w:eastAsia="Aptos" w:hAnsi="Aptos" w:cs="Aptos"/>
                      <w:color w:val="000000" w:themeColor="text1"/>
                      <w:sz w:val="22"/>
                      <w:szCs w:val="22"/>
                    </w:rPr>
                    <w:t>complet</w:t>
                  </w:r>
                  <w:r w:rsidR="00E66FC6">
                    <w:rPr>
                      <w:rFonts w:ascii="Aptos" w:eastAsia="Aptos" w:hAnsi="Aptos" w:cs="Aptos"/>
                      <w:color w:val="000000" w:themeColor="text1"/>
                      <w:sz w:val="22"/>
                      <w:szCs w:val="22"/>
                    </w:rPr>
                    <w:t>e</w:t>
                  </w:r>
                  <w:r w:rsidR="00384F60">
                    <w:rPr>
                      <w:rFonts w:ascii="Aptos" w:eastAsia="Aptos" w:hAnsi="Aptos" w:cs="Aptos"/>
                      <w:color w:val="000000" w:themeColor="text1"/>
                      <w:sz w:val="22"/>
                      <w:szCs w:val="22"/>
                    </w:rPr>
                    <w:t xml:space="preserve"> </w:t>
                  </w:r>
                  <w:r w:rsidR="00FD491C">
                    <w:rPr>
                      <w:rFonts w:ascii="Aptos" w:eastAsia="Aptos" w:hAnsi="Aptos" w:cs="Aptos"/>
                      <w:color w:val="000000" w:themeColor="text1"/>
                      <w:sz w:val="22"/>
                      <w:szCs w:val="22"/>
                    </w:rPr>
                    <w:t xml:space="preserve">in </w:t>
                  </w:r>
                  <w:r w:rsidR="00384F60">
                    <w:rPr>
                      <w:rFonts w:ascii="Aptos" w:eastAsia="Aptos" w:hAnsi="Aptos" w:cs="Aptos"/>
                      <w:color w:val="000000" w:themeColor="text1"/>
                      <w:sz w:val="22"/>
                      <w:szCs w:val="22"/>
                    </w:rPr>
                    <w:t>Q4 2026</w:t>
                  </w:r>
                  <w:ins w:id="148" w:author="Anand, Priti" w:date="2026-01-06T14:25:00Z" w16du:dateUtc="2026-01-06T19:25:00Z">
                    <w:r w:rsidR="005B6F3E">
                      <w:rPr>
                        <w:rFonts w:ascii="Aptos" w:eastAsia="Aptos" w:hAnsi="Aptos" w:cs="Aptos"/>
                        <w:color w:val="000000" w:themeColor="text1"/>
                        <w:sz w:val="22"/>
                        <w:szCs w:val="22"/>
                      </w:rPr>
                      <w:t xml:space="preserve">, </w:t>
                    </w:r>
                    <w:r w:rsidR="00BD5777">
                      <w:rPr>
                        <w:rFonts w:ascii="Aptos" w:eastAsia="Aptos" w:hAnsi="Aptos" w:cs="Aptos"/>
                        <w:color w:val="000000" w:themeColor="text1"/>
                        <w:sz w:val="22"/>
                        <w:szCs w:val="22"/>
                      </w:rPr>
                      <w:t xml:space="preserve">Ph2 2-year data </w:t>
                    </w:r>
                    <w:r w:rsidR="009E4096">
                      <w:rPr>
                        <w:rFonts w:ascii="Aptos" w:eastAsia="Aptos" w:hAnsi="Aptos" w:cs="Aptos"/>
                        <w:color w:val="000000" w:themeColor="text1"/>
                        <w:sz w:val="22"/>
                        <w:szCs w:val="22"/>
                      </w:rPr>
                      <w:t xml:space="preserve">expected in </w:t>
                    </w:r>
                    <w:r w:rsidR="00FD760C">
                      <w:rPr>
                        <w:rFonts w:ascii="Aptos" w:eastAsia="Aptos" w:hAnsi="Aptos" w:cs="Aptos"/>
                        <w:color w:val="000000" w:themeColor="text1"/>
                        <w:sz w:val="22"/>
                        <w:szCs w:val="22"/>
                      </w:rPr>
                      <w:fldChar w:fldCharType="begin"/>
                    </w:r>
                    <w:r w:rsidR="00FD760C">
                      <w:rPr>
                        <w:rFonts w:ascii="Aptos" w:eastAsia="Aptos" w:hAnsi="Aptos" w:cs="Aptos"/>
                        <w:color w:val="000000" w:themeColor="text1"/>
                        <w:sz w:val="22"/>
                        <w:szCs w:val="22"/>
                      </w:rPr>
                      <w:instrText>HYPERLINK "https://investors.alumis.com/static-files/042708e0-2978-49ef-828c-c890ff71adbe"</w:instrText>
                    </w:r>
                    <w:r w:rsidR="00FD760C">
                      <w:rPr>
                        <w:rFonts w:ascii="Aptos" w:eastAsia="Aptos" w:hAnsi="Aptos" w:cs="Aptos"/>
                        <w:color w:val="000000" w:themeColor="text1"/>
                        <w:sz w:val="22"/>
                        <w:szCs w:val="22"/>
                      </w:rPr>
                    </w:r>
                    <w:r w:rsidR="00FD760C">
                      <w:rPr>
                        <w:rFonts w:ascii="Aptos" w:eastAsia="Aptos" w:hAnsi="Aptos" w:cs="Aptos"/>
                        <w:color w:val="000000" w:themeColor="text1"/>
                        <w:sz w:val="22"/>
                        <w:szCs w:val="22"/>
                      </w:rPr>
                      <w:fldChar w:fldCharType="separate"/>
                    </w:r>
                    <w:r w:rsidR="009E4096" w:rsidRPr="00FD760C">
                      <w:rPr>
                        <w:rStyle w:val="Hyperlink"/>
                        <w:rFonts w:ascii="Aptos" w:eastAsia="Aptos" w:hAnsi="Aptos" w:cs="Aptos"/>
                        <w:sz w:val="22"/>
                        <w:szCs w:val="22"/>
                      </w:rPr>
                      <w:t>H2 2026</w:t>
                    </w:r>
                    <w:r w:rsidR="00FD760C">
                      <w:rPr>
                        <w:rFonts w:ascii="Aptos" w:eastAsia="Aptos" w:hAnsi="Aptos" w:cs="Aptos"/>
                        <w:color w:val="000000" w:themeColor="text1"/>
                        <w:sz w:val="22"/>
                        <w:szCs w:val="22"/>
                      </w:rPr>
                      <w:fldChar w:fldCharType="end"/>
                    </w:r>
                  </w:ins>
                </w:p>
                <w:p w14:paraId="4C09C5D8" w14:textId="2634B71C" w:rsidR="2AC86899" w:rsidRPr="00333883" w:rsidRDefault="002162CC" w:rsidP="002162CC">
                  <w:pPr>
                    <w:pStyle w:val="ListParagraph"/>
                    <w:numPr>
                      <w:ilvl w:val="1"/>
                      <w:numId w:val="38"/>
                    </w:numPr>
                    <w:rPr>
                      <w:b/>
                      <w:rPrChange w:id="149" w:author="Anand, Priti" w:date="2026-01-06T14:50:00Z" w16du:dateUtc="2026-01-06T20:50:00Z">
                        <w:rPr/>
                      </w:rPrChange>
                    </w:rPr>
                  </w:pPr>
                  <w:proofErr w:type="spellStart"/>
                  <w:r w:rsidRPr="00333883">
                    <w:rPr>
                      <w:rFonts w:ascii="Aptos" w:eastAsia="Aptos" w:hAnsi="Aptos" w:cs="Aptos"/>
                      <w:b/>
                      <w:color w:val="000000" w:themeColor="text1"/>
                      <w:sz w:val="22"/>
                      <w:szCs w:val="22"/>
                      <w:rPrChange w:id="150" w:author="Anand, Priti" w:date="2026-01-06T14:50:00Z" w16du:dateUtc="2026-01-06T20:50:00Z">
                        <w:rPr>
                          <w:rFonts w:ascii="Aptos" w:eastAsia="Aptos" w:hAnsi="Aptos" w:cs="Aptos"/>
                          <w:color w:val="000000" w:themeColor="text1"/>
                          <w:sz w:val="22"/>
                          <w:szCs w:val="22"/>
                        </w:rPr>
                      </w:rPrChange>
                    </w:rPr>
                    <w:t>Alumis</w:t>
                  </w:r>
                  <w:proofErr w:type="spellEnd"/>
                  <w:r w:rsidRPr="00333883">
                    <w:rPr>
                      <w:rFonts w:ascii="Aptos" w:eastAsia="Aptos" w:hAnsi="Aptos" w:cs="Aptos"/>
                      <w:b/>
                      <w:color w:val="000000" w:themeColor="text1"/>
                      <w:sz w:val="22"/>
                      <w:szCs w:val="22"/>
                      <w:rPrChange w:id="151" w:author="Anand, Priti" w:date="2026-01-06T14:50:00Z" w16du:dateUtc="2026-01-06T20:50:00Z">
                        <w:rPr>
                          <w:rFonts w:ascii="Aptos" w:eastAsia="Aptos" w:hAnsi="Aptos" w:cs="Aptos"/>
                          <w:color w:val="000000" w:themeColor="text1"/>
                          <w:sz w:val="22"/>
                          <w:szCs w:val="22"/>
                        </w:rPr>
                      </w:rPrChange>
                    </w:rPr>
                    <w:t xml:space="preserve"> noted that evaluation of a once-daily formulation of </w:t>
                  </w:r>
                  <w:proofErr w:type="spellStart"/>
                  <w:r w:rsidRPr="00333883">
                    <w:rPr>
                      <w:rFonts w:ascii="Aptos" w:eastAsia="Aptos" w:hAnsi="Aptos" w:cs="Aptos"/>
                      <w:b/>
                      <w:color w:val="000000" w:themeColor="text1"/>
                      <w:sz w:val="22"/>
                      <w:szCs w:val="22"/>
                      <w:rPrChange w:id="152" w:author="Anand, Priti" w:date="2026-01-06T14:50:00Z" w16du:dateUtc="2026-01-06T20:50:00Z">
                        <w:rPr>
                          <w:rFonts w:ascii="Aptos" w:eastAsia="Aptos" w:hAnsi="Aptos" w:cs="Aptos"/>
                          <w:color w:val="000000" w:themeColor="text1"/>
                          <w:sz w:val="22"/>
                          <w:szCs w:val="22"/>
                        </w:rPr>
                      </w:rPrChange>
                    </w:rPr>
                    <w:t>envudeucitinib</w:t>
                  </w:r>
                  <w:proofErr w:type="spellEnd"/>
                  <w:r w:rsidRPr="00333883">
                    <w:rPr>
                      <w:rFonts w:ascii="Aptos" w:eastAsia="Aptos" w:hAnsi="Aptos" w:cs="Aptos"/>
                      <w:b/>
                      <w:color w:val="000000" w:themeColor="text1"/>
                      <w:sz w:val="22"/>
                      <w:szCs w:val="22"/>
                      <w:rPrChange w:id="153" w:author="Anand, Priti" w:date="2026-01-06T14:50:00Z" w16du:dateUtc="2026-01-06T20:50:00Z">
                        <w:rPr>
                          <w:rFonts w:ascii="Aptos" w:eastAsia="Aptos" w:hAnsi="Aptos" w:cs="Aptos"/>
                          <w:color w:val="000000" w:themeColor="text1"/>
                          <w:sz w:val="22"/>
                          <w:szCs w:val="22"/>
                        </w:rPr>
                      </w:rPrChange>
                    </w:rPr>
                    <w:t xml:space="preserve"> remains ongoing; however, no further timelines or updates were disclosed</w:t>
                  </w:r>
                </w:p>
                <w:p w14:paraId="796D9229" w14:textId="32FD19BF" w:rsidR="2AC86899" w:rsidRDefault="2AC86899" w:rsidP="2AC86899">
                  <w:del w:id="154" w:author="Anand, Priti" w:date="2026-01-06T14:26:00Z" w16du:dateUtc="2026-01-06T19:26:00Z">
                    <w:r w:rsidRPr="2AC86899">
                      <w:rPr>
                        <w:rFonts w:ascii="Aptos" w:eastAsia="Aptos" w:hAnsi="Aptos" w:cs="Aptos"/>
                        <w:color w:val="000000" w:themeColor="text1"/>
                        <w:sz w:val="22"/>
                        <w:szCs w:val="22"/>
                      </w:rPr>
                      <w:delText xml:space="preserve"> </w:delText>
                    </w:r>
                  </w:del>
                </w:p>
                <w:p w14:paraId="271D4FEF" w14:textId="6F1761BE" w:rsidR="2AC86899" w:rsidRDefault="2AC86899" w:rsidP="2AC86899">
                  <w:r w:rsidRPr="2AC86899">
                    <w:rPr>
                      <w:rFonts w:ascii="Aptos" w:eastAsia="Aptos" w:hAnsi="Aptos" w:cs="Aptos"/>
                      <w:color w:val="242424"/>
                      <w:sz w:val="22"/>
                      <w:szCs w:val="22"/>
                    </w:rPr>
                    <w:t xml:space="preserve"> </w:t>
                  </w:r>
                </w:p>
                <w:p w14:paraId="204386A6" w14:textId="676C61E8" w:rsidR="00DD66C8" w:rsidRPr="00DA3102" w:rsidRDefault="2AC86899" w:rsidP="2AC86899">
                  <w:pPr>
                    <w:rPr>
                      <w:rFonts w:ascii="Aptos" w:eastAsia="Aptos" w:hAnsi="Aptos" w:cs="Aptos"/>
                      <w:b/>
                      <w:bCs/>
                      <w:sz w:val="22"/>
                      <w:szCs w:val="22"/>
                      <w:u w:val="single"/>
                    </w:rPr>
                  </w:pPr>
                  <w:r w:rsidRPr="00DA3102">
                    <w:rPr>
                      <w:rFonts w:ascii="Aptos" w:eastAsia="Aptos" w:hAnsi="Aptos" w:cs="Aptos"/>
                      <w:b/>
                      <w:bCs/>
                      <w:sz w:val="22"/>
                      <w:szCs w:val="22"/>
                      <w:u w:val="single"/>
                    </w:rPr>
                    <w:t xml:space="preserve">Other key slides: </w:t>
                  </w:r>
                </w:p>
                <w:p w14:paraId="0A8E60B8" w14:textId="77777777" w:rsidR="00DD66C8" w:rsidRPr="00DD66C8" w:rsidRDefault="00DD66C8" w:rsidP="2AC86899">
                  <w:pPr>
                    <w:rPr>
                      <w:rFonts w:ascii="Aptos" w:eastAsia="Aptos" w:hAnsi="Aptos" w:cs="Aptos"/>
                      <w:b/>
                      <w:bCs/>
                      <w:color w:val="242424"/>
                      <w:sz w:val="22"/>
                      <w:szCs w:val="22"/>
                      <w:u w:val="single"/>
                    </w:rPr>
                  </w:pPr>
                </w:p>
                <w:p w14:paraId="73A360AF" w14:textId="3D217ED3" w:rsidR="0079657C" w:rsidRPr="0079657C" w:rsidRDefault="0079657C" w:rsidP="00DD66C8">
                  <w:pPr>
                    <w:jc w:val="center"/>
                    <w:rPr>
                      <w:rFonts w:ascii="Arial" w:eastAsia="Arial" w:hAnsi="Arial" w:cs="Arial"/>
                      <w:lang w:val="en-GB"/>
                    </w:rPr>
                  </w:pPr>
                  <w:r w:rsidRPr="0079657C">
                    <w:rPr>
                      <w:rFonts w:ascii="Arial" w:eastAsia="Arial" w:hAnsi="Arial" w:cs="Arial"/>
                      <w:noProof/>
                      <w:lang w:val="en-GB"/>
                    </w:rPr>
                    <w:drawing>
                      <wp:inline distT="0" distB="0" distL="0" distR="0" wp14:anchorId="2F29DA2B" wp14:editId="2F87F63C">
                        <wp:extent cx="4680000" cy="2763855"/>
                        <wp:effectExtent l="0" t="0" r="6350" b="0"/>
                        <wp:docPr id="1560170966" name="Picture 10">
                          <a:extLst xmlns:a="http://schemas.openxmlformats.org/drawingml/2006/main">
                            <a:ext uri="{FF2B5EF4-FFF2-40B4-BE49-F238E27FC236}">
                              <a16:creationId xmlns:a16="http://schemas.microsoft.com/office/drawing/2014/main" id="{A47D2F0F-C641-46BA-83D0-3DA491364F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80000" cy="2763855"/>
                                </a:xfrm>
                                <a:prstGeom prst="rect">
                                  <a:avLst/>
                                </a:prstGeom>
                                <a:noFill/>
                                <a:ln>
                                  <a:noFill/>
                                </a:ln>
                              </pic:spPr>
                            </pic:pic>
                          </a:graphicData>
                        </a:graphic>
                      </wp:inline>
                    </w:drawing>
                  </w:r>
                </w:p>
                <w:p w14:paraId="2D2AA56C" w14:textId="5DC11B33" w:rsidR="2AC86899" w:rsidRDefault="2AC86899" w:rsidP="2AC86899"/>
                <w:p w14:paraId="2B542170" w14:textId="490B4516" w:rsidR="00121FCA" w:rsidRPr="00121FCA" w:rsidRDefault="00121FCA" w:rsidP="00DD66C8">
                  <w:pPr>
                    <w:jc w:val="center"/>
                    <w:rPr>
                      <w:rFonts w:ascii="Arial" w:eastAsia="Arial" w:hAnsi="Arial" w:cs="Arial"/>
                      <w:lang w:val="en-GB"/>
                    </w:rPr>
                  </w:pPr>
                  <w:r w:rsidRPr="00121FCA">
                    <w:rPr>
                      <w:rFonts w:ascii="Arial" w:eastAsia="Arial" w:hAnsi="Arial" w:cs="Arial"/>
                      <w:noProof/>
                      <w:lang w:val="en-GB"/>
                    </w:rPr>
                    <w:drawing>
                      <wp:inline distT="0" distB="0" distL="0" distR="0" wp14:anchorId="0F14C848" wp14:editId="39D42179">
                        <wp:extent cx="4680000" cy="2775922"/>
                        <wp:effectExtent l="0" t="0" r="6350" b="5715"/>
                        <wp:docPr id="1549917621" name="Picture 12">
                          <a:extLst xmlns:a="http://schemas.openxmlformats.org/drawingml/2006/main">
                            <a:ext uri="{FF2B5EF4-FFF2-40B4-BE49-F238E27FC236}">
                              <a16:creationId xmlns:a16="http://schemas.microsoft.com/office/drawing/2014/main" id="{04397F6E-54B4-4633-B805-577918B767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80000" cy="2775922"/>
                                </a:xfrm>
                                <a:prstGeom prst="rect">
                                  <a:avLst/>
                                </a:prstGeom>
                                <a:noFill/>
                                <a:ln>
                                  <a:noFill/>
                                </a:ln>
                              </pic:spPr>
                            </pic:pic>
                          </a:graphicData>
                        </a:graphic>
                      </wp:inline>
                    </w:drawing>
                  </w:r>
                </w:p>
                <w:p w14:paraId="4FEFEBB9" w14:textId="03AF6E7D" w:rsidR="2AC86899" w:rsidRDefault="2AC86899" w:rsidP="2AC86899"/>
                <w:p w14:paraId="69DE699A" w14:textId="77777777" w:rsidR="00F01FD4" w:rsidRPr="009C1B24" w:rsidRDefault="00F01FD4" w:rsidP="00F01FD4">
                  <w:pPr>
                    <w:textAlignment w:val="baseline"/>
                    <w:rPr>
                      <w:rFonts w:ascii="Aptos" w:eastAsia="Calibri" w:hAnsi="Aptos" w:cs="Calibri"/>
                      <w:sz w:val="22"/>
                      <w:szCs w:val="22"/>
                    </w:rPr>
                  </w:pPr>
                  <w:r w:rsidRPr="009C1B24">
                    <w:rPr>
                      <w:rFonts w:ascii="Aptos" w:eastAsia="Calibri" w:hAnsi="Aptos" w:cs="Calibri"/>
                      <w:b/>
                      <w:sz w:val="22"/>
                      <w:szCs w:val="22"/>
                      <w:lang w:val="en-IN"/>
                    </w:rPr>
                    <w:t>For questions, please reach out to:</w:t>
                  </w:r>
                  <w:r w:rsidRPr="009C1B24">
                    <w:rPr>
                      <w:rFonts w:ascii="Aptos" w:eastAsia="Calibri" w:hAnsi="Aptos" w:cs="Calibri"/>
                      <w:sz w:val="22"/>
                      <w:szCs w:val="22"/>
                      <w:lang w:val="en-IN"/>
                    </w:rPr>
                    <w:t> </w:t>
                  </w:r>
                  <w:r w:rsidRPr="009C1B24">
                    <w:rPr>
                      <w:rFonts w:ascii="Aptos" w:eastAsia="Calibri" w:hAnsi="Aptos" w:cs="Calibri"/>
                      <w:sz w:val="22"/>
                      <w:szCs w:val="22"/>
                    </w:rPr>
                    <w:t> </w:t>
                  </w:r>
                </w:p>
                <w:p w14:paraId="14862AB0" w14:textId="77777777" w:rsidR="00F01FD4" w:rsidRPr="009C1B24" w:rsidRDefault="2AC86899" w:rsidP="00F01FD4">
                  <w:pPr>
                    <w:textAlignment w:val="baseline"/>
                    <w:rPr>
                      <w:rFonts w:ascii="Aptos" w:eastAsia="Calibri" w:hAnsi="Aptos" w:cs="Calibri"/>
                      <w:sz w:val="22"/>
                      <w:szCs w:val="22"/>
                    </w:rPr>
                  </w:pPr>
                  <w:r w:rsidRPr="3350916F">
                    <w:rPr>
                      <w:rFonts w:ascii="Aptos" w:eastAsia="Calibri" w:hAnsi="Aptos" w:cs="Calibri"/>
                      <w:sz w:val="22"/>
                      <w:szCs w:val="22"/>
                    </w:rPr>
                    <w:t>International / Affiliates</w:t>
                  </w:r>
                  <w:r>
                    <w:rPr>
                      <w:rFonts w:ascii="Aptos" w:eastAsia="Calibri" w:hAnsi="Aptos" w:cs="Calibri"/>
                      <w:sz w:val="22"/>
                      <w:szCs w:val="22"/>
                    </w:rPr>
                    <w:t>:</w:t>
                  </w:r>
                  <w:r w:rsidRPr="3350916F">
                    <w:rPr>
                      <w:rFonts w:ascii="Aptos" w:eastAsia="Calibri" w:hAnsi="Aptos" w:cs="Calibri"/>
                      <w:b/>
                      <w:i/>
                      <w:color w:val="0070C0"/>
                      <w:sz w:val="22"/>
                      <w:szCs w:val="22"/>
                    </w:rPr>
                    <w:t> </w:t>
                  </w:r>
                  <w:hyperlink r:id="rId32">
                    <w:r w:rsidRPr="3350916F">
                      <w:rPr>
                        <w:rFonts w:ascii="Aptos" w:eastAsia="Calibri" w:hAnsi="Aptos" w:cs="Calibri"/>
                        <w:color w:val="0563C1"/>
                        <w:sz w:val="22"/>
                        <w:szCs w:val="22"/>
                        <w:u w:val="single"/>
                      </w:rPr>
                      <w:t>Priti Anand</w:t>
                    </w:r>
                  </w:hyperlink>
                  <w:r w:rsidR="00F01FD4" w:rsidRPr="3350916F">
                    <w:rPr>
                      <w:rFonts w:ascii="Aptos" w:eastAsia="Calibri" w:hAnsi="Aptos" w:cs="Calibri"/>
                      <w:sz w:val="22"/>
                      <w:szCs w:val="22"/>
                    </w:rPr>
                    <w:t xml:space="preserve">, </w:t>
                  </w:r>
                  <w:hyperlink r:id="rId33">
                    <w:r w:rsidR="00F01FD4" w:rsidRPr="3350916F">
                      <w:rPr>
                        <w:rStyle w:val="Hyperlink"/>
                        <w:rFonts w:ascii="Aptos" w:eastAsia="Calibri" w:hAnsi="Aptos" w:cs="Calibri"/>
                        <w:color w:val="0563C1"/>
                        <w:sz w:val="22"/>
                        <w:szCs w:val="22"/>
                      </w:rPr>
                      <w:t>Irene Knorn</w:t>
                    </w:r>
                  </w:hyperlink>
                  <w:r w:rsidR="00F01FD4" w:rsidRPr="3350916F">
                    <w:rPr>
                      <w:rFonts w:ascii="Aptos" w:eastAsia="Calibri" w:hAnsi="Aptos" w:cs="Calibri"/>
                      <w:color w:val="0563C1"/>
                      <w:sz w:val="22"/>
                      <w:szCs w:val="22"/>
                      <w:u w:val="single"/>
                    </w:rPr>
                    <w:t> </w:t>
                  </w:r>
                </w:p>
                <w:p w14:paraId="7A20716F" w14:textId="77777777" w:rsidR="00F01FD4" w:rsidRPr="009C1B24" w:rsidRDefault="2AC86899" w:rsidP="00F01FD4">
                  <w:pPr>
                    <w:textAlignment w:val="baseline"/>
                    <w:rPr>
                      <w:rFonts w:ascii="Aptos" w:eastAsia="Calibri" w:hAnsi="Aptos" w:cs="Calibri"/>
                    </w:rPr>
                  </w:pPr>
                  <w:r w:rsidRPr="3350916F">
                    <w:rPr>
                      <w:rFonts w:ascii="Aptos" w:eastAsia="Calibri" w:hAnsi="Aptos" w:cs="Calibri"/>
                      <w:sz w:val="22"/>
                      <w:szCs w:val="22"/>
                    </w:rPr>
                    <w:t>US:</w:t>
                  </w:r>
                  <w:r w:rsidRPr="3350916F">
                    <w:rPr>
                      <w:rFonts w:ascii="Aptos" w:eastAsia="Calibri" w:hAnsi="Aptos" w:cs="Calibri"/>
                      <w:b/>
                      <w:i/>
                      <w:color w:val="0070C0"/>
                      <w:sz w:val="22"/>
                      <w:szCs w:val="22"/>
                    </w:rPr>
                    <w:t> </w:t>
                  </w:r>
                  <w:hyperlink r:id="rId34">
                    <w:r w:rsidRPr="3350916F">
                      <w:rPr>
                        <w:rFonts w:ascii="Aptos" w:eastAsia="Calibri" w:hAnsi="Aptos" w:cs="Calibri"/>
                        <w:color w:val="0563C1"/>
                        <w:sz w:val="22"/>
                        <w:szCs w:val="22"/>
                        <w:u w:val="single"/>
                      </w:rPr>
                      <w:t>Chanda Bhat</w:t>
                    </w:r>
                  </w:hyperlink>
                  <w:r w:rsidR="00F01FD4" w:rsidRPr="3350916F">
                    <w:rPr>
                      <w:rFonts w:ascii="Aptos" w:eastAsia="Calibri" w:hAnsi="Aptos" w:cs="Calibri"/>
                      <w:sz w:val="22"/>
                      <w:szCs w:val="22"/>
                    </w:rPr>
                    <w:t>, </w:t>
                  </w:r>
                  <w:r w:rsidR="00F01FD4" w:rsidRPr="3350916F">
                    <w:rPr>
                      <w:rFonts w:ascii="Aptos" w:eastAsia="Calibri" w:hAnsi="Aptos" w:cs="Calibri"/>
                      <w:color w:val="0563C1"/>
                      <w:sz w:val="22"/>
                      <w:szCs w:val="22"/>
                      <w:u w:val="single"/>
                    </w:rPr>
                    <w:t>Bethany Christmann</w:t>
                  </w:r>
                </w:p>
                <w:p w14:paraId="49ACA4D0" w14:textId="77777777" w:rsidR="00F01FD4" w:rsidRPr="009C1B24" w:rsidRDefault="00F01FD4" w:rsidP="00F01FD4">
                  <w:pPr>
                    <w:textAlignment w:val="baseline"/>
                    <w:rPr>
                      <w:rFonts w:ascii="Aptos" w:eastAsia="Calibri" w:hAnsi="Aptos" w:cs="Calibri"/>
                      <w:sz w:val="22"/>
                      <w:szCs w:val="22"/>
                    </w:rPr>
                  </w:pPr>
                  <w:r w:rsidRPr="009C1B24">
                    <w:rPr>
                      <w:rFonts w:ascii="Aptos" w:eastAsia="Calibri" w:hAnsi="Aptos" w:cs="Calibri"/>
                      <w:sz w:val="22"/>
                      <w:szCs w:val="22"/>
                    </w:rPr>
                    <w:t>PCS:</w:t>
                  </w:r>
                  <w:r w:rsidRPr="009C1B24">
                    <w:rPr>
                      <w:rFonts w:ascii="Aptos" w:eastAsia="Calibri" w:hAnsi="Aptos" w:cs="Calibri"/>
                      <w:b/>
                      <w:i/>
                      <w:color w:val="0070C0"/>
                      <w:sz w:val="22"/>
                      <w:szCs w:val="22"/>
                    </w:rPr>
                    <w:t> </w:t>
                  </w:r>
                  <w:hyperlink r:id="rId35">
                    <w:r w:rsidRPr="009C1B24">
                      <w:rPr>
                        <w:rFonts w:ascii="Aptos" w:eastAsia="Calibri" w:hAnsi="Aptos" w:cs="Calibri"/>
                        <w:color w:val="0563C1"/>
                        <w:sz w:val="22"/>
                        <w:szCs w:val="22"/>
                        <w:u w:val="single"/>
                      </w:rPr>
                      <w:t>Luke Versten</w:t>
                    </w:r>
                  </w:hyperlink>
                </w:p>
                <w:p w14:paraId="68B1FB91" w14:textId="352BBC2A" w:rsidR="2AC86899" w:rsidRDefault="2AC86899" w:rsidP="2AC86899"/>
                <w:p w14:paraId="49C2F431" w14:textId="569CCD52" w:rsidR="2AC86899" w:rsidRDefault="2AC86899" w:rsidP="2AC86899">
                  <w:hyperlink r:id="rId36">
                    <w:r w:rsidRPr="2AC86899">
                      <w:rPr>
                        <w:rStyle w:val="Hyperlink"/>
                        <w:rFonts w:ascii="Aptos" w:eastAsia="Aptos" w:hAnsi="Aptos" w:cs="Aptos"/>
                        <w:color w:val="0563C1"/>
                        <w:sz w:val="22"/>
                        <w:szCs w:val="22"/>
                      </w:rPr>
                      <w:t xml:space="preserve">Invite your colleagues to </w:t>
                    </w:r>
                    <w:proofErr w:type="spellStart"/>
                    <w:r w:rsidRPr="2AC86899">
                      <w:rPr>
                        <w:rStyle w:val="Hyperlink"/>
                        <w:rFonts w:ascii="Aptos" w:eastAsia="Aptos" w:hAnsi="Aptos" w:cs="Aptos"/>
                        <w:color w:val="0563C1"/>
                        <w:sz w:val="22"/>
                        <w:szCs w:val="22"/>
                      </w:rPr>
                      <w:t>inVision</w:t>
                    </w:r>
                    <w:proofErr w:type="spellEnd"/>
                  </w:hyperlink>
                  <w:r w:rsidRPr="2AC86899">
                    <w:rPr>
                      <w:rFonts w:ascii="Arial" w:eastAsia="Arial" w:hAnsi="Arial" w:cs="Arial"/>
                      <w:color w:val="0070C0"/>
                      <w:sz w:val="22"/>
                      <w:szCs w:val="22"/>
                    </w:rPr>
                    <w:t> </w:t>
                  </w:r>
                  <w:r w:rsidRPr="2AC86899">
                    <w:rPr>
                      <w:rFonts w:ascii="Aptos" w:eastAsia="Aptos" w:hAnsi="Aptos" w:cs="Aptos"/>
                      <w:color w:val="0070C0"/>
                      <w:sz w:val="22"/>
                      <w:szCs w:val="22"/>
                    </w:rPr>
                    <w:t>|</w:t>
                  </w:r>
                  <w:r w:rsidRPr="2AC86899">
                    <w:rPr>
                      <w:rFonts w:ascii="Arial" w:eastAsia="Arial" w:hAnsi="Arial" w:cs="Arial"/>
                      <w:color w:val="0070C0"/>
                      <w:sz w:val="22"/>
                      <w:szCs w:val="22"/>
                    </w:rPr>
                    <w:t> </w:t>
                  </w:r>
                  <w:hyperlink r:id="rId37">
                    <w:r w:rsidRPr="2AC86899">
                      <w:rPr>
                        <w:rStyle w:val="Hyperlink"/>
                        <w:rFonts w:ascii="Aptos" w:eastAsia="Aptos" w:hAnsi="Aptos" w:cs="Aptos"/>
                        <w:color w:val="0563C1"/>
                        <w:sz w:val="22"/>
                        <w:szCs w:val="22"/>
                      </w:rPr>
                      <w:t>Manage Email Preferences</w:t>
                    </w:r>
                  </w:hyperlink>
                  <w:r w:rsidRPr="2AC86899">
                    <w:rPr>
                      <w:rFonts w:ascii="Arial" w:eastAsia="Arial" w:hAnsi="Arial" w:cs="Arial"/>
                      <w:color w:val="0070C0"/>
                      <w:sz w:val="22"/>
                      <w:szCs w:val="22"/>
                    </w:rPr>
                    <w:t> </w:t>
                  </w:r>
                  <w:r w:rsidRPr="2AC86899">
                    <w:rPr>
                      <w:rFonts w:ascii="Aptos" w:eastAsia="Aptos" w:hAnsi="Aptos" w:cs="Aptos"/>
                      <w:color w:val="0070C0"/>
                      <w:sz w:val="22"/>
                      <w:szCs w:val="22"/>
                    </w:rPr>
                    <w:t>|</w:t>
                  </w:r>
                  <w:r w:rsidRPr="2AC86899">
                    <w:rPr>
                      <w:rFonts w:ascii="Arial" w:eastAsia="Arial" w:hAnsi="Arial" w:cs="Arial"/>
                      <w:color w:val="0070C0"/>
                      <w:sz w:val="22"/>
                      <w:szCs w:val="22"/>
                    </w:rPr>
                    <w:t> </w:t>
                  </w:r>
                  <w:hyperlink r:id="rId38">
                    <w:r w:rsidRPr="2AC86899">
                      <w:rPr>
                        <w:rStyle w:val="Hyperlink"/>
                        <w:rFonts w:ascii="Aptos" w:eastAsia="Aptos" w:hAnsi="Aptos" w:cs="Aptos"/>
                        <w:color w:val="0563C1"/>
                        <w:sz w:val="22"/>
                        <w:szCs w:val="22"/>
                      </w:rPr>
                      <w:t>Unsubscribe</w:t>
                    </w:r>
                  </w:hyperlink>
                  <w:r w:rsidRPr="2AC86899">
                    <w:rPr>
                      <w:rFonts w:ascii="Aptos" w:eastAsia="Aptos" w:hAnsi="Aptos" w:cs="Aptos"/>
                      <w:sz w:val="22"/>
                      <w:szCs w:val="22"/>
                    </w:rPr>
                    <w:t xml:space="preserve"> </w:t>
                  </w:r>
                </w:p>
                <w:p w14:paraId="60335875" w14:textId="285FEFCA" w:rsidR="2AC86899" w:rsidRDefault="2AC86899" w:rsidP="2AC86899">
                  <w:r w:rsidRPr="2AC86899">
                    <w:rPr>
                      <w:rFonts w:ascii="Aptos" w:eastAsia="Aptos" w:hAnsi="Aptos" w:cs="Aptos"/>
                      <w:sz w:val="22"/>
                      <w:szCs w:val="22"/>
                    </w:rPr>
                    <w:t xml:space="preserve"> </w:t>
                  </w:r>
                </w:p>
                <w:p w14:paraId="65AB03C1" w14:textId="1B91469B" w:rsidR="2AC86899" w:rsidRDefault="2AC86899" w:rsidP="2AC86899">
                  <w:r w:rsidRPr="2AC86899">
                    <w:rPr>
                      <w:rFonts w:ascii="Calibri" w:eastAsia="Calibri" w:hAnsi="Calibri" w:cs="Calibri"/>
                    </w:rPr>
                    <w:t xml:space="preserve"> </w:t>
                  </w:r>
                </w:p>
              </w:tc>
            </w:tr>
          </w:tbl>
          <w:p w14:paraId="38E87AB5" w14:textId="1086AC57" w:rsidR="2AC86899" w:rsidRDefault="2AC86899" w:rsidP="2AC86899">
            <w:r w:rsidRPr="2AC86899">
              <w:rPr>
                <w:rFonts w:ascii="Aptos" w:eastAsia="Aptos" w:hAnsi="Aptos" w:cs="Aptos"/>
                <w:i/>
                <w:iCs/>
                <w:color w:val="000000" w:themeColor="text1"/>
                <w:sz w:val="20"/>
                <w:szCs w:val="20"/>
              </w:rPr>
              <w:t>This document/email contains competitive intelligence collected via an approved competitive intelligence supplier working on behalf of AbbVie. We collect competitive intelligence consistent with industry standards and AbbVie policy. Not for field distribution.</w:t>
            </w:r>
            <w:r w:rsidRPr="2AC86899">
              <w:rPr>
                <w:rFonts w:ascii="Arial" w:eastAsia="Arial" w:hAnsi="Arial" w:cs="Arial"/>
                <w:i/>
                <w:iCs/>
                <w:color w:val="000000" w:themeColor="text1"/>
                <w:sz w:val="20"/>
                <w:szCs w:val="20"/>
              </w:rPr>
              <w:t> </w:t>
            </w:r>
            <w:r w:rsidRPr="2AC86899">
              <w:rPr>
                <w:rFonts w:ascii="Aptos" w:eastAsia="Aptos" w:hAnsi="Aptos" w:cs="Aptos"/>
                <w:i/>
                <w:iCs/>
                <w:color w:val="000000" w:themeColor="text1"/>
                <w:sz w:val="20"/>
                <w:szCs w:val="20"/>
              </w:rPr>
              <w:t>Please reach out to APEX/IMABI, Legal, or OEC teams with any questions.</w:t>
            </w:r>
            <w:r w:rsidRPr="2AC86899">
              <w:rPr>
                <w:rFonts w:ascii="Aptos" w:eastAsia="Aptos" w:hAnsi="Aptos" w:cs="Aptos"/>
                <w:color w:val="000000" w:themeColor="text1"/>
                <w:sz w:val="20"/>
                <w:szCs w:val="20"/>
              </w:rPr>
              <w:t xml:space="preserve"> </w:t>
            </w:r>
          </w:p>
        </w:tc>
      </w:tr>
      <w:tr w:rsidR="2AC86899" w14:paraId="7B677151" w14:textId="77777777" w:rsidTr="5A00A3DC">
        <w:trPr>
          <w:trHeight w:val="300"/>
        </w:trPr>
        <w:tc>
          <w:tcPr>
            <w:tcW w:w="9513" w:type="dxa"/>
            <w:tcBorders>
              <w:top w:val="nil"/>
              <w:left w:val="single" w:sz="8" w:space="0" w:color="A6B5E0"/>
              <w:bottom w:val="single" w:sz="8" w:space="0" w:color="A6B5E0"/>
              <w:right w:val="single" w:sz="8" w:space="0" w:color="A6B5E0"/>
            </w:tcBorders>
            <w:vAlign w:val="bottom"/>
          </w:tcPr>
          <w:p w14:paraId="7D212351" w14:textId="3FA73F92" w:rsidR="2AC86899" w:rsidRDefault="2AC86899" w:rsidP="2AC86899">
            <w:pPr>
              <w:rPr>
                <w:rFonts w:ascii="Calibri" w:eastAsia="Calibri" w:hAnsi="Calibri" w:cs="Calibri"/>
                <w:color w:val="276471"/>
                <w:sz w:val="22"/>
                <w:szCs w:val="22"/>
              </w:rPr>
            </w:pPr>
          </w:p>
        </w:tc>
      </w:tr>
    </w:tbl>
    <w:p w14:paraId="654C5CCA" w14:textId="18344B06" w:rsidR="002773BD" w:rsidRPr="003A4E1A" w:rsidRDefault="002773BD" w:rsidP="002773BD">
      <w:pPr>
        <w:rPr>
          <w:rFonts w:ascii="Calibri" w:eastAsia="Times New Roman" w:hAnsi="Calibri" w:cs="Calibri"/>
          <w:color w:val="FFFFFF"/>
          <w:sz w:val="22"/>
          <w:szCs w:val="22"/>
        </w:rPr>
      </w:pPr>
    </w:p>
    <w:sectPr w:rsidR="002773BD" w:rsidRPr="003A4E1A" w:rsidSect="00B8334A">
      <w:pgSz w:w="12240" w:h="15840"/>
      <w:pgMar w:top="720" w:right="198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Anand, Priti" w:date="2026-01-06T13:39:00Z" w:initials="PA">
    <w:p w14:paraId="04C63AB2" w14:textId="77777777" w:rsidR="006745C2" w:rsidRDefault="002658AC" w:rsidP="006745C2">
      <w:pPr>
        <w:pStyle w:val="CommentText"/>
      </w:pPr>
      <w:r>
        <w:rPr>
          <w:rStyle w:val="CommentReference"/>
        </w:rPr>
        <w:annotationRef/>
      </w:r>
      <w:r w:rsidR="006745C2">
        <w:t>If they submit in Q3 26, earliest EU approval would be in Q2 2027. Eradigm, please comment if EU submission was mentioned or not</w:t>
      </w:r>
    </w:p>
  </w:comment>
  <w:comment w:id="50" w:author="kamnaj@eradigm.com" w:date="2026-01-06T11:48:00Z" w:initials="ka">
    <w:p w14:paraId="3F45FA59" w14:textId="40F0C624" w:rsidR="004B15DF" w:rsidRDefault="004B15DF">
      <w:pPr>
        <w:pStyle w:val="CommentText"/>
      </w:pPr>
      <w:r>
        <w:rPr>
          <w:rStyle w:val="CommentReference"/>
        </w:rPr>
        <w:annotationRef/>
      </w:r>
      <w:r w:rsidRPr="22472F7D">
        <w:t>Hi Priti, EU submission has not been mentioned by Alumis. They have, however, highlighted the global recruitment noting "enrolled 1,771 patients at 271 study sites in the United States, Europe, and Asia in only 10 months"</w:t>
      </w:r>
    </w:p>
  </w:comment>
  <w:comment w:id="51" w:author="kamnaj@eradigm.com" w:date="2026-01-06T11:56:00Z" w:initials="ka">
    <w:p w14:paraId="1780AC97" w14:textId="6674EB54" w:rsidR="00FF0650" w:rsidRDefault="00FF0650">
      <w:pPr>
        <w:pStyle w:val="CommentText"/>
      </w:pPr>
      <w:r>
        <w:rPr>
          <w:rStyle w:val="CommentReference"/>
        </w:rPr>
        <w:annotationRef/>
      </w:r>
      <w:r w:rsidRPr="0C90B9DF">
        <w:t>Have updated EC marketing authorization estimate to Q2 2027</w:t>
      </w:r>
    </w:p>
  </w:comment>
  <w:comment w:id="55" w:author="Christmann, Bethany" w:date="2026-01-06T13:47:00Z" w:initials="BC">
    <w:p w14:paraId="156320A5" w14:textId="77777777" w:rsidR="003E731A" w:rsidRDefault="003E731A" w:rsidP="003E731A">
      <w:pPr>
        <w:pStyle w:val="CommentText"/>
      </w:pPr>
      <w:r>
        <w:rPr>
          <w:rStyle w:val="CommentReference"/>
        </w:rPr>
        <w:annotationRef/>
      </w:r>
      <w:r>
        <w:t>Worth saying something about Sotyktu doing so badly that BMS cut its field force in US?</w:t>
      </w:r>
    </w:p>
  </w:comment>
  <w:comment w:id="56" w:author="Christmann, Bethany" w:date="2026-01-06T14:01:00Z" w:initials="BC">
    <w:p w14:paraId="201806BE" w14:textId="77777777" w:rsidR="008E3D2E" w:rsidRDefault="008E3D2E" w:rsidP="008E3D2E">
      <w:pPr>
        <w:pStyle w:val="CommentText"/>
      </w:pPr>
      <w:r>
        <w:rPr>
          <w:rStyle w:val="CommentReference"/>
        </w:rPr>
        <w:annotationRef/>
      </w:r>
      <w:r>
        <w:t xml:space="preserve">I just saw the cross-trial comparison data below, so… maybe not lol. This seems better </w:t>
      </w:r>
    </w:p>
  </w:comment>
  <w:comment w:id="121" w:author="Christmann, Bethany" w:date="2026-01-06T14:04:00Z" w:initials="BC">
    <w:p w14:paraId="5186D685" w14:textId="77777777" w:rsidR="00FE4702" w:rsidRDefault="00FE4702" w:rsidP="00FE4702">
      <w:pPr>
        <w:pStyle w:val="CommentText"/>
      </w:pPr>
      <w:r>
        <w:rPr>
          <w:rStyle w:val="CommentReference"/>
        </w:rPr>
        <w:annotationRef/>
      </w:r>
      <w:r>
        <w:t>This is the first time the twice-daily dosing is mentioned. Worth moving up, esp compared to once-daily ico and Sotyktu?</w:t>
      </w:r>
    </w:p>
  </w:comment>
  <w:comment w:id="122" w:author="Christmann, Bethany" w:date="2026-01-06T14:05:00Z" w:initials="BC">
    <w:p w14:paraId="535CECB0" w14:textId="77777777" w:rsidR="000A18BD" w:rsidRDefault="000A18BD" w:rsidP="000A18BD">
      <w:pPr>
        <w:pStyle w:val="CommentText"/>
      </w:pPr>
      <w:r>
        <w:rPr>
          <w:rStyle w:val="CommentReference"/>
        </w:rPr>
        <w:annotationRef/>
      </w:r>
      <w:r>
        <w:t>Maybe with their internal market research commentary, although I find it difficult to believe it; you can just take the pill once in the morning before breakfast</w:t>
      </w:r>
    </w:p>
  </w:comment>
  <w:comment w:id="123" w:author="Anand, Priti" w:date="2026-01-06T15:14:00Z" w:initials="PA">
    <w:p w14:paraId="2E4111A8" w14:textId="77777777" w:rsidR="00207156" w:rsidRDefault="00207156" w:rsidP="00207156">
      <w:pPr>
        <w:pStyle w:val="CommentText"/>
      </w:pPr>
      <w:r>
        <w:rPr>
          <w:rStyle w:val="CommentReference"/>
        </w:rPr>
        <w:annotationRef/>
      </w:r>
      <w:r>
        <w:t>I agree, I find their BID argument to be weak. QD formulation did not work within their timeline so mgmt is defending BID in the meantime ☹️</w:t>
      </w:r>
    </w:p>
  </w:comment>
  <w:comment w:id="124" w:author="kamnaj@eradigm.com" w:date="2026-01-06T12:52:00Z" w:initials="ka">
    <w:p w14:paraId="23FC7A0B" w14:textId="217F6E7F" w:rsidR="006B73B3" w:rsidRDefault="006B73B3">
      <w:pPr>
        <w:pStyle w:val="CommentText"/>
      </w:pPr>
      <w:r>
        <w:rPr>
          <w:rStyle w:val="CommentReference"/>
        </w:rPr>
        <w:annotationRef/>
      </w:r>
      <w:r w:rsidRPr="39875E80">
        <w:t xml:space="preserve">Just adding here, company notes that while the QD formulation met the PK profile, it did not meet all parameters of their target product profile. </w:t>
      </w:r>
    </w:p>
  </w:comment>
  <w:comment w:id="139" w:author="Anand, Priti" w:date="2026-01-06T14:17:00Z" w:initials="PA">
    <w:p w14:paraId="44E8C6A8" w14:textId="77777777" w:rsidR="00395886" w:rsidRDefault="00395886" w:rsidP="00395886">
      <w:pPr>
        <w:pStyle w:val="CommentText"/>
      </w:pPr>
      <w:r>
        <w:rPr>
          <w:rStyle w:val="CommentReference"/>
        </w:rPr>
        <w:annotationRef/>
      </w:r>
      <w:r>
        <w:t>Recommend deleting to reduce length- repeat from above and slide below</w:t>
      </w:r>
    </w:p>
  </w:comment>
  <w:comment w:id="140" w:author="kamnaj@eradigm.com" w:date="2026-01-06T11:58:00Z" w:initials="ka">
    <w:p w14:paraId="5AA15FC5" w14:textId="5B83E901" w:rsidR="00FF0650" w:rsidRDefault="00FF0650">
      <w:pPr>
        <w:pStyle w:val="CommentText"/>
      </w:pPr>
      <w:r>
        <w:rPr>
          <w:rStyle w:val="CommentReference"/>
        </w:rPr>
        <w:annotationRef/>
      </w:r>
      <w:r w:rsidRPr="42CB3FCE">
        <w:t>deleted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C63AB2" w15:done="0"/>
  <w15:commentEx w15:paraId="3F45FA59" w15:paraIdParent="04C63AB2" w15:done="0"/>
  <w15:commentEx w15:paraId="1780AC97" w15:paraIdParent="04C63AB2" w15:done="0"/>
  <w15:commentEx w15:paraId="156320A5" w15:done="0"/>
  <w15:commentEx w15:paraId="201806BE" w15:paraIdParent="156320A5" w15:done="0"/>
  <w15:commentEx w15:paraId="5186D685" w15:done="0"/>
  <w15:commentEx w15:paraId="535CECB0" w15:paraIdParent="5186D685" w15:done="0"/>
  <w15:commentEx w15:paraId="2E4111A8" w15:paraIdParent="5186D685" w15:done="0"/>
  <w15:commentEx w15:paraId="23FC7A0B" w15:paraIdParent="5186D685" w15:done="0"/>
  <w15:commentEx w15:paraId="44E8C6A8" w15:done="0"/>
  <w15:commentEx w15:paraId="5AA15FC5" w15:paraIdParent="44E8C6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80A802" w16cex:dateUtc="2026-01-06T18:39:00Z"/>
  <w16cex:commentExtensible w16cex:durableId="232FD395" w16cex:dateUtc="2026-01-06T19:48:00Z"/>
  <w16cex:commentExtensible w16cex:durableId="742557AE" w16cex:dateUtc="2026-01-06T19:56:00Z"/>
  <w16cex:commentExtensible w16cex:durableId="5C671AFD" w16cex:dateUtc="2026-01-06T19:47:00Z"/>
  <w16cex:commentExtensible w16cex:durableId="7990B4DC" w16cex:dateUtc="2026-01-06T20:01:00Z"/>
  <w16cex:commentExtensible w16cex:durableId="2DB570B9" w16cex:dateUtc="2026-01-06T20:04:00Z"/>
  <w16cex:commentExtensible w16cex:durableId="5826AA76" w16cex:dateUtc="2026-01-06T20:05:00Z"/>
  <w16cex:commentExtensible w16cex:durableId="0BB1A7B5" w16cex:dateUtc="2026-01-06T20:14:00Z"/>
  <w16cex:commentExtensible w16cex:durableId="5A5AC988" w16cex:dateUtc="2026-01-06T20:52:00Z"/>
  <w16cex:commentExtensible w16cex:durableId="7FFA47BB" w16cex:dateUtc="2026-01-06T19:17:00Z"/>
  <w16cex:commentExtensible w16cex:durableId="7F5DC641" w16cex:dateUtc="2026-01-06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C63AB2" w16cid:durableId="2280A802"/>
  <w16cid:commentId w16cid:paraId="3F45FA59" w16cid:durableId="232FD395"/>
  <w16cid:commentId w16cid:paraId="1780AC97" w16cid:durableId="742557AE"/>
  <w16cid:commentId w16cid:paraId="156320A5" w16cid:durableId="5C671AFD"/>
  <w16cid:commentId w16cid:paraId="201806BE" w16cid:durableId="7990B4DC"/>
  <w16cid:commentId w16cid:paraId="5186D685" w16cid:durableId="2DB570B9"/>
  <w16cid:commentId w16cid:paraId="535CECB0" w16cid:durableId="5826AA76"/>
  <w16cid:commentId w16cid:paraId="2E4111A8" w16cid:durableId="0BB1A7B5"/>
  <w16cid:commentId w16cid:paraId="23FC7A0B" w16cid:durableId="5A5AC988"/>
  <w16cid:commentId w16cid:paraId="44E8C6A8" w16cid:durableId="7FFA47BB"/>
  <w16cid:commentId w16cid:paraId="5AA15FC5" w16cid:durableId="7F5DC64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94440E"/>
    <w:multiLevelType w:val="hybridMultilevel"/>
    <w:tmpl w:val="22E288AA"/>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16A33226"/>
    <w:multiLevelType w:val="hybridMultilevel"/>
    <w:tmpl w:val="A23A2A44"/>
    <w:lvl w:ilvl="0" w:tplc="F2F68BD2">
      <w:start w:val="1"/>
      <w:numFmt w:val="bullet"/>
      <w:lvlText w:val=""/>
      <w:lvlJc w:val="left"/>
      <w:pPr>
        <w:ind w:left="720" w:hanging="360"/>
      </w:pPr>
      <w:rPr>
        <w:rFonts w:ascii="Symbol" w:hAnsi="Symbol" w:hint="default"/>
      </w:rPr>
    </w:lvl>
    <w:lvl w:ilvl="1" w:tplc="71842F1C">
      <w:start w:val="1"/>
      <w:numFmt w:val="bullet"/>
      <w:lvlText w:val="o"/>
      <w:lvlJc w:val="left"/>
      <w:pPr>
        <w:ind w:left="1440" w:hanging="360"/>
      </w:pPr>
      <w:rPr>
        <w:rFonts w:ascii="&quot;Courier New&quot;" w:hAnsi="&quot;Courier New&quot;" w:hint="default"/>
      </w:rPr>
    </w:lvl>
    <w:lvl w:ilvl="2" w:tplc="97DA25E6">
      <w:start w:val="1"/>
      <w:numFmt w:val="bullet"/>
      <w:lvlText w:val=""/>
      <w:lvlJc w:val="left"/>
      <w:pPr>
        <w:ind w:left="2160" w:hanging="360"/>
      </w:pPr>
      <w:rPr>
        <w:rFonts w:ascii="Wingdings" w:hAnsi="Wingdings" w:hint="default"/>
      </w:rPr>
    </w:lvl>
    <w:lvl w:ilvl="3" w:tplc="48928D1A">
      <w:start w:val="1"/>
      <w:numFmt w:val="bullet"/>
      <w:lvlText w:val=""/>
      <w:lvlJc w:val="left"/>
      <w:pPr>
        <w:ind w:left="2880" w:hanging="360"/>
      </w:pPr>
      <w:rPr>
        <w:rFonts w:ascii="Symbol" w:hAnsi="Symbol" w:hint="default"/>
      </w:rPr>
    </w:lvl>
    <w:lvl w:ilvl="4" w:tplc="85F6BE24">
      <w:start w:val="1"/>
      <w:numFmt w:val="bullet"/>
      <w:lvlText w:val="o"/>
      <w:lvlJc w:val="left"/>
      <w:pPr>
        <w:ind w:left="3600" w:hanging="360"/>
      </w:pPr>
      <w:rPr>
        <w:rFonts w:ascii="Courier New" w:hAnsi="Courier New" w:hint="default"/>
      </w:rPr>
    </w:lvl>
    <w:lvl w:ilvl="5" w:tplc="FB5480C4">
      <w:start w:val="1"/>
      <w:numFmt w:val="bullet"/>
      <w:lvlText w:val=""/>
      <w:lvlJc w:val="left"/>
      <w:pPr>
        <w:ind w:left="4320" w:hanging="360"/>
      </w:pPr>
      <w:rPr>
        <w:rFonts w:ascii="Wingdings" w:hAnsi="Wingdings" w:hint="default"/>
      </w:rPr>
    </w:lvl>
    <w:lvl w:ilvl="6" w:tplc="43EC01EE">
      <w:start w:val="1"/>
      <w:numFmt w:val="bullet"/>
      <w:lvlText w:val=""/>
      <w:lvlJc w:val="left"/>
      <w:pPr>
        <w:ind w:left="5040" w:hanging="360"/>
      </w:pPr>
      <w:rPr>
        <w:rFonts w:ascii="Symbol" w:hAnsi="Symbol" w:hint="default"/>
      </w:rPr>
    </w:lvl>
    <w:lvl w:ilvl="7" w:tplc="43A471EA">
      <w:start w:val="1"/>
      <w:numFmt w:val="bullet"/>
      <w:lvlText w:val="o"/>
      <w:lvlJc w:val="left"/>
      <w:pPr>
        <w:ind w:left="5760" w:hanging="360"/>
      </w:pPr>
      <w:rPr>
        <w:rFonts w:ascii="Courier New" w:hAnsi="Courier New" w:hint="default"/>
      </w:rPr>
    </w:lvl>
    <w:lvl w:ilvl="8" w:tplc="8AA8CAAA">
      <w:start w:val="1"/>
      <w:numFmt w:val="bullet"/>
      <w:lvlText w:val=""/>
      <w:lvlJc w:val="left"/>
      <w:pPr>
        <w:ind w:left="6480" w:hanging="360"/>
      </w:pPr>
      <w:rPr>
        <w:rFonts w:ascii="Wingdings" w:hAnsi="Wingdings" w:hint="default"/>
      </w:rPr>
    </w:lvl>
  </w:abstractNum>
  <w:abstractNum w:abstractNumId="4" w15:restartNumberingAfterBreak="0">
    <w:nsid w:val="180C2D60"/>
    <w:multiLevelType w:val="hybridMultilevel"/>
    <w:tmpl w:val="DA126BF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8535D05"/>
    <w:multiLevelType w:val="hybridMultilevel"/>
    <w:tmpl w:val="380A226A"/>
    <w:lvl w:ilvl="0" w:tplc="E4DECFF6">
      <w:start w:val="1"/>
      <w:numFmt w:val="bullet"/>
      <w:lvlText w:val=""/>
      <w:lvlJc w:val="left"/>
      <w:pPr>
        <w:ind w:left="720" w:hanging="360"/>
      </w:pPr>
      <w:rPr>
        <w:rFonts w:ascii="Symbol" w:hAnsi="Symbol"/>
      </w:rPr>
    </w:lvl>
    <w:lvl w:ilvl="1" w:tplc="C204CF2E">
      <w:start w:val="1"/>
      <w:numFmt w:val="bullet"/>
      <w:lvlText w:val=""/>
      <w:lvlJc w:val="left"/>
      <w:pPr>
        <w:ind w:left="720" w:hanging="360"/>
      </w:pPr>
      <w:rPr>
        <w:rFonts w:ascii="Symbol" w:hAnsi="Symbol"/>
      </w:rPr>
    </w:lvl>
    <w:lvl w:ilvl="2" w:tplc="43A4350A">
      <w:start w:val="1"/>
      <w:numFmt w:val="bullet"/>
      <w:lvlText w:val=""/>
      <w:lvlJc w:val="left"/>
      <w:pPr>
        <w:ind w:left="720" w:hanging="360"/>
      </w:pPr>
      <w:rPr>
        <w:rFonts w:ascii="Symbol" w:hAnsi="Symbol"/>
      </w:rPr>
    </w:lvl>
    <w:lvl w:ilvl="3" w:tplc="3796F53E">
      <w:start w:val="1"/>
      <w:numFmt w:val="bullet"/>
      <w:lvlText w:val=""/>
      <w:lvlJc w:val="left"/>
      <w:pPr>
        <w:ind w:left="720" w:hanging="360"/>
      </w:pPr>
      <w:rPr>
        <w:rFonts w:ascii="Symbol" w:hAnsi="Symbol"/>
      </w:rPr>
    </w:lvl>
    <w:lvl w:ilvl="4" w:tplc="0F14F300">
      <w:start w:val="1"/>
      <w:numFmt w:val="bullet"/>
      <w:lvlText w:val=""/>
      <w:lvlJc w:val="left"/>
      <w:pPr>
        <w:ind w:left="720" w:hanging="360"/>
      </w:pPr>
      <w:rPr>
        <w:rFonts w:ascii="Symbol" w:hAnsi="Symbol"/>
      </w:rPr>
    </w:lvl>
    <w:lvl w:ilvl="5" w:tplc="D842E8AE">
      <w:start w:val="1"/>
      <w:numFmt w:val="bullet"/>
      <w:lvlText w:val=""/>
      <w:lvlJc w:val="left"/>
      <w:pPr>
        <w:ind w:left="720" w:hanging="360"/>
      </w:pPr>
      <w:rPr>
        <w:rFonts w:ascii="Symbol" w:hAnsi="Symbol"/>
      </w:rPr>
    </w:lvl>
    <w:lvl w:ilvl="6" w:tplc="FAF0520E">
      <w:start w:val="1"/>
      <w:numFmt w:val="bullet"/>
      <w:lvlText w:val=""/>
      <w:lvlJc w:val="left"/>
      <w:pPr>
        <w:ind w:left="720" w:hanging="360"/>
      </w:pPr>
      <w:rPr>
        <w:rFonts w:ascii="Symbol" w:hAnsi="Symbol"/>
      </w:rPr>
    </w:lvl>
    <w:lvl w:ilvl="7" w:tplc="7C80A51E">
      <w:start w:val="1"/>
      <w:numFmt w:val="bullet"/>
      <w:lvlText w:val=""/>
      <w:lvlJc w:val="left"/>
      <w:pPr>
        <w:ind w:left="720" w:hanging="360"/>
      </w:pPr>
      <w:rPr>
        <w:rFonts w:ascii="Symbol" w:hAnsi="Symbol"/>
      </w:rPr>
    </w:lvl>
    <w:lvl w:ilvl="8" w:tplc="1F22AE04">
      <w:start w:val="1"/>
      <w:numFmt w:val="bullet"/>
      <w:lvlText w:val=""/>
      <w:lvlJc w:val="left"/>
      <w:pPr>
        <w:ind w:left="720" w:hanging="360"/>
      </w:pPr>
      <w:rPr>
        <w:rFonts w:ascii="Symbol" w:hAnsi="Symbol"/>
      </w:rPr>
    </w:lvl>
  </w:abstractNum>
  <w:abstractNum w:abstractNumId="6" w15:restartNumberingAfterBreak="0">
    <w:nsid w:val="198A736A"/>
    <w:multiLevelType w:val="hybridMultilevel"/>
    <w:tmpl w:val="144046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CB1D87"/>
    <w:multiLevelType w:val="hybridMultilevel"/>
    <w:tmpl w:val="E3500994"/>
    <w:lvl w:ilvl="0" w:tplc="6F3233CC">
      <w:start w:val="1"/>
      <w:numFmt w:val="bullet"/>
      <w:lvlText w:val=""/>
      <w:lvlJc w:val="left"/>
      <w:pPr>
        <w:ind w:left="720" w:hanging="360"/>
      </w:pPr>
      <w:rPr>
        <w:rFonts w:ascii="Symbol" w:hAnsi="Symbol" w:hint="default"/>
        <w:color w:val="000000" w:themeColor="text1"/>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FB4C61"/>
    <w:multiLevelType w:val="hybridMultilevel"/>
    <w:tmpl w:val="B900D274"/>
    <w:lvl w:ilvl="0" w:tplc="08090003">
      <w:start w:val="1"/>
      <w:numFmt w:val="bullet"/>
      <w:lvlText w:val="o"/>
      <w:lvlJc w:val="left"/>
      <w:pPr>
        <w:ind w:left="720" w:hanging="360"/>
      </w:pPr>
      <w:rPr>
        <w:rFonts w:ascii="Courier New" w:hAnsi="Courier New" w:cs="Courier New"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5E034F6"/>
    <w:multiLevelType w:val="hybridMultilevel"/>
    <w:tmpl w:val="EC7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1C5AA7"/>
    <w:multiLevelType w:val="hybridMultilevel"/>
    <w:tmpl w:val="24D677E0"/>
    <w:lvl w:ilvl="0" w:tplc="3E6C2644">
      <w:start w:val="1"/>
      <w:numFmt w:val="bullet"/>
      <w:lvlText w:val=""/>
      <w:lvlJc w:val="left"/>
      <w:pPr>
        <w:ind w:left="1440" w:hanging="360"/>
      </w:pPr>
      <w:rPr>
        <w:rFonts w:ascii="Symbol" w:hAnsi="Symbol"/>
      </w:rPr>
    </w:lvl>
    <w:lvl w:ilvl="1" w:tplc="4612B024">
      <w:start w:val="1"/>
      <w:numFmt w:val="bullet"/>
      <w:lvlText w:val=""/>
      <w:lvlJc w:val="left"/>
      <w:pPr>
        <w:ind w:left="1440" w:hanging="360"/>
      </w:pPr>
      <w:rPr>
        <w:rFonts w:ascii="Symbol" w:hAnsi="Symbol"/>
      </w:rPr>
    </w:lvl>
    <w:lvl w:ilvl="2" w:tplc="F6907A7C">
      <w:start w:val="1"/>
      <w:numFmt w:val="bullet"/>
      <w:lvlText w:val=""/>
      <w:lvlJc w:val="left"/>
      <w:pPr>
        <w:ind w:left="1440" w:hanging="360"/>
      </w:pPr>
      <w:rPr>
        <w:rFonts w:ascii="Symbol" w:hAnsi="Symbol"/>
      </w:rPr>
    </w:lvl>
    <w:lvl w:ilvl="3" w:tplc="66DED568">
      <w:start w:val="1"/>
      <w:numFmt w:val="bullet"/>
      <w:lvlText w:val=""/>
      <w:lvlJc w:val="left"/>
      <w:pPr>
        <w:ind w:left="1440" w:hanging="360"/>
      </w:pPr>
      <w:rPr>
        <w:rFonts w:ascii="Symbol" w:hAnsi="Symbol"/>
      </w:rPr>
    </w:lvl>
    <w:lvl w:ilvl="4" w:tplc="71AAF46E">
      <w:start w:val="1"/>
      <w:numFmt w:val="bullet"/>
      <w:lvlText w:val=""/>
      <w:lvlJc w:val="left"/>
      <w:pPr>
        <w:ind w:left="1440" w:hanging="360"/>
      </w:pPr>
      <w:rPr>
        <w:rFonts w:ascii="Symbol" w:hAnsi="Symbol"/>
      </w:rPr>
    </w:lvl>
    <w:lvl w:ilvl="5" w:tplc="EBA6CB2E">
      <w:start w:val="1"/>
      <w:numFmt w:val="bullet"/>
      <w:lvlText w:val=""/>
      <w:lvlJc w:val="left"/>
      <w:pPr>
        <w:ind w:left="1440" w:hanging="360"/>
      </w:pPr>
      <w:rPr>
        <w:rFonts w:ascii="Symbol" w:hAnsi="Symbol"/>
      </w:rPr>
    </w:lvl>
    <w:lvl w:ilvl="6" w:tplc="2A7654B6">
      <w:start w:val="1"/>
      <w:numFmt w:val="bullet"/>
      <w:lvlText w:val=""/>
      <w:lvlJc w:val="left"/>
      <w:pPr>
        <w:ind w:left="1440" w:hanging="360"/>
      </w:pPr>
      <w:rPr>
        <w:rFonts w:ascii="Symbol" w:hAnsi="Symbol"/>
      </w:rPr>
    </w:lvl>
    <w:lvl w:ilvl="7" w:tplc="573AAE82">
      <w:start w:val="1"/>
      <w:numFmt w:val="bullet"/>
      <w:lvlText w:val=""/>
      <w:lvlJc w:val="left"/>
      <w:pPr>
        <w:ind w:left="1440" w:hanging="360"/>
      </w:pPr>
      <w:rPr>
        <w:rFonts w:ascii="Symbol" w:hAnsi="Symbol"/>
      </w:rPr>
    </w:lvl>
    <w:lvl w:ilvl="8" w:tplc="30A451DC">
      <w:start w:val="1"/>
      <w:numFmt w:val="bullet"/>
      <w:lvlText w:val=""/>
      <w:lvlJc w:val="left"/>
      <w:pPr>
        <w:ind w:left="1440" w:hanging="360"/>
      </w:pPr>
      <w:rPr>
        <w:rFonts w:ascii="Symbol" w:hAnsi="Symbol"/>
      </w:rPr>
    </w:lvl>
  </w:abstractNum>
  <w:abstractNum w:abstractNumId="11" w15:restartNumberingAfterBreak="0">
    <w:nsid w:val="29E151FD"/>
    <w:multiLevelType w:val="hybridMultilevel"/>
    <w:tmpl w:val="5AF03A30"/>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C8477CC"/>
    <w:multiLevelType w:val="hybridMultilevel"/>
    <w:tmpl w:val="5C34B5C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E5B23DA"/>
    <w:multiLevelType w:val="hybridMultilevel"/>
    <w:tmpl w:val="EFD2E4F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03F1AC9"/>
    <w:multiLevelType w:val="hybridMultilevel"/>
    <w:tmpl w:val="B284F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13A9B"/>
    <w:multiLevelType w:val="hybridMultilevel"/>
    <w:tmpl w:val="0EFC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17A455"/>
    <w:multiLevelType w:val="hybridMultilevel"/>
    <w:tmpl w:val="78F4A7CA"/>
    <w:lvl w:ilvl="0" w:tplc="64C2F53C">
      <w:start w:val="1"/>
      <w:numFmt w:val="bullet"/>
      <w:lvlText w:val=""/>
      <w:lvlJc w:val="left"/>
      <w:pPr>
        <w:ind w:left="720" w:hanging="360"/>
      </w:pPr>
      <w:rPr>
        <w:rFonts w:ascii="Symbol" w:hAnsi="Symbol" w:hint="default"/>
      </w:rPr>
    </w:lvl>
    <w:lvl w:ilvl="1" w:tplc="9B4A0C58">
      <w:start w:val="1"/>
      <w:numFmt w:val="bullet"/>
      <w:lvlText w:val="o"/>
      <w:lvlJc w:val="left"/>
      <w:pPr>
        <w:ind w:left="1440" w:hanging="360"/>
      </w:pPr>
      <w:rPr>
        <w:rFonts w:ascii="Courier New" w:hAnsi="Courier New" w:hint="default"/>
      </w:rPr>
    </w:lvl>
    <w:lvl w:ilvl="2" w:tplc="ED7440DE">
      <w:start w:val="1"/>
      <w:numFmt w:val="bullet"/>
      <w:lvlText w:val=""/>
      <w:lvlJc w:val="left"/>
      <w:pPr>
        <w:ind w:left="2160" w:hanging="360"/>
      </w:pPr>
      <w:rPr>
        <w:rFonts w:ascii="Wingdings" w:hAnsi="Wingdings" w:hint="default"/>
      </w:rPr>
    </w:lvl>
    <w:lvl w:ilvl="3" w:tplc="0BAE62C0">
      <w:start w:val="1"/>
      <w:numFmt w:val="bullet"/>
      <w:lvlText w:val=""/>
      <w:lvlJc w:val="left"/>
      <w:pPr>
        <w:ind w:left="2880" w:hanging="360"/>
      </w:pPr>
      <w:rPr>
        <w:rFonts w:ascii="Symbol" w:hAnsi="Symbol" w:hint="default"/>
      </w:rPr>
    </w:lvl>
    <w:lvl w:ilvl="4" w:tplc="F092A194">
      <w:start w:val="1"/>
      <w:numFmt w:val="bullet"/>
      <w:lvlText w:val="o"/>
      <w:lvlJc w:val="left"/>
      <w:pPr>
        <w:ind w:left="3600" w:hanging="360"/>
      </w:pPr>
      <w:rPr>
        <w:rFonts w:ascii="Courier New" w:hAnsi="Courier New" w:hint="default"/>
      </w:rPr>
    </w:lvl>
    <w:lvl w:ilvl="5" w:tplc="1FD69A32">
      <w:start w:val="1"/>
      <w:numFmt w:val="bullet"/>
      <w:lvlText w:val=""/>
      <w:lvlJc w:val="left"/>
      <w:pPr>
        <w:ind w:left="4320" w:hanging="360"/>
      </w:pPr>
      <w:rPr>
        <w:rFonts w:ascii="Wingdings" w:hAnsi="Wingdings" w:hint="default"/>
      </w:rPr>
    </w:lvl>
    <w:lvl w:ilvl="6" w:tplc="DF6E1E3E">
      <w:start w:val="1"/>
      <w:numFmt w:val="bullet"/>
      <w:lvlText w:val=""/>
      <w:lvlJc w:val="left"/>
      <w:pPr>
        <w:ind w:left="5040" w:hanging="360"/>
      </w:pPr>
      <w:rPr>
        <w:rFonts w:ascii="Symbol" w:hAnsi="Symbol" w:hint="default"/>
      </w:rPr>
    </w:lvl>
    <w:lvl w:ilvl="7" w:tplc="AAD2DA28">
      <w:start w:val="1"/>
      <w:numFmt w:val="bullet"/>
      <w:lvlText w:val="o"/>
      <w:lvlJc w:val="left"/>
      <w:pPr>
        <w:ind w:left="5760" w:hanging="360"/>
      </w:pPr>
      <w:rPr>
        <w:rFonts w:ascii="Courier New" w:hAnsi="Courier New" w:hint="default"/>
      </w:rPr>
    </w:lvl>
    <w:lvl w:ilvl="8" w:tplc="DB446FBE">
      <w:start w:val="1"/>
      <w:numFmt w:val="bullet"/>
      <w:lvlText w:val=""/>
      <w:lvlJc w:val="left"/>
      <w:pPr>
        <w:ind w:left="6480" w:hanging="360"/>
      </w:pPr>
      <w:rPr>
        <w:rFonts w:ascii="Wingdings" w:hAnsi="Wingdings" w:hint="default"/>
      </w:rPr>
    </w:lvl>
  </w:abstractNum>
  <w:abstractNum w:abstractNumId="17" w15:restartNumberingAfterBreak="0">
    <w:nsid w:val="3A62B689"/>
    <w:multiLevelType w:val="hybridMultilevel"/>
    <w:tmpl w:val="B80E8E5A"/>
    <w:lvl w:ilvl="0" w:tplc="9580F838">
      <w:start w:val="1"/>
      <w:numFmt w:val="bullet"/>
      <w:lvlText w:val=""/>
      <w:lvlJc w:val="left"/>
      <w:pPr>
        <w:ind w:left="720" w:hanging="360"/>
      </w:pPr>
      <w:rPr>
        <w:rFonts w:ascii="Symbol" w:hAnsi="Symbol" w:hint="default"/>
      </w:rPr>
    </w:lvl>
    <w:lvl w:ilvl="1" w:tplc="35D0D8C6">
      <w:start w:val="1"/>
      <w:numFmt w:val="bullet"/>
      <w:lvlText w:val="o"/>
      <w:lvlJc w:val="left"/>
      <w:pPr>
        <w:ind w:left="1440" w:hanging="360"/>
      </w:pPr>
      <w:rPr>
        <w:rFonts w:ascii="Courier New" w:hAnsi="Courier New" w:hint="default"/>
      </w:rPr>
    </w:lvl>
    <w:lvl w:ilvl="2" w:tplc="A9664A7C">
      <w:start w:val="1"/>
      <w:numFmt w:val="bullet"/>
      <w:lvlText w:val=""/>
      <w:lvlJc w:val="left"/>
      <w:pPr>
        <w:ind w:left="2160" w:hanging="360"/>
      </w:pPr>
      <w:rPr>
        <w:rFonts w:ascii="Wingdings" w:hAnsi="Wingdings" w:hint="default"/>
      </w:rPr>
    </w:lvl>
    <w:lvl w:ilvl="3" w:tplc="C41E5CCC">
      <w:start w:val="1"/>
      <w:numFmt w:val="bullet"/>
      <w:lvlText w:val=""/>
      <w:lvlJc w:val="left"/>
      <w:pPr>
        <w:ind w:left="2880" w:hanging="360"/>
      </w:pPr>
      <w:rPr>
        <w:rFonts w:ascii="Symbol" w:hAnsi="Symbol" w:hint="default"/>
      </w:rPr>
    </w:lvl>
    <w:lvl w:ilvl="4" w:tplc="6A6C2F80">
      <w:start w:val="1"/>
      <w:numFmt w:val="bullet"/>
      <w:lvlText w:val="o"/>
      <w:lvlJc w:val="left"/>
      <w:pPr>
        <w:ind w:left="3600" w:hanging="360"/>
      </w:pPr>
      <w:rPr>
        <w:rFonts w:ascii="Courier New" w:hAnsi="Courier New" w:hint="default"/>
      </w:rPr>
    </w:lvl>
    <w:lvl w:ilvl="5" w:tplc="D2582730">
      <w:start w:val="1"/>
      <w:numFmt w:val="bullet"/>
      <w:lvlText w:val=""/>
      <w:lvlJc w:val="left"/>
      <w:pPr>
        <w:ind w:left="4320" w:hanging="360"/>
      </w:pPr>
      <w:rPr>
        <w:rFonts w:ascii="Wingdings" w:hAnsi="Wingdings" w:hint="default"/>
      </w:rPr>
    </w:lvl>
    <w:lvl w:ilvl="6" w:tplc="E8A80546">
      <w:start w:val="1"/>
      <w:numFmt w:val="bullet"/>
      <w:lvlText w:val=""/>
      <w:lvlJc w:val="left"/>
      <w:pPr>
        <w:ind w:left="5040" w:hanging="360"/>
      </w:pPr>
      <w:rPr>
        <w:rFonts w:ascii="Symbol" w:hAnsi="Symbol" w:hint="default"/>
      </w:rPr>
    </w:lvl>
    <w:lvl w:ilvl="7" w:tplc="9C98F8EE">
      <w:start w:val="1"/>
      <w:numFmt w:val="bullet"/>
      <w:lvlText w:val="o"/>
      <w:lvlJc w:val="left"/>
      <w:pPr>
        <w:ind w:left="5760" w:hanging="360"/>
      </w:pPr>
      <w:rPr>
        <w:rFonts w:ascii="Courier New" w:hAnsi="Courier New" w:hint="default"/>
      </w:rPr>
    </w:lvl>
    <w:lvl w:ilvl="8" w:tplc="7F4C2874">
      <w:start w:val="1"/>
      <w:numFmt w:val="bullet"/>
      <w:lvlText w:val=""/>
      <w:lvlJc w:val="left"/>
      <w:pPr>
        <w:ind w:left="6480" w:hanging="360"/>
      </w:pPr>
      <w:rPr>
        <w:rFonts w:ascii="Wingdings" w:hAnsi="Wingdings" w:hint="default"/>
      </w:rPr>
    </w:lvl>
  </w:abstractNum>
  <w:abstractNum w:abstractNumId="18" w15:restartNumberingAfterBreak="0">
    <w:nsid w:val="3B0615FE"/>
    <w:multiLevelType w:val="hybridMultilevel"/>
    <w:tmpl w:val="A46A003A"/>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9" w15:restartNumberingAfterBreak="0">
    <w:nsid w:val="406EA5A4"/>
    <w:multiLevelType w:val="hybridMultilevel"/>
    <w:tmpl w:val="4E6E3DFA"/>
    <w:lvl w:ilvl="0" w:tplc="90823CAC">
      <w:start w:val="1"/>
      <w:numFmt w:val="bullet"/>
      <w:lvlText w:val=""/>
      <w:lvlJc w:val="left"/>
      <w:pPr>
        <w:ind w:left="720" w:hanging="360"/>
      </w:pPr>
      <w:rPr>
        <w:rFonts w:ascii="Symbol" w:hAnsi="Symbol" w:hint="default"/>
      </w:rPr>
    </w:lvl>
    <w:lvl w:ilvl="1" w:tplc="F882454E">
      <w:start w:val="1"/>
      <w:numFmt w:val="bullet"/>
      <w:lvlText w:val="o"/>
      <w:lvlJc w:val="left"/>
      <w:pPr>
        <w:ind w:left="1440" w:hanging="360"/>
      </w:pPr>
      <w:rPr>
        <w:rFonts w:ascii="Courier New" w:hAnsi="Courier New" w:cs="Times New Roman" w:hint="default"/>
        <w:color w:val="000000"/>
      </w:rPr>
    </w:lvl>
    <w:lvl w:ilvl="2" w:tplc="18025088">
      <w:start w:val="1"/>
      <w:numFmt w:val="bullet"/>
      <w:lvlText w:val=""/>
      <w:lvlJc w:val="left"/>
      <w:pPr>
        <w:ind w:left="2160" w:hanging="360"/>
      </w:pPr>
      <w:rPr>
        <w:rFonts w:ascii="Wingdings" w:hAnsi="Wingdings" w:hint="default"/>
      </w:rPr>
    </w:lvl>
    <w:lvl w:ilvl="3" w:tplc="C8608896">
      <w:start w:val="1"/>
      <w:numFmt w:val="bullet"/>
      <w:lvlText w:val=""/>
      <w:lvlJc w:val="left"/>
      <w:pPr>
        <w:ind w:left="2880" w:hanging="360"/>
      </w:pPr>
      <w:rPr>
        <w:rFonts w:ascii="Symbol" w:hAnsi="Symbol" w:hint="default"/>
      </w:rPr>
    </w:lvl>
    <w:lvl w:ilvl="4" w:tplc="5156ABCC">
      <w:start w:val="1"/>
      <w:numFmt w:val="bullet"/>
      <w:lvlText w:val="o"/>
      <w:lvlJc w:val="left"/>
      <w:pPr>
        <w:ind w:left="3600" w:hanging="360"/>
      </w:pPr>
      <w:rPr>
        <w:rFonts w:ascii="Courier New" w:hAnsi="Courier New" w:cs="Times New Roman" w:hint="default"/>
      </w:rPr>
    </w:lvl>
    <w:lvl w:ilvl="5" w:tplc="6334339A">
      <w:start w:val="1"/>
      <w:numFmt w:val="bullet"/>
      <w:lvlText w:val=""/>
      <w:lvlJc w:val="left"/>
      <w:pPr>
        <w:ind w:left="4320" w:hanging="360"/>
      </w:pPr>
      <w:rPr>
        <w:rFonts w:ascii="Wingdings" w:hAnsi="Wingdings" w:hint="default"/>
      </w:rPr>
    </w:lvl>
    <w:lvl w:ilvl="6" w:tplc="F76A4904">
      <w:start w:val="1"/>
      <w:numFmt w:val="bullet"/>
      <w:lvlText w:val=""/>
      <w:lvlJc w:val="left"/>
      <w:pPr>
        <w:ind w:left="5040" w:hanging="360"/>
      </w:pPr>
      <w:rPr>
        <w:rFonts w:ascii="Symbol" w:hAnsi="Symbol" w:hint="default"/>
      </w:rPr>
    </w:lvl>
    <w:lvl w:ilvl="7" w:tplc="966E6978">
      <w:start w:val="1"/>
      <w:numFmt w:val="bullet"/>
      <w:lvlText w:val="o"/>
      <w:lvlJc w:val="left"/>
      <w:pPr>
        <w:ind w:left="5760" w:hanging="360"/>
      </w:pPr>
      <w:rPr>
        <w:rFonts w:ascii="Courier New" w:hAnsi="Courier New" w:cs="Times New Roman" w:hint="default"/>
      </w:rPr>
    </w:lvl>
    <w:lvl w:ilvl="8" w:tplc="8E9C9598">
      <w:start w:val="1"/>
      <w:numFmt w:val="bullet"/>
      <w:lvlText w:val=""/>
      <w:lvlJc w:val="left"/>
      <w:pPr>
        <w:ind w:left="6480" w:hanging="360"/>
      </w:pPr>
      <w:rPr>
        <w:rFonts w:ascii="Wingdings" w:hAnsi="Wingdings" w:hint="default"/>
      </w:rPr>
    </w:lvl>
  </w:abstractNum>
  <w:abstractNum w:abstractNumId="20" w15:restartNumberingAfterBreak="0">
    <w:nsid w:val="447E25FA"/>
    <w:multiLevelType w:val="hybridMultilevel"/>
    <w:tmpl w:val="A32EA204"/>
    <w:lvl w:ilvl="0" w:tplc="1B3E5840">
      <w:start w:val="1"/>
      <w:numFmt w:val="bullet"/>
      <w:lvlText w:val="·"/>
      <w:lvlJc w:val="left"/>
      <w:pPr>
        <w:ind w:left="720" w:hanging="360"/>
      </w:pPr>
      <w:rPr>
        <w:rFonts w:ascii="Symbol" w:hAnsi="Symbol" w:hint="default"/>
      </w:rPr>
    </w:lvl>
    <w:lvl w:ilvl="1" w:tplc="10EA2D4C">
      <w:start w:val="1"/>
      <w:numFmt w:val="bullet"/>
      <w:lvlText w:val="o"/>
      <w:lvlJc w:val="left"/>
      <w:pPr>
        <w:ind w:left="1440" w:hanging="360"/>
      </w:pPr>
      <w:rPr>
        <w:rFonts w:ascii="Symbol" w:hAnsi="Symbol" w:hint="default"/>
      </w:rPr>
    </w:lvl>
    <w:lvl w:ilvl="2" w:tplc="08BA43EE">
      <w:start w:val="1"/>
      <w:numFmt w:val="bullet"/>
      <w:lvlText w:val=""/>
      <w:lvlJc w:val="left"/>
      <w:pPr>
        <w:ind w:left="2160" w:hanging="360"/>
      </w:pPr>
      <w:rPr>
        <w:rFonts w:ascii="Wingdings" w:hAnsi="Wingdings" w:hint="default"/>
      </w:rPr>
    </w:lvl>
    <w:lvl w:ilvl="3" w:tplc="7EB8B62A">
      <w:start w:val="1"/>
      <w:numFmt w:val="bullet"/>
      <w:lvlText w:val=""/>
      <w:lvlJc w:val="left"/>
      <w:pPr>
        <w:ind w:left="2880" w:hanging="360"/>
      </w:pPr>
      <w:rPr>
        <w:rFonts w:ascii="Symbol" w:hAnsi="Symbol" w:hint="default"/>
      </w:rPr>
    </w:lvl>
    <w:lvl w:ilvl="4" w:tplc="E1BA58CC">
      <w:start w:val="1"/>
      <w:numFmt w:val="bullet"/>
      <w:lvlText w:val="o"/>
      <w:lvlJc w:val="left"/>
      <w:pPr>
        <w:ind w:left="3600" w:hanging="360"/>
      </w:pPr>
      <w:rPr>
        <w:rFonts w:ascii="Courier New" w:hAnsi="Courier New" w:hint="default"/>
      </w:rPr>
    </w:lvl>
    <w:lvl w:ilvl="5" w:tplc="E7BE1D62">
      <w:start w:val="1"/>
      <w:numFmt w:val="bullet"/>
      <w:lvlText w:val=""/>
      <w:lvlJc w:val="left"/>
      <w:pPr>
        <w:ind w:left="4320" w:hanging="360"/>
      </w:pPr>
      <w:rPr>
        <w:rFonts w:ascii="Wingdings" w:hAnsi="Wingdings" w:hint="default"/>
      </w:rPr>
    </w:lvl>
    <w:lvl w:ilvl="6" w:tplc="7834C548">
      <w:start w:val="1"/>
      <w:numFmt w:val="bullet"/>
      <w:lvlText w:val=""/>
      <w:lvlJc w:val="left"/>
      <w:pPr>
        <w:ind w:left="5040" w:hanging="360"/>
      </w:pPr>
      <w:rPr>
        <w:rFonts w:ascii="Symbol" w:hAnsi="Symbol" w:hint="default"/>
      </w:rPr>
    </w:lvl>
    <w:lvl w:ilvl="7" w:tplc="F5742496">
      <w:start w:val="1"/>
      <w:numFmt w:val="bullet"/>
      <w:lvlText w:val="o"/>
      <w:lvlJc w:val="left"/>
      <w:pPr>
        <w:ind w:left="5760" w:hanging="360"/>
      </w:pPr>
      <w:rPr>
        <w:rFonts w:ascii="Courier New" w:hAnsi="Courier New" w:hint="default"/>
      </w:rPr>
    </w:lvl>
    <w:lvl w:ilvl="8" w:tplc="04E87CDA">
      <w:start w:val="1"/>
      <w:numFmt w:val="bullet"/>
      <w:lvlText w:val=""/>
      <w:lvlJc w:val="left"/>
      <w:pPr>
        <w:ind w:left="6480" w:hanging="360"/>
      </w:pPr>
      <w:rPr>
        <w:rFonts w:ascii="Wingdings" w:hAnsi="Wingdings" w:hint="default"/>
      </w:rPr>
    </w:lvl>
  </w:abstractNum>
  <w:abstractNum w:abstractNumId="21" w15:restartNumberingAfterBreak="0">
    <w:nsid w:val="4B3CECAC"/>
    <w:multiLevelType w:val="hybridMultilevel"/>
    <w:tmpl w:val="951033B0"/>
    <w:lvl w:ilvl="0" w:tplc="5C8E2364">
      <w:start w:val="1"/>
      <w:numFmt w:val="bullet"/>
      <w:lvlText w:val=""/>
      <w:lvlJc w:val="left"/>
      <w:pPr>
        <w:ind w:left="720" w:hanging="360"/>
      </w:pPr>
      <w:rPr>
        <w:rFonts w:ascii="Symbol" w:hAnsi="Symbol" w:hint="default"/>
      </w:rPr>
    </w:lvl>
    <w:lvl w:ilvl="1" w:tplc="34109B56">
      <w:start w:val="1"/>
      <w:numFmt w:val="bullet"/>
      <w:lvlText w:val="o"/>
      <w:lvlJc w:val="left"/>
      <w:pPr>
        <w:ind w:left="1440" w:hanging="360"/>
      </w:pPr>
      <w:rPr>
        <w:rFonts w:ascii="Courier New" w:hAnsi="Courier New" w:hint="default"/>
      </w:rPr>
    </w:lvl>
    <w:lvl w:ilvl="2" w:tplc="CD0AA032">
      <w:start w:val="1"/>
      <w:numFmt w:val="bullet"/>
      <w:lvlText w:val=""/>
      <w:lvlJc w:val="left"/>
      <w:pPr>
        <w:ind w:left="2160" w:hanging="360"/>
      </w:pPr>
      <w:rPr>
        <w:rFonts w:ascii="Wingdings" w:hAnsi="Wingdings" w:hint="default"/>
      </w:rPr>
    </w:lvl>
    <w:lvl w:ilvl="3" w:tplc="30D85338">
      <w:start w:val="1"/>
      <w:numFmt w:val="bullet"/>
      <w:lvlText w:val=""/>
      <w:lvlJc w:val="left"/>
      <w:pPr>
        <w:ind w:left="2880" w:hanging="360"/>
      </w:pPr>
      <w:rPr>
        <w:rFonts w:ascii="Symbol" w:hAnsi="Symbol" w:hint="default"/>
      </w:rPr>
    </w:lvl>
    <w:lvl w:ilvl="4" w:tplc="11EE13E4">
      <w:start w:val="1"/>
      <w:numFmt w:val="bullet"/>
      <w:lvlText w:val="o"/>
      <w:lvlJc w:val="left"/>
      <w:pPr>
        <w:ind w:left="3600" w:hanging="360"/>
      </w:pPr>
      <w:rPr>
        <w:rFonts w:ascii="Courier New" w:hAnsi="Courier New" w:hint="default"/>
      </w:rPr>
    </w:lvl>
    <w:lvl w:ilvl="5" w:tplc="5C64D5C2">
      <w:start w:val="1"/>
      <w:numFmt w:val="bullet"/>
      <w:lvlText w:val=""/>
      <w:lvlJc w:val="left"/>
      <w:pPr>
        <w:ind w:left="4320" w:hanging="360"/>
      </w:pPr>
      <w:rPr>
        <w:rFonts w:ascii="Wingdings" w:hAnsi="Wingdings" w:hint="default"/>
      </w:rPr>
    </w:lvl>
    <w:lvl w:ilvl="6" w:tplc="2ECA5740">
      <w:start w:val="1"/>
      <w:numFmt w:val="bullet"/>
      <w:lvlText w:val=""/>
      <w:lvlJc w:val="left"/>
      <w:pPr>
        <w:ind w:left="5040" w:hanging="360"/>
      </w:pPr>
      <w:rPr>
        <w:rFonts w:ascii="Symbol" w:hAnsi="Symbol" w:hint="default"/>
      </w:rPr>
    </w:lvl>
    <w:lvl w:ilvl="7" w:tplc="CD6AD4F6">
      <w:start w:val="1"/>
      <w:numFmt w:val="bullet"/>
      <w:lvlText w:val="o"/>
      <w:lvlJc w:val="left"/>
      <w:pPr>
        <w:ind w:left="5760" w:hanging="360"/>
      </w:pPr>
      <w:rPr>
        <w:rFonts w:ascii="Courier New" w:hAnsi="Courier New" w:hint="default"/>
      </w:rPr>
    </w:lvl>
    <w:lvl w:ilvl="8" w:tplc="77268EAC">
      <w:start w:val="1"/>
      <w:numFmt w:val="bullet"/>
      <w:lvlText w:val=""/>
      <w:lvlJc w:val="left"/>
      <w:pPr>
        <w:ind w:left="6480" w:hanging="360"/>
      </w:pPr>
      <w:rPr>
        <w:rFonts w:ascii="Wingdings" w:hAnsi="Wingdings" w:hint="default"/>
      </w:rPr>
    </w:lvl>
  </w:abstractNum>
  <w:abstractNum w:abstractNumId="22" w15:restartNumberingAfterBreak="0">
    <w:nsid w:val="4D517408"/>
    <w:multiLevelType w:val="hybridMultilevel"/>
    <w:tmpl w:val="599056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B1C1C2C"/>
    <w:multiLevelType w:val="hybridMultilevel"/>
    <w:tmpl w:val="22AED6B4"/>
    <w:lvl w:ilvl="0" w:tplc="08090001">
      <w:start w:val="1"/>
      <w:numFmt w:val="bullet"/>
      <w:lvlText w:val=""/>
      <w:lvlJc w:val="left"/>
      <w:pPr>
        <w:ind w:left="720" w:hanging="360"/>
      </w:pPr>
      <w:rPr>
        <w:rFonts w:ascii="Symbol" w:hAnsi="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BCF6FED"/>
    <w:multiLevelType w:val="hybridMultilevel"/>
    <w:tmpl w:val="A56C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102FEC"/>
    <w:multiLevelType w:val="hybridMultilevel"/>
    <w:tmpl w:val="BEE4A616"/>
    <w:lvl w:ilvl="0" w:tplc="21983A3E">
      <w:start w:val="1"/>
      <w:numFmt w:val="bullet"/>
      <w:lvlText w:val=""/>
      <w:lvlJc w:val="left"/>
      <w:pPr>
        <w:ind w:left="720" w:hanging="360"/>
      </w:pPr>
      <w:rPr>
        <w:rFonts w:ascii="Symbol" w:hAnsi="Symbol" w:hint="default"/>
      </w:rPr>
    </w:lvl>
    <w:lvl w:ilvl="1" w:tplc="EFF64030">
      <w:start w:val="1"/>
      <w:numFmt w:val="bullet"/>
      <w:lvlText w:val="o"/>
      <w:lvlJc w:val="left"/>
      <w:pPr>
        <w:ind w:left="1440" w:hanging="360"/>
      </w:pPr>
      <w:rPr>
        <w:rFonts w:ascii="Courier New" w:hAnsi="Courier New" w:hint="default"/>
      </w:rPr>
    </w:lvl>
    <w:lvl w:ilvl="2" w:tplc="CE2A9D7A">
      <w:start w:val="1"/>
      <w:numFmt w:val="bullet"/>
      <w:lvlText w:val=""/>
      <w:lvlJc w:val="left"/>
      <w:pPr>
        <w:ind w:left="2160" w:hanging="360"/>
      </w:pPr>
      <w:rPr>
        <w:rFonts w:ascii="Wingdings" w:hAnsi="Wingdings" w:hint="default"/>
      </w:rPr>
    </w:lvl>
    <w:lvl w:ilvl="3" w:tplc="BE3EE26C">
      <w:start w:val="1"/>
      <w:numFmt w:val="bullet"/>
      <w:lvlText w:val=""/>
      <w:lvlJc w:val="left"/>
      <w:pPr>
        <w:ind w:left="2880" w:hanging="360"/>
      </w:pPr>
      <w:rPr>
        <w:rFonts w:ascii="Symbol" w:hAnsi="Symbol" w:hint="default"/>
      </w:rPr>
    </w:lvl>
    <w:lvl w:ilvl="4" w:tplc="CB2E1A00">
      <w:start w:val="1"/>
      <w:numFmt w:val="bullet"/>
      <w:lvlText w:val="o"/>
      <w:lvlJc w:val="left"/>
      <w:pPr>
        <w:ind w:left="3600" w:hanging="360"/>
      </w:pPr>
      <w:rPr>
        <w:rFonts w:ascii="Courier New" w:hAnsi="Courier New" w:hint="default"/>
      </w:rPr>
    </w:lvl>
    <w:lvl w:ilvl="5" w:tplc="DE4E0868">
      <w:start w:val="1"/>
      <w:numFmt w:val="bullet"/>
      <w:lvlText w:val=""/>
      <w:lvlJc w:val="left"/>
      <w:pPr>
        <w:ind w:left="4320" w:hanging="360"/>
      </w:pPr>
      <w:rPr>
        <w:rFonts w:ascii="Wingdings" w:hAnsi="Wingdings" w:hint="default"/>
      </w:rPr>
    </w:lvl>
    <w:lvl w:ilvl="6" w:tplc="D9BEF0E2">
      <w:start w:val="1"/>
      <w:numFmt w:val="bullet"/>
      <w:lvlText w:val=""/>
      <w:lvlJc w:val="left"/>
      <w:pPr>
        <w:ind w:left="5040" w:hanging="360"/>
      </w:pPr>
      <w:rPr>
        <w:rFonts w:ascii="Symbol" w:hAnsi="Symbol" w:hint="default"/>
      </w:rPr>
    </w:lvl>
    <w:lvl w:ilvl="7" w:tplc="A38EEF24">
      <w:start w:val="1"/>
      <w:numFmt w:val="bullet"/>
      <w:lvlText w:val="o"/>
      <w:lvlJc w:val="left"/>
      <w:pPr>
        <w:ind w:left="5760" w:hanging="360"/>
      </w:pPr>
      <w:rPr>
        <w:rFonts w:ascii="Courier New" w:hAnsi="Courier New" w:hint="default"/>
      </w:rPr>
    </w:lvl>
    <w:lvl w:ilvl="8" w:tplc="E3305808">
      <w:start w:val="1"/>
      <w:numFmt w:val="bullet"/>
      <w:lvlText w:val=""/>
      <w:lvlJc w:val="left"/>
      <w:pPr>
        <w:ind w:left="6480" w:hanging="360"/>
      </w:pPr>
      <w:rPr>
        <w:rFonts w:ascii="Wingdings" w:hAnsi="Wingdings" w:hint="default"/>
      </w:rPr>
    </w:lvl>
  </w:abstractNum>
  <w:abstractNum w:abstractNumId="26" w15:restartNumberingAfterBreak="0">
    <w:nsid w:val="5F4577F6"/>
    <w:multiLevelType w:val="hybridMultilevel"/>
    <w:tmpl w:val="40B4928C"/>
    <w:lvl w:ilvl="0" w:tplc="7E4CC3FA">
      <w:start w:val="1"/>
      <w:numFmt w:val="bullet"/>
      <w:lvlText w:val="·"/>
      <w:lvlJc w:val="left"/>
      <w:pPr>
        <w:ind w:left="720" w:hanging="360"/>
      </w:pPr>
      <w:rPr>
        <w:rFonts w:ascii="Symbol" w:hAnsi="Symbol" w:hint="default"/>
      </w:rPr>
    </w:lvl>
    <w:lvl w:ilvl="1" w:tplc="EDAEC6CA">
      <w:start w:val="1"/>
      <w:numFmt w:val="bullet"/>
      <w:lvlText w:val="o"/>
      <w:lvlJc w:val="left"/>
      <w:pPr>
        <w:ind w:left="1440" w:hanging="360"/>
      </w:pPr>
      <w:rPr>
        <w:rFonts w:ascii="Courier New" w:hAnsi="Courier New" w:hint="default"/>
      </w:rPr>
    </w:lvl>
    <w:lvl w:ilvl="2" w:tplc="EA484A5E">
      <w:start w:val="1"/>
      <w:numFmt w:val="bullet"/>
      <w:lvlText w:val=""/>
      <w:lvlJc w:val="left"/>
      <w:pPr>
        <w:ind w:left="2160" w:hanging="360"/>
      </w:pPr>
      <w:rPr>
        <w:rFonts w:ascii="Wingdings" w:hAnsi="Wingdings" w:hint="default"/>
      </w:rPr>
    </w:lvl>
    <w:lvl w:ilvl="3" w:tplc="79927436">
      <w:start w:val="1"/>
      <w:numFmt w:val="bullet"/>
      <w:lvlText w:val=""/>
      <w:lvlJc w:val="left"/>
      <w:pPr>
        <w:ind w:left="2880" w:hanging="360"/>
      </w:pPr>
      <w:rPr>
        <w:rFonts w:ascii="Symbol" w:hAnsi="Symbol" w:hint="default"/>
      </w:rPr>
    </w:lvl>
    <w:lvl w:ilvl="4" w:tplc="E104EC7C">
      <w:start w:val="1"/>
      <w:numFmt w:val="bullet"/>
      <w:lvlText w:val="o"/>
      <w:lvlJc w:val="left"/>
      <w:pPr>
        <w:ind w:left="3600" w:hanging="360"/>
      </w:pPr>
      <w:rPr>
        <w:rFonts w:ascii="Courier New" w:hAnsi="Courier New" w:hint="default"/>
      </w:rPr>
    </w:lvl>
    <w:lvl w:ilvl="5" w:tplc="E154D376">
      <w:start w:val="1"/>
      <w:numFmt w:val="bullet"/>
      <w:lvlText w:val=""/>
      <w:lvlJc w:val="left"/>
      <w:pPr>
        <w:ind w:left="4320" w:hanging="360"/>
      </w:pPr>
      <w:rPr>
        <w:rFonts w:ascii="Wingdings" w:hAnsi="Wingdings" w:hint="default"/>
      </w:rPr>
    </w:lvl>
    <w:lvl w:ilvl="6" w:tplc="15223604">
      <w:start w:val="1"/>
      <w:numFmt w:val="bullet"/>
      <w:lvlText w:val=""/>
      <w:lvlJc w:val="left"/>
      <w:pPr>
        <w:ind w:left="5040" w:hanging="360"/>
      </w:pPr>
      <w:rPr>
        <w:rFonts w:ascii="Symbol" w:hAnsi="Symbol" w:hint="default"/>
      </w:rPr>
    </w:lvl>
    <w:lvl w:ilvl="7" w:tplc="A53A1538">
      <w:start w:val="1"/>
      <w:numFmt w:val="bullet"/>
      <w:lvlText w:val="o"/>
      <w:lvlJc w:val="left"/>
      <w:pPr>
        <w:ind w:left="5760" w:hanging="360"/>
      </w:pPr>
      <w:rPr>
        <w:rFonts w:ascii="Courier New" w:hAnsi="Courier New" w:hint="default"/>
      </w:rPr>
    </w:lvl>
    <w:lvl w:ilvl="8" w:tplc="656685D2">
      <w:start w:val="1"/>
      <w:numFmt w:val="bullet"/>
      <w:lvlText w:val=""/>
      <w:lvlJc w:val="left"/>
      <w:pPr>
        <w:ind w:left="6480" w:hanging="360"/>
      </w:pPr>
      <w:rPr>
        <w:rFonts w:ascii="Wingdings" w:hAnsi="Wingdings" w:hint="default"/>
      </w:rPr>
    </w:lvl>
  </w:abstractNum>
  <w:abstractNum w:abstractNumId="27" w15:restartNumberingAfterBreak="0">
    <w:nsid w:val="62ED73D9"/>
    <w:multiLevelType w:val="hybridMultilevel"/>
    <w:tmpl w:val="C42E8DD6"/>
    <w:lvl w:ilvl="0" w:tplc="D21E7FE6">
      <w:start w:val="1"/>
      <w:numFmt w:val="bullet"/>
      <w:lvlText w:val=""/>
      <w:lvlJc w:val="left"/>
      <w:pPr>
        <w:ind w:left="720" w:hanging="360"/>
      </w:pPr>
      <w:rPr>
        <w:rFonts w:ascii="Symbol" w:hAnsi="Symbol" w:hint="default"/>
      </w:rPr>
    </w:lvl>
    <w:lvl w:ilvl="1" w:tplc="351248E2">
      <w:start w:val="1"/>
      <w:numFmt w:val="bullet"/>
      <w:lvlText w:val="o"/>
      <w:lvlJc w:val="left"/>
      <w:pPr>
        <w:ind w:left="1440" w:hanging="360"/>
      </w:pPr>
      <w:rPr>
        <w:rFonts w:ascii="Courier New" w:hAnsi="Courier New" w:hint="default"/>
      </w:rPr>
    </w:lvl>
    <w:lvl w:ilvl="2" w:tplc="67B650FE">
      <w:start w:val="1"/>
      <w:numFmt w:val="bullet"/>
      <w:lvlText w:val=""/>
      <w:lvlJc w:val="left"/>
      <w:pPr>
        <w:ind w:left="2160" w:hanging="360"/>
      </w:pPr>
      <w:rPr>
        <w:rFonts w:ascii="Wingdings" w:hAnsi="Wingdings" w:hint="default"/>
      </w:rPr>
    </w:lvl>
    <w:lvl w:ilvl="3" w:tplc="93046FF2">
      <w:start w:val="1"/>
      <w:numFmt w:val="bullet"/>
      <w:lvlText w:val=""/>
      <w:lvlJc w:val="left"/>
      <w:pPr>
        <w:ind w:left="2880" w:hanging="360"/>
      </w:pPr>
      <w:rPr>
        <w:rFonts w:ascii="Symbol" w:hAnsi="Symbol" w:hint="default"/>
      </w:rPr>
    </w:lvl>
    <w:lvl w:ilvl="4" w:tplc="F4FE3B12">
      <w:start w:val="1"/>
      <w:numFmt w:val="bullet"/>
      <w:lvlText w:val="o"/>
      <w:lvlJc w:val="left"/>
      <w:pPr>
        <w:ind w:left="3600" w:hanging="360"/>
      </w:pPr>
      <w:rPr>
        <w:rFonts w:ascii="Courier New" w:hAnsi="Courier New" w:hint="default"/>
      </w:rPr>
    </w:lvl>
    <w:lvl w:ilvl="5" w:tplc="A4B2DC56">
      <w:start w:val="1"/>
      <w:numFmt w:val="bullet"/>
      <w:lvlText w:val=""/>
      <w:lvlJc w:val="left"/>
      <w:pPr>
        <w:ind w:left="4320" w:hanging="360"/>
      </w:pPr>
      <w:rPr>
        <w:rFonts w:ascii="Wingdings" w:hAnsi="Wingdings" w:hint="default"/>
      </w:rPr>
    </w:lvl>
    <w:lvl w:ilvl="6" w:tplc="7F066C32">
      <w:start w:val="1"/>
      <w:numFmt w:val="bullet"/>
      <w:lvlText w:val=""/>
      <w:lvlJc w:val="left"/>
      <w:pPr>
        <w:ind w:left="5040" w:hanging="360"/>
      </w:pPr>
      <w:rPr>
        <w:rFonts w:ascii="Symbol" w:hAnsi="Symbol" w:hint="default"/>
      </w:rPr>
    </w:lvl>
    <w:lvl w:ilvl="7" w:tplc="27F08758">
      <w:start w:val="1"/>
      <w:numFmt w:val="bullet"/>
      <w:lvlText w:val="o"/>
      <w:lvlJc w:val="left"/>
      <w:pPr>
        <w:ind w:left="5760" w:hanging="360"/>
      </w:pPr>
      <w:rPr>
        <w:rFonts w:ascii="Courier New" w:hAnsi="Courier New" w:hint="default"/>
      </w:rPr>
    </w:lvl>
    <w:lvl w:ilvl="8" w:tplc="A99435F2">
      <w:start w:val="1"/>
      <w:numFmt w:val="bullet"/>
      <w:lvlText w:val=""/>
      <w:lvlJc w:val="left"/>
      <w:pPr>
        <w:ind w:left="6480" w:hanging="360"/>
      </w:pPr>
      <w:rPr>
        <w:rFonts w:ascii="Wingdings" w:hAnsi="Wingdings" w:hint="default"/>
      </w:rPr>
    </w:lvl>
  </w:abstractNum>
  <w:abstractNum w:abstractNumId="28" w15:restartNumberingAfterBreak="0">
    <w:nsid w:val="631601E3"/>
    <w:multiLevelType w:val="multilevel"/>
    <w:tmpl w:val="FBF6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2C6622"/>
    <w:multiLevelType w:val="hybridMultilevel"/>
    <w:tmpl w:val="F12EF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40D1357"/>
    <w:multiLevelType w:val="multilevel"/>
    <w:tmpl w:val="6ADE2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5B2DA9"/>
    <w:multiLevelType w:val="hybridMultilevel"/>
    <w:tmpl w:val="B11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C05535"/>
    <w:multiLevelType w:val="hybridMultilevel"/>
    <w:tmpl w:val="57084A86"/>
    <w:lvl w:ilvl="0" w:tplc="6D501ED2">
      <w:start w:val="1"/>
      <w:numFmt w:val="bullet"/>
      <w:lvlText w:val="·"/>
      <w:lvlJc w:val="left"/>
      <w:pPr>
        <w:ind w:left="720" w:hanging="360"/>
      </w:pPr>
      <w:rPr>
        <w:rFonts w:ascii="Symbol" w:hAnsi="Symbol" w:hint="default"/>
      </w:rPr>
    </w:lvl>
    <w:lvl w:ilvl="1" w:tplc="B39E545C">
      <w:start w:val="1"/>
      <w:numFmt w:val="bullet"/>
      <w:lvlText w:val="o"/>
      <w:lvlJc w:val="left"/>
      <w:pPr>
        <w:ind w:left="1440" w:hanging="360"/>
      </w:pPr>
      <w:rPr>
        <w:rFonts w:ascii="Courier New" w:hAnsi="Courier New" w:hint="default"/>
      </w:rPr>
    </w:lvl>
    <w:lvl w:ilvl="2" w:tplc="ADF41FFE">
      <w:start w:val="1"/>
      <w:numFmt w:val="bullet"/>
      <w:lvlText w:val=""/>
      <w:lvlJc w:val="left"/>
      <w:pPr>
        <w:ind w:left="2160" w:hanging="360"/>
      </w:pPr>
      <w:rPr>
        <w:rFonts w:ascii="Wingdings" w:hAnsi="Wingdings" w:hint="default"/>
      </w:rPr>
    </w:lvl>
    <w:lvl w:ilvl="3" w:tplc="C0C60F8A">
      <w:start w:val="1"/>
      <w:numFmt w:val="bullet"/>
      <w:lvlText w:val=""/>
      <w:lvlJc w:val="left"/>
      <w:pPr>
        <w:ind w:left="2880" w:hanging="360"/>
      </w:pPr>
      <w:rPr>
        <w:rFonts w:ascii="Symbol" w:hAnsi="Symbol" w:hint="default"/>
      </w:rPr>
    </w:lvl>
    <w:lvl w:ilvl="4" w:tplc="90208F9C">
      <w:start w:val="1"/>
      <w:numFmt w:val="bullet"/>
      <w:lvlText w:val="o"/>
      <w:lvlJc w:val="left"/>
      <w:pPr>
        <w:ind w:left="3600" w:hanging="360"/>
      </w:pPr>
      <w:rPr>
        <w:rFonts w:ascii="Courier New" w:hAnsi="Courier New" w:hint="default"/>
      </w:rPr>
    </w:lvl>
    <w:lvl w:ilvl="5" w:tplc="CEA635A2">
      <w:start w:val="1"/>
      <w:numFmt w:val="bullet"/>
      <w:lvlText w:val=""/>
      <w:lvlJc w:val="left"/>
      <w:pPr>
        <w:ind w:left="4320" w:hanging="360"/>
      </w:pPr>
      <w:rPr>
        <w:rFonts w:ascii="Wingdings" w:hAnsi="Wingdings" w:hint="default"/>
      </w:rPr>
    </w:lvl>
    <w:lvl w:ilvl="6" w:tplc="F4DC61C0">
      <w:start w:val="1"/>
      <w:numFmt w:val="bullet"/>
      <w:lvlText w:val=""/>
      <w:lvlJc w:val="left"/>
      <w:pPr>
        <w:ind w:left="5040" w:hanging="360"/>
      </w:pPr>
      <w:rPr>
        <w:rFonts w:ascii="Symbol" w:hAnsi="Symbol" w:hint="default"/>
      </w:rPr>
    </w:lvl>
    <w:lvl w:ilvl="7" w:tplc="82765DFC">
      <w:start w:val="1"/>
      <w:numFmt w:val="bullet"/>
      <w:lvlText w:val="o"/>
      <w:lvlJc w:val="left"/>
      <w:pPr>
        <w:ind w:left="5760" w:hanging="360"/>
      </w:pPr>
      <w:rPr>
        <w:rFonts w:ascii="Courier New" w:hAnsi="Courier New" w:hint="default"/>
      </w:rPr>
    </w:lvl>
    <w:lvl w:ilvl="8" w:tplc="DED4FF24">
      <w:start w:val="1"/>
      <w:numFmt w:val="bullet"/>
      <w:lvlText w:val=""/>
      <w:lvlJc w:val="left"/>
      <w:pPr>
        <w:ind w:left="6480" w:hanging="360"/>
      </w:pPr>
      <w:rPr>
        <w:rFonts w:ascii="Wingdings" w:hAnsi="Wingdings" w:hint="default"/>
      </w:rPr>
    </w:lvl>
  </w:abstractNum>
  <w:abstractNum w:abstractNumId="33" w15:restartNumberingAfterBreak="0">
    <w:nsid w:val="6C3E4A2D"/>
    <w:multiLevelType w:val="hybridMultilevel"/>
    <w:tmpl w:val="167CFF5E"/>
    <w:lvl w:ilvl="0" w:tplc="70201F86">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Times New Roman" w:hint="default"/>
        <w:color w:val="000000"/>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34" w15:restartNumberingAfterBreak="0">
    <w:nsid w:val="6D5B8358"/>
    <w:multiLevelType w:val="hybridMultilevel"/>
    <w:tmpl w:val="D0F02586"/>
    <w:lvl w:ilvl="0" w:tplc="E766E8E4">
      <w:start w:val="1"/>
      <w:numFmt w:val="bullet"/>
      <w:lvlText w:val=""/>
      <w:lvlJc w:val="left"/>
      <w:pPr>
        <w:ind w:left="720" w:hanging="360"/>
      </w:pPr>
      <w:rPr>
        <w:rFonts w:ascii="Symbol" w:hAnsi="Symbol" w:hint="default"/>
      </w:rPr>
    </w:lvl>
    <w:lvl w:ilvl="1" w:tplc="14B81408">
      <w:start w:val="1"/>
      <w:numFmt w:val="bullet"/>
      <w:lvlText w:val="o"/>
      <w:lvlJc w:val="left"/>
      <w:pPr>
        <w:ind w:left="1440" w:hanging="360"/>
      </w:pPr>
      <w:rPr>
        <w:rFonts w:ascii="Courier New" w:hAnsi="Courier New" w:hint="default"/>
      </w:rPr>
    </w:lvl>
    <w:lvl w:ilvl="2" w:tplc="CB68FA34">
      <w:start w:val="1"/>
      <w:numFmt w:val="bullet"/>
      <w:lvlText w:val=""/>
      <w:lvlJc w:val="left"/>
      <w:pPr>
        <w:ind w:left="2160" w:hanging="360"/>
      </w:pPr>
      <w:rPr>
        <w:rFonts w:ascii="Wingdings" w:hAnsi="Wingdings" w:hint="default"/>
      </w:rPr>
    </w:lvl>
    <w:lvl w:ilvl="3" w:tplc="63AAC5A0">
      <w:start w:val="1"/>
      <w:numFmt w:val="bullet"/>
      <w:lvlText w:val=""/>
      <w:lvlJc w:val="left"/>
      <w:pPr>
        <w:ind w:left="2880" w:hanging="360"/>
      </w:pPr>
      <w:rPr>
        <w:rFonts w:ascii="Symbol" w:hAnsi="Symbol" w:hint="default"/>
      </w:rPr>
    </w:lvl>
    <w:lvl w:ilvl="4" w:tplc="2610AD08">
      <w:start w:val="1"/>
      <w:numFmt w:val="bullet"/>
      <w:lvlText w:val="o"/>
      <w:lvlJc w:val="left"/>
      <w:pPr>
        <w:ind w:left="3600" w:hanging="360"/>
      </w:pPr>
      <w:rPr>
        <w:rFonts w:ascii="Courier New" w:hAnsi="Courier New" w:hint="default"/>
      </w:rPr>
    </w:lvl>
    <w:lvl w:ilvl="5" w:tplc="7FDE0CA4">
      <w:start w:val="1"/>
      <w:numFmt w:val="bullet"/>
      <w:lvlText w:val=""/>
      <w:lvlJc w:val="left"/>
      <w:pPr>
        <w:ind w:left="4320" w:hanging="360"/>
      </w:pPr>
      <w:rPr>
        <w:rFonts w:ascii="Wingdings" w:hAnsi="Wingdings" w:hint="default"/>
      </w:rPr>
    </w:lvl>
    <w:lvl w:ilvl="6" w:tplc="50D200BC">
      <w:start w:val="1"/>
      <w:numFmt w:val="bullet"/>
      <w:lvlText w:val=""/>
      <w:lvlJc w:val="left"/>
      <w:pPr>
        <w:ind w:left="5040" w:hanging="360"/>
      </w:pPr>
      <w:rPr>
        <w:rFonts w:ascii="Symbol" w:hAnsi="Symbol" w:hint="default"/>
      </w:rPr>
    </w:lvl>
    <w:lvl w:ilvl="7" w:tplc="9FB67EFE">
      <w:start w:val="1"/>
      <w:numFmt w:val="bullet"/>
      <w:lvlText w:val="o"/>
      <w:lvlJc w:val="left"/>
      <w:pPr>
        <w:ind w:left="5760" w:hanging="360"/>
      </w:pPr>
      <w:rPr>
        <w:rFonts w:ascii="Courier New" w:hAnsi="Courier New" w:hint="default"/>
      </w:rPr>
    </w:lvl>
    <w:lvl w:ilvl="8" w:tplc="54A2605E">
      <w:start w:val="1"/>
      <w:numFmt w:val="bullet"/>
      <w:lvlText w:val=""/>
      <w:lvlJc w:val="left"/>
      <w:pPr>
        <w:ind w:left="6480" w:hanging="360"/>
      </w:pPr>
      <w:rPr>
        <w:rFonts w:ascii="Wingdings" w:hAnsi="Wingdings" w:hint="default"/>
      </w:rPr>
    </w:lvl>
  </w:abstractNum>
  <w:abstractNum w:abstractNumId="35" w15:restartNumberingAfterBreak="0">
    <w:nsid w:val="6FB4CA6E"/>
    <w:multiLevelType w:val="hybridMultilevel"/>
    <w:tmpl w:val="D4A685E0"/>
    <w:lvl w:ilvl="0" w:tplc="4C04A7EA">
      <w:start w:val="1"/>
      <w:numFmt w:val="bullet"/>
      <w:lvlText w:val=""/>
      <w:lvlJc w:val="left"/>
      <w:pPr>
        <w:ind w:left="720" w:hanging="360"/>
      </w:pPr>
      <w:rPr>
        <w:rFonts w:ascii="Symbol" w:hAnsi="Symbol" w:hint="default"/>
      </w:rPr>
    </w:lvl>
    <w:lvl w:ilvl="1" w:tplc="4790BDBE">
      <w:start w:val="1"/>
      <w:numFmt w:val="bullet"/>
      <w:lvlText w:val="o"/>
      <w:lvlJc w:val="left"/>
      <w:pPr>
        <w:ind w:left="1440" w:hanging="360"/>
      </w:pPr>
      <w:rPr>
        <w:rFonts w:ascii="Courier New" w:hAnsi="Courier New" w:hint="default"/>
      </w:rPr>
    </w:lvl>
    <w:lvl w:ilvl="2" w:tplc="931AE80E">
      <w:start w:val="1"/>
      <w:numFmt w:val="bullet"/>
      <w:lvlText w:val=""/>
      <w:lvlJc w:val="left"/>
      <w:pPr>
        <w:ind w:left="2160" w:hanging="360"/>
      </w:pPr>
      <w:rPr>
        <w:rFonts w:ascii="Wingdings" w:hAnsi="Wingdings" w:hint="default"/>
      </w:rPr>
    </w:lvl>
    <w:lvl w:ilvl="3" w:tplc="0D62C2E4">
      <w:start w:val="1"/>
      <w:numFmt w:val="bullet"/>
      <w:lvlText w:val=""/>
      <w:lvlJc w:val="left"/>
      <w:pPr>
        <w:ind w:left="2880" w:hanging="360"/>
      </w:pPr>
      <w:rPr>
        <w:rFonts w:ascii="Symbol" w:hAnsi="Symbol" w:hint="default"/>
      </w:rPr>
    </w:lvl>
    <w:lvl w:ilvl="4" w:tplc="5E9030F6">
      <w:start w:val="1"/>
      <w:numFmt w:val="bullet"/>
      <w:lvlText w:val="o"/>
      <w:lvlJc w:val="left"/>
      <w:pPr>
        <w:ind w:left="3600" w:hanging="360"/>
      </w:pPr>
      <w:rPr>
        <w:rFonts w:ascii="Courier New" w:hAnsi="Courier New" w:hint="default"/>
      </w:rPr>
    </w:lvl>
    <w:lvl w:ilvl="5" w:tplc="A91C3448">
      <w:start w:val="1"/>
      <w:numFmt w:val="bullet"/>
      <w:lvlText w:val=""/>
      <w:lvlJc w:val="left"/>
      <w:pPr>
        <w:ind w:left="4320" w:hanging="360"/>
      </w:pPr>
      <w:rPr>
        <w:rFonts w:ascii="Wingdings" w:hAnsi="Wingdings" w:hint="default"/>
      </w:rPr>
    </w:lvl>
    <w:lvl w:ilvl="6" w:tplc="2390A334">
      <w:start w:val="1"/>
      <w:numFmt w:val="bullet"/>
      <w:lvlText w:val=""/>
      <w:lvlJc w:val="left"/>
      <w:pPr>
        <w:ind w:left="5040" w:hanging="360"/>
      </w:pPr>
      <w:rPr>
        <w:rFonts w:ascii="Symbol" w:hAnsi="Symbol" w:hint="default"/>
      </w:rPr>
    </w:lvl>
    <w:lvl w:ilvl="7" w:tplc="96F0E872">
      <w:start w:val="1"/>
      <w:numFmt w:val="bullet"/>
      <w:lvlText w:val="o"/>
      <w:lvlJc w:val="left"/>
      <w:pPr>
        <w:ind w:left="5760" w:hanging="360"/>
      </w:pPr>
      <w:rPr>
        <w:rFonts w:ascii="Courier New" w:hAnsi="Courier New" w:hint="default"/>
      </w:rPr>
    </w:lvl>
    <w:lvl w:ilvl="8" w:tplc="E73469B8">
      <w:start w:val="1"/>
      <w:numFmt w:val="bullet"/>
      <w:lvlText w:val=""/>
      <w:lvlJc w:val="left"/>
      <w:pPr>
        <w:ind w:left="6480" w:hanging="360"/>
      </w:pPr>
      <w:rPr>
        <w:rFonts w:ascii="Wingdings" w:hAnsi="Wingdings" w:hint="default"/>
      </w:rPr>
    </w:lvl>
  </w:abstractNum>
  <w:abstractNum w:abstractNumId="36"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7085779E"/>
    <w:multiLevelType w:val="hybridMultilevel"/>
    <w:tmpl w:val="960AAB2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1063A75"/>
    <w:multiLevelType w:val="hybridMultilevel"/>
    <w:tmpl w:val="AD2C217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7782028D"/>
    <w:multiLevelType w:val="hybridMultilevel"/>
    <w:tmpl w:val="2D6AC4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40" w15:restartNumberingAfterBreak="0">
    <w:nsid w:val="77A240BE"/>
    <w:multiLevelType w:val="hybridMultilevel"/>
    <w:tmpl w:val="2006C7D0"/>
    <w:lvl w:ilvl="0" w:tplc="292032FA">
      <w:start w:val="1"/>
      <w:numFmt w:val="bullet"/>
      <w:lvlText w:val="·"/>
      <w:lvlJc w:val="left"/>
      <w:pPr>
        <w:ind w:left="720" w:hanging="360"/>
      </w:pPr>
      <w:rPr>
        <w:rFonts w:ascii="Symbol" w:hAnsi="Symbol" w:hint="default"/>
      </w:rPr>
    </w:lvl>
    <w:lvl w:ilvl="1" w:tplc="F8C2DE2E">
      <w:start w:val="1"/>
      <w:numFmt w:val="bullet"/>
      <w:lvlText w:val="o"/>
      <w:lvlJc w:val="left"/>
      <w:pPr>
        <w:ind w:left="1440" w:hanging="360"/>
      </w:pPr>
      <w:rPr>
        <w:rFonts w:ascii="Courier New" w:hAnsi="Courier New" w:hint="default"/>
      </w:rPr>
    </w:lvl>
    <w:lvl w:ilvl="2" w:tplc="3D9884A2">
      <w:start w:val="1"/>
      <w:numFmt w:val="bullet"/>
      <w:lvlText w:val=""/>
      <w:lvlJc w:val="left"/>
      <w:pPr>
        <w:ind w:left="2160" w:hanging="360"/>
      </w:pPr>
      <w:rPr>
        <w:rFonts w:ascii="Wingdings" w:hAnsi="Wingdings" w:hint="default"/>
      </w:rPr>
    </w:lvl>
    <w:lvl w:ilvl="3" w:tplc="A260E8C6">
      <w:start w:val="1"/>
      <w:numFmt w:val="bullet"/>
      <w:lvlText w:val=""/>
      <w:lvlJc w:val="left"/>
      <w:pPr>
        <w:ind w:left="2880" w:hanging="360"/>
      </w:pPr>
      <w:rPr>
        <w:rFonts w:ascii="Symbol" w:hAnsi="Symbol" w:hint="default"/>
      </w:rPr>
    </w:lvl>
    <w:lvl w:ilvl="4" w:tplc="85709C70">
      <w:start w:val="1"/>
      <w:numFmt w:val="bullet"/>
      <w:lvlText w:val="o"/>
      <w:lvlJc w:val="left"/>
      <w:pPr>
        <w:ind w:left="3600" w:hanging="360"/>
      </w:pPr>
      <w:rPr>
        <w:rFonts w:ascii="Courier New" w:hAnsi="Courier New" w:hint="default"/>
      </w:rPr>
    </w:lvl>
    <w:lvl w:ilvl="5" w:tplc="13CE4972">
      <w:start w:val="1"/>
      <w:numFmt w:val="bullet"/>
      <w:lvlText w:val=""/>
      <w:lvlJc w:val="left"/>
      <w:pPr>
        <w:ind w:left="4320" w:hanging="360"/>
      </w:pPr>
      <w:rPr>
        <w:rFonts w:ascii="Wingdings" w:hAnsi="Wingdings" w:hint="default"/>
      </w:rPr>
    </w:lvl>
    <w:lvl w:ilvl="6" w:tplc="29E8F2BE">
      <w:start w:val="1"/>
      <w:numFmt w:val="bullet"/>
      <w:lvlText w:val=""/>
      <w:lvlJc w:val="left"/>
      <w:pPr>
        <w:ind w:left="5040" w:hanging="360"/>
      </w:pPr>
      <w:rPr>
        <w:rFonts w:ascii="Symbol" w:hAnsi="Symbol" w:hint="default"/>
      </w:rPr>
    </w:lvl>
    <w:lvl w:ilvl="7" w:tplc="F63E51D4">
      <w:start w:val="1"/>
      <w:numFmt w:val="bullet"/>
      <w:lvlText w:val="o"/>
      <w:lvlJc w:val="left"/>
      <w:pPr>
        <w:ind w:left="5760" w:hanging="360"/>
      </w:pPr>
      <w:rPr>
        <w:rFonts w:ascii="Courier New" w:hAnsi="Courier New" w:hint="default"/>
      </w:rPr>
    </w:lvl>
    <w:lvl w:ilvl="8" w:tplc="8F24C484">
      <w:start w:val="1"/>
      <w:numFmt w:val="bullet"/>
      <w:lvlText w:val=""/>
      <w:lvlJc w:val="left"/>
      <w:pPr>
        <w:ind w:left="6480" w:hanging="360"/>
      </w:pPr>
      <w:rPr>
        <w:rFonts w:ascii="Wingdings" w:hAnsi="Wingdings" w:hint="default"/>
      </w:rPr>
    </w:lvl>
  </w:abstractNum>
  <w:abstractNum w:abstractNumId="41" w15:restartNumberingAfterBreak="0">
    <w:nsid w:val="79230376"/>
    <w:multiLevelType w:val="hybridMultilevel"/>
    <w:tmpl w:val="CA56E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94118D"/>
    <w:multiLevelType w:val="hybridMultilevel"/>
    <w:tmpl w:val="46A22A3C"/>
    <w:lvl w:ilvl="0" w:tplc="C2B0758E">
      <w:start w:val="1"/>
      <w:numFmt w:val="bullet"/>
      <w:lvlText w:val="o"/>
      <w:lvlJc w:val="left"/>
      <w:pPr>
        <w:ind w:left="720" w:hanging="360"/>
      </w:pPr>
      <w:rPr>
        <w:rFonts w:ascii="&quot;Courier New&quot;" w:hAnsi="&quot;Courier New&quot;" w:hint="default"/>
      </w:rPr>
    </w:lvl>
    <w:lvl w:ilvl="1" w:tplc="569E5F00">
      <w:start w:val="1"/>
      <w:numFmt w:val="bullet"/>
      <w:lvlText w:val="o"/>
      <w:lvlJc w:val="left"/>
      <w:pPr>
        <w:ind w:left="1440" w:hanging="360"/>
      </w:pPr>
      <w:rPr>
        <w:rFonts w:ascii="Courier New" w:hAnsi="Courier New" w:hint="default"/>
      </w:rPr>
    </w:lvl>
    <w:lvl w:ilvl="2" w:tplc="E188AE20">
      <w:start w:val="1"/>
      <w:numFmt w:val="bullet"/>
      <w:lvlText w:val=""/>
      <w:lvlJc w:val="left"/>
      <w:pPr>
        <w:ind w:left="2160" w:hanging="360"/>
      </w:pPr>
      <w:rPr>
        <w:rFonts w:ascii="Wingdings" w:hAnsi="Wingdings" w:hint="default"/>
      </w:rPr>
    </w:lvl>
    <w:lvl w:ilvl="3" w:tplc="6D20D5C4">
      <w:start w:val="1"/>
      <w:numFmt w:val="bullet"/>
      <w:lvlText w:val=""/>
      <w:lvlJc w:val="left"/>
      <w:pPr>
        <w:ind w:left="2880" w:hanging="360"/>
      </w:pPr>
      <w:rPr>
        <w:rFonts w:ascii="Symbol" w:hAnsi="Symbol" w:hint="default"/>
      </w:rPr>
    </w:lvl>
    <w:lvl w:ilvl="4" w:tplc="3806CD7C">
      <w:start w:val="1"/>
      <w:numFmt w:val="bullet"/>
      <w:lvlText w:val="o"/>
      <w:lvlJc w:val="left"/>
      <w:pPr>
        <w:ind w:left="3600" w:hanging="360"/>
      </w:pPr>
      <w:rPr>
        <w:rFonts w:ascii="Courier New" w:hAnsi="Courier New" w:hint="default"/>
      </w:rPr>
    </w:lvl>
    <w:lvl w:ilvl="5" w:tplc="93746BBC">
      <w:start w:val="1"/>
      <w:numFmt w:val="bullet"/>
      <w:lvlText w:val=""/>
      <w:lvlJc w:val="left"/>
      <w:pPr>
        <w:ind w:left="4320" w:hanging="360"/>
      </w:pPr>
      <w:rPr>
        <w:rFonts w:ascii="Wingdings" w:hAnsi="Wingdings" w:hint="default"/>
      </w:rPr>
    </w:lvl>
    <w:lvl w:ilvl="6" w:tplc="9EE42F78">
      <w:start w:val="1"/>
      <w:numFmt w:val="bullet"/>
      <w:lvlText w:val=""/>
      <w:lvlJc w:val="left"/>
      <w:pPr>
        <w:ind w:left="5040" w:hanging="360"/>
      </w:pPr>
      <w:rPr>
        <w:rFonts w:ascii="Symbol" w:hAnsi="Symbol" w:hint="default"/>
      </w:rPr>
    </w:lvl>
    <w:lvl w:ilvl="7" w:tplc="76926430">
      <w:start w:val="1"/>
      <w:numFmt w:val="bullet"/>
      <w:lvlText w:val="o"/>
      <w:lvlJc w:val="left"/>
      <w:pPr>
        <w:ind w:left="5760" w:hanging="360"/>
      </w:pPr>
      <w:rPr>
        <w:rFonts w:ascii="Courier New" w:hAnsi="Courier New" w:hint="default"/>
      </w:rPr>
    </w:lvl>
    <w:lvl w:ilvl="8" w:tplc="E0CA6000">
      <w:start w:val="1"/>
      <w:numFmt w:val="bullet"/>
      <w:lvlText w:val=""/>
      <w:lvlJc w:val="left"/>
      <w:pPr>
        <w:ind w:left="6480" w:hanging="360"/>
      </w:pPr>
      <w:rPr>
        <w:rFonts w:ascii="Wingdings" w:hAnsi="Wingdings" w:hint="default"/>
      </w:rPr>
    </w:lvl>
  </w:abstractNum>
  <w:abstractNum w:abstractNumId="43" w15:restartNumberingAfterBreak="0">
    <w:nsid w:val="7DD40C4E"/>
    <w:multiLevelType w:val="hybridMultilevel"/>
    <w:tmpl w:val="6BB0C41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7EB9DBEE"/>
    <w:multiLevelType w:val="hybridMultilevel"/>
    <w:tmpl w:val="0C649514"/>
    <w:lvl w:ilvl="0" w:tplc="AB9AAC0C">
      <w:start w:val="1"/>
      <w:numFmt w:val="bullet"/>
      <w:lvlText w:val=""/>
      <w:lvlJc w:val="left"/>
      <w:pPr>
        <w:ind w:left="720" w:hanging="360"/>
      </w:pPr>
      <w:rPr>
        <w:rFonts w:ascii="Symbol" w:hAnsi="Symbol" w:hint="default"/>
      </w:rPr>
    </w:lvl>
    <w:lvl w:ilvl="1" w:tplc="D4821864">
      <w:start w:val="1"/>
      <w:numFmt w:val="bullet"/>
      <w:lvlText w:val="o"/>
      <w:lvlJc w:val="left"/>
      <w:pPr>
        <w:ind w:left="1440" w:hanging="360"/>
      </w:pPr>
      <w:rPr>
        <w:rFonts w:ascii="Courier New" w:hAnsi="Courier New" w:hint="default"/>
      </w:rPr>
    </w:lvl>
    <w:lvl w:ilvl="2" w:tplc="1C10E4BA">
      <w:start w:val="1"/>
      <w:numFmt w:val="bullet"/>
      <w:lvlText w:val=""/>
      <w:lvlJc w:val="left"/>
      <w:pPr>
        <w:ind w:left="2160" w:hanging="360"/>
      </w:pPr>
      <w:rPr>
        <w:rFonts w:ascii="Wingdings" w:hAnsi="Wingdings" w:hint="default"/>
      </w:rPr>
    </w:lvl>
    <w:lvl w:ilvl="3" w:tplc="76EE1BBA">
      <w:start w:val="1"/>
      <w:numFmt w:val="bullet"/>
      <w:lvlText w:val=""/>
      <w:lvlJc w:val="left"/>
      <w:pPr>
        <w:ind w:left="2880" w:hanging="360"/>
      </w:pPr>
      <w:rPr>
        <w:rFonts w:ascii="Symbol" w:hAnsi="Symbol" w:hint="default"/>
      </w:rPr>
    </w:lvl>
    <w:lvl w:ilvl="4" w:tplc="18200378">
      <w:start w:val="1"/>
      <w:numFmt w:val="bullet"/>
      <w:lvlText w:val="o"/>
      <w:lvlJc w:val="left"/>
      <w:pPr>
        <w:ind w:left="3600" w:hanging="360"/>
      </w:pPr>
      <w:rPr>
        <w:rFonts w:ascii="Courier New" w:hAnsi="Courier New" w:hint="default"/>
      </w:rPr>
    </w:lvl>
    <w:lvl w:ilvl="5" w:tplc="5608C528">
      <w:start w:val="1"/>
      <w:numFmt w:val="bullet"/>
      <w:lvlText w:val=""/>
      <w:lvlJc w:val="left"/>
      <w:pPr>
        <w:ind w:left="4320" w:hanging="360"/>
      </w:pPr>
      <w:rPr>
        <w:rFonts w:ascii="Wingdings" w:hAnsi="Wingdings" w:hint="default"/>
      </w:rPr>
    </w:lvl>
    <w:lvl w:ilvl="6" w:tplc="151413B6">
      <w:start w:val="1"/>
      <w:numFmt w:val="bullet"/>
      <w:lvlText w:val=""/>
      <w:lvlJc w:val="left"/>
      <w:pPr>
        <w:ind w:left="5040" w:hanging="360"/>
      </w:pPr>
      <w:rPr>
        <w:rFonts w:ascii="Symbol" w:hAnsi="Symbol" w:hint="default"/>
      </w:rPr>
    </w:lvl>
    <w:lvl w:ilvl="7" w:tplc="7D08166E">
      <w:start w:val="1"/>
      <w:numFmt w:val="bullet"/>
      <w:lvlText w:val="o"/>
      <w:lvlJc w:val="left"/>
      <w:pPr>
        <w:ind w:left="5760" w:hanging="360"/>
      </w:pPr>
      <w:rPr>
        <w:rFonts w:ascii="Courier New" w:hAnsi="Courier New" w:hint="default"/>
      </w:rPr>
    </w:lvl>
    <w:lvl w:ilvl="8" w:tplc="F3F4A2D6">
      <w:start w:val="1"/>
      <w:numFmt w:val="bullet"/>
      <w:lvlText w:val=""/>
      <w:lvlJc w:val="left"/>
      <w:pPr>
        <w:ind w:left="6480" w:hanging="360"/>
      </w:pPr>
      <w:rPr>
        <w:rFonts w:ascii="Wingdings" w:hAnsi="Wingdings" w:hint="default"/>
      </w:rPr>
    </w:lvl>
  </w:abstractNum>
  <w:num w:numId="1" w16cid:durableId="1007094171">
    <w:abstractNumId w:val="1"/>
  </w:num>
  <w:num w:numId="2" w16cid:durableId="1066999704">
    <w:abstractNumId w:val="14"/>
  </w:num>
  <w:num w:numId="3" w16cid:durableId="1116173027">
    <w:abstractNumId w:val="15"/>
  </w:num>
  <w:num w:numId="4" w16cid:durableId="1129781578">
    <w:abstractNumId w:val="29"/>
  </w:num>
  <w:num w:numId="5" w16cid:durableId="1189219286">
    <w:abstractNumId w:val="16"/>
  </w:num>
  <w:num w:numId="6" w16cid:durableId="1191534978">
    <w:abstractNumId w:val="38"/>
  </w:num>
  <w:num w:numId="7" w16cid:durableId="1200820972">
    <w:abstractNumId w:val="36"/>
  </w:num>
  <w:num w:numId="8" w16cid:durableId="1202329022">
    <w:abstractNumId w:val="30"/>
    <w:lvlOverride w:ilvl="1">
      <w:lvl w:ilvl="1">
        <w:numFmt w:val="bullet"/>
        <w:lvlText w:val=""/>
        <w:lvlJc w:val="left"/>
        <w:pPr>
          <w:tabs>
            <w:tab w:val="num" w:pos="1440"/>
          </w:tabs>
          <w:ind w:left="1440" w:hanging="360"/>
        </w:pPr>
        <w:rPr>
          <w:rFonts w:ascii="Symbol" w:hAnsi="Symbol" w:hint="default"/>
          <w:sz w:val="20"/>
        </w:rPr>
      </w:lvl>
    </w:lvlOverride>
  </w:num>
  <w:num w:numId="9" w16cid:durableId="1209806222">
    <w:abstractNumId w:val="22"/>
  </w:num>
  <w:num w:numId="10" w16cid:durableId="1340044712">
    <w:abstractNumId w:val="21"/>
  </w:num>
  <w:num w:numId="11" w16cid:durableId="138156143">
    <w:abstractNumId w:val="23"/>
  </w:num>
  <w:num w:numId="12" w16cid:durableId="1399017781">
    <w:abstractNumId w:val="30"/>
    <w:lvlOverride w:ilvl="1">
      <w:lvl w:ilvl="1">
        <w:numFmt w:val="bullet"/>
        <w:lvlText w:val=""/>
        <w:lvlJc w:val="left"/>
        <w:pPr>
          <w:tabs>
            <w:tab w:val="num" w:pos="1440"/>
          </w:tabs>
          <w:ind w:left="1440" w:hanging="360"/>
        </w:pPr>
        <w:rPr>
          <w:rFonts w:ascii="Symbol" w:hAnsi="Symbol" w:hint="default"/>
          <w:sz w:val="20"/>
        </w:rPr>
      </w:lvl>
    </w:lvlOverride>
  </w:num>
  <w:num w:numId="13" w16cid:durableId="1400402694">
    <w:abstractNumId w:val="26"/>
  </w:num>
  <w:num w:numId="14" w16cid:durableId="1423144992">
    <w:abstractNumId w:val="11"/>
  </w:num>
  <w:num w:numId="15" w16cid:durableId="1491141568">
    <w:abstractNumId w:val="43"/>
  </w:num>
  <w:num w:numId="16" w16cid:durableId="149684919">
    <w:abstractNumId w:val="31"/>
  </w:num>
  <w:num w:numId="17" w16cid:durableId="1538155580">
    <w:abstractNumId w:val="30"/>
  </w:num>
  <w:num w:numId="18" w16cid:durableId="1552690854">
    <w:abstractNumId w:val="8"/>
  </w:num>
  <w:num w:numId="19" w16cid:durableId="1582132972">
    <w:abstractNumId w:val="35"/>
  </w:num>
  <w:num w:numId="20" w16cid:durableId="1673952460">
    <w:abstractNumId w:val="20"/>
  </w:num>
  <w:num w:numId="21" w16cid:durableId="1680812155">
    <w:abstractNumId w:val="12"/>
  </w:num>
  <w:num w:numId="22" w16cid:durableId="1734770088">
    <w:abstractNumId w:val="19"/>
  </w:num>
  <w:num w:numId="23" w16cid:durableId="1757553829">
    <w:abstractNumId w:val="9"/>
  </w:num>
  <w:num w:numId="24" w16cid:durableId="1762218573">
    <w:abstractNumId w:val="2"/>
  </w:num>
  <w:num w:numId="25" w16cid:durableId="1777090632">
    <w:abstractNumId w:val="33"/>
  </w:num>
  <w:num w:numId="26" w16cid:durableId="1800146657">
    <w:abstractNumId w:val="39"/>
  </w:num>
  <w:num w:numId="27" w16cid:durableId="1822116082">
    <w:abstractNumId w:val="3"/>
  </w:num>
  <w:num w:numId="28" w16cid:durableId="1833791970">
    <w:abstractNumId w:val="10"/>
  </w:num>
  <w:num w:numId="29" w16cid:durableId="1896702622">
    <w:abstractNumId w:val="13"/>
  </w:num>
  <w:num w:numId="30" w16cid:durableId="1919048722">
    <w:abstractNumId w:val="37"/>
  </w:num>
  <w:num w:numId="31" w16cid:durableId="1920214852">
    <w:abstractNumId w:val="4"/>
  </w:num>
  <w:num w:numId="32" w16cid:durableId="1943028261">
    <w:abstractNumId w:val="18"/>
  </w:num>
  <w:num w:numId="33" w16cid:durableId="2052607507">
    <w:abstractNumId w:val="17"/>
  </w:num>
  <w:num w:numId="34" w16cid:durableId="2057193961">
    <w:abstractNumId w:val="44"/>
  </w:num>
  <w:num w:numId="35" w16cid:durableId="366490065">
    <w:abstractNumId w:val="42"/>
  </w:num>
  <w:num w:numId="36" w16cid:durableId="404684926">
    <w:abstractNumId w:val="27"/>
  </w:num>
  <w:num w:numId="37" w16cid:durableId="426659828">
    <w:abstractNumId w:val="40"/>
  </w:num>
  <w:num w:numId="38" w16cid:durableId="545457076">
    <w:abstractNumId w:val="25"/>
  </w:num>
  <w:num w:numId="39" w16cid:durableId="554395052">
    <w:abstractNumId w:val="28"/>
  </w:num>
  <w:num w:numId="40" w16cid:durableId="621036744">
    <w:abstractNumId w:val="0"/>
  </w:num>
  <w:num w:numId="41" w16cid:durableId="643050697">
    <w:abstractNumId w:val="24"/>
  </w:num>
  <w:num w:numId="42" w16cid:durableId="686103617">
    <w:abstractNumId w:val="6"/>
  </w:num>
  <w:num w:numId="43" w16cid:durableId="708183401">
    <w:abstractNumId w:val="34"/>
  </w:num>
  <w:num w:numId="44" w16cid:durableId="720328296">
    <w:abstractNumId w:val="7"/>
  </w:num>
  <w:num w:numId="45" w16cid:durableId="790981202">
    <w:abstractNumId w:val="32"/>
  </w:num>
  <w:num w:numId="46" w16cid:durableId="794982941">
    <w:abstractNumId w:val="5"/>
  </w:num>
  <w:num w:numId="47" w16cid:durableId="997852473">
    <w:abstractNumId w:val="41"/>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nd, Priti">
    <w15:presenceInfo w15:providerId="AD" w15:userId="S::priti.anand@abbvie.com::8027ef1d-c571-42de-b24e-ef65656f6f72"/>
  </w15:person>
  <w15:person w15:author="Christmann, Bethany">
    <w15:presenceInfo w15:providerId="AD" w15:userId="S::bethany.christmann@abbvie.com::230da2c3-d805-42b1-9756-a5520b762d41"/>
  </w15:person>
  <w15:person w15:author="kamnaj@eradigm.com">
    <w15:presenceInfo w15:providerId="AD" w15:userId="S::urn:spo:guest#kamnaj@eradigm.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07D7"/>
    <w:rsid w:val="00001E12"/>
    <w:rsid w:val="00001E43"/>
    <w:rsid w:val="00002E7B"/>
    <w:rsid w:val="00003804"/>
    <w:rsid w:val="00003BDE"/>
    <w:rsid w:val="00005558"/>
    <w:rsid w:val="00006092"/>
    <w:rsid w:val="0000625E"/>
    <w:rsid w:val="00006894"/>
    <w:rsid w:val="000070C7"/>
    <w:rsid w:val="00007147"/>
    <w:rsid w:val="000075D8"/>
    <w:rsid w:val="00007E08"/>
    <w:rsid w:val="000109E2"/>
    <w:rsid w:val="00010A4A"/>
    <w:rsid w:val="000110D5"/>
    <w:rsid w:val="00011610"/>
    <w:rsid w:val="00011B33"/>
    <w:rsid w:val="00011F04"/>
    <w:rsid w:val="00012EFF"/>
    <w:rsid w:val="000132A4"/>
    <w:rsid w:val="00013425"/>
    <w:rsid w:val="00013595"/>
    <w:rsid w:val="00013654"/>
    <w:rsid w:val="00015019"/>
    <w:rsid w:val="000151E3"/>
    <w:rsid w:val="000155D0"/>
    <w:rsid w:val="0001667E"/>
    <w:rsid w:val="0001684C"/>
    <w:rsid w:val="0001770D"/>
    <w:rsid w:val="00017D40"/>
    <w:rsid w:val="00020348"/>
    <w:rsid w:val="0002054E"/>
    <w:rsid w:val="00020A33"/>
    <w:rsid w:val="00020C44"/>
    <w:rsid w:val="000241B5"/>
    <w:rsid w:val="00024774"/>
    <w:rsid w:val="000248AF"/>
    <w:rsid w:val="00026635"/>
    <w:rsid w:val="00026668"/>
    <w:rsid w:val="00026950"/>
    <w:rsid w:val="00027B01"/>
    <w:rsid w:val="00027F12"/>
    <w:rsid w:val="00030549"/>
    <w:rsid w:val="00030B38"/>
    <w:rsid w:val="000312EF"/>
    <w:rsid w:val="000319BC"/>
    <w:rsid w:val="00031ACE"/>
    <w:rsid w:val="00034100"/>
    <w:rsid w:val="00034A18"/>
    <w:rsid w:val="00034B26"/>
    <w:rsid w:val="00035D88"/>
    <w:rsid w:val="00036925"/>
    <w:rsid w:val="00036F96"/>
    <w:rsid w:val="00036FE8"/>
    <w:rsid w:val="000374A6"/>
    <w:rsid w:val="00037618"/>
    <w:rsid w:val="00037791"/>
    <w:rsid w:val="00037B51"/>
    <w:rsid w:val="00037DB2"/>
    <w:rsid w:val="0004040F"/>
    <w:rsid w:val="00041040"/>
    <w:rsid w:val="00041378"/>
    <w:rsid w:val="00042BF6"/>
    <w:rsid w:val="000444AC"/>
    <w:rsid w:val="00044525"/>
    <w:rsid w:val="00044720"/>
    <w:rsid w:val="000462C1"/>
    <w:rsid w:val="00047BA0"/>
    <w:rsid w:val="000502A5"/>
    <w:rsid w:val="00051011"/>
    <w:rsid w:val="00051024"/>
    <w:rsid w:val="00051865"/>
    <w:rsid w:val="00051B06"/>
    <w:rsid w:val="00051DF7"/>
    <w:rsid w:val="000521C9"/>
    <w:rsid w:val="00052AD8"/>
    <w:rsid w:val="0005451C"/>
    <w:rsid w:val="000547C1"/>
    <w:rsid w:val="000554A1"/>
    <w:rsid w:val="00055506"/>
    <w:rsid w:val="00055BAF"/>
    <w:rsid w:val="00055FE5"/>
    <w:rsid w:val="00056308"/>
    <w:rsid w:val="00056AC5"/>
    <w:rsid w:val="00056B14"/>
    <w:rsid w:val="00057CCC"/>
    <w:rsid w:val="00060CE8"/>
    <w:rsid w:val="00061AF6"/>
    <w:rsid w:val="00061CE5"/>
    <w:rsid w:val="00062115"/>
    <w:rsid w:val="00062313"/>
    <w:rsid w:val="0006312E"/>
    <w:rsid w:val="0006479D"/>
    <w:rsid w:val="000652ED"/>
    <w:rsid w:val="00065797"/>
    <w:rsid w:val="00065BBA"/>
    <w:rsid w:val="00066167"/>
    <w:rsid w:val="00070C81"/>
    <w:rsid w:val="0007103C"/>
    <w:rsid w:val="00072083"/>
    <w:rsid w:val="00072E77"/>
    <w:rsid w:val="00072F52"/>
    <w:rsid w:val="00074CF8"/>
    <w:rsid w:val="000756AE"/>
    <w:rsid w:val="0007584D"/>
    <w:rsid w:val="00075B09"/>
    <w:rsid w:val="00075E59"/>
    <w:rsid w:val="00076451"/>
    <w:rsid w:val="00076D42"/>
    <w:rsid w:val="000772C5"/>
    <w:rsid w:val="0007749B"/>
    <w:rsid w:val="00077CB5"/>
    <w:rsid w:val="0008109A"/>
    <w:rsid w:val="00082076"/>
    <w:rsid w:val="000821C0"/>
    <w:rsid w:val="000831AF"/>
    <w:rsid w:val="00084259"/>
    <w:rsid w:val="000852B6"/>
    <w:rsid w:val="00085DD6"/>
    <w:rsid w:val="000867A7"/>
    <w:rsid w:val="00086A18"/>
    <w:rsid w:val="00086DC2"/>
    <w:rsid w:val="000874E3"/>
    <w:rsid w:val="000890BC"/>
    <w:rsid w:val="00090503"/>
    <w:rsid w:val="00090580"/>
    <w:rsid w:val="00090CE8"/>
    <w:rsid w:val="00090CF7"/>
    <w:rsid w:val="000914E0"/>
    <w:rsid w:val="0009191C"/>
    <w:rsid w:val="00092774"/>
    <w:rsid w:val="0009291F"/>
    <w:rsid w:val="000929EC"/>
    <w:rsid w:val="00092FB9"/>
    <w:rsid w:val="00093CC9"/>
    <w:rsid w:val="00093EC4"/>
    <w:rsid w:val="00094018"/>
    <w:rsid w:val="00094210"/>
    <w:rsid w:val="00094A1B"/>
    <w:rsid w:val="00094D15"/>
    <w:rsid w:val="00094F78"/>
    <w:rsid w:val="000967DB"/>
    <w:rsid w:val="00096D23"/>
    <w:rsid w:val="0009727C"/>
    <w:rsid w:val="00097408"/>
    <w:rsid w:val="000A030C"/>
    <w:rsid w:val="000A134E"/>
    <w:rsid w:val="000A1389"/>
    <w:rsid w:val="000A18BD"/>
    <w:rsid w:val="000A1938"/>
    <w:rsid w:val="000A2FAC"/>
    <w:rsid w:val="000A3494"/>
    <w:rsid w:val="000A355D"/>
    <w:rsid w:val="000A4EFF"/>
    <w:rsid w:val="000A53C0"/>
    <w:rsid w:val="000A5C69"/>
    <w:rsid w:val="000A605E"/>
    <w:rsid w:val="000A753E"/>
    <w:rsid w:val="000B0788"/>
    <w:rsid w:val="000B2060"/>
    <w:rsid w:val="000B2F2B"/>
    <w:rsid w:val="000B44D0"/>
    <w:rsid w:val="000B4F50"/>
    <w:rsid w:val="000B7787"/>
    <w:rsid w:val="000B7B3C"/>
    <w:rsid w:val="000C0346"/>
    <w:rsid w:val="000C1510"/>
    <w:rsid w:val="000C1583"/>
    <w:rsid w:val="000C1DF3"/>
    <w:rsid w:val="000C1F5E"/>
    <w:rsid w:val="000C1F76"/>
    <w:rsid w:val="000C212D"/>
    <w:rsid w:val="000C2379"/>
    <w:rsid w:val="000C24FD"/>
    <w:rsid w:val="000C349A"/>
    <w:rsid w:val="000C3669"/>
    <w:rsid w:val="000C3751"/>
    <w:rsid w:val="000C493F"/>
    <w:rsid w:val="000C5195"/>
    <w:rsid w:val="000C58AD"/>
    <w:rsid w:val="000C5B65"/>
    <w:rsid w:val="000C61C7"/>
    <w:rsid w:val="000C6238"/>
    <w:rsid w:val="000C6F34"/>
    <w:rsid w:val="000C754F"/>
    <w:rsid w:val="000C7A61"/>
    <w:rsid w:val="000D03E5"/>
    <w:rsid w:val="000D269A"/>
    <w:rsid w:val="000D30DF"/>
    <w:rsid w:val="000D3A1E"/>
    <w:rsid w:val="000D3F63"/>
    <w:rsid w:val="000D4257"/>
    <w:rsid w:val="000D482B"/>
    <w:rsid w:val="000D6107"/>
    <w:rsid w:val="000D640A"/>
    <w:rsid w:val="000D6700"/>
    <w:rsid w:val="000D6F13"/>
    <w:rsid w:val="000D7985"/>
    <w:rsid w:val="000E0921"/>
    <w:rsid w:val="000E0B78"/>
    <w:rsid w:val="000E1469"/>
    <w:rsid w:val="000E18DB"/>
    <w:rsid w:val="000E1B6F"/>
    <w:rsid w:val="000E1C95"/>
    <w:rsid w:val="000E201D"/>
    <w:rsid w:val="000E2C1B"/>
    <w:rsid w:val="000E3099"/>
    <w:rsid w:val="000E38C4"/>
    <w:rsid w:val="000E38EA"/>
    <w:rsid w:val="000E3BCF"/>
    <w:rsid w:val="000E4647"/>
    <w:rsid w:val="000E4D5C"/>
    <w:rsid w:val="000E55DA"/>
    <w:rsid w:val="000E5DCA"/>
    <w:rsid w:val="000E7370"/>
    <w:rsid w:val="000E73A4"/>
    <w:rsid w:val="000F0B58"/>
    <w:rsid w:val="000F13DC"/>
    <w:rsid w:val="000F2259"/>
    <w:rsid w:val="000F3382"/>
    <w:rsid w:val="000F43B4"/>
    <w:rsid w:val="000F45EC"/>
    <w:rsid w:val="000F4762"/>
    <w:rsid w:val="000F5EE9"/>
    <w:rsid w:val="000F6EE6"/>
    <w:rsid w:val="000F7133"/>
    <w:rsid w:val="000F7D38"/>
    <w:rsid w:val="00100B71"/>
    <w:rsid w:val="00101939"/>
    <w:rsid w:val="00101CD3"/>
    <w:rsid w:val="00101E67"/>
    <w:rsid w:val="0010232C"/>
    <w:rsid w:val="001032AA"/>
    <w:rsid w:val="00103939"/>
    <w:rsid w:val="00103AA4"/>
    <w:rsid w:val="00103B91"/>
    <w:rsid w:val="00103CA3"/>
    <w:rsid w:val="00104ACF"/>
    <w:rsid w:val="00104E41"/>
    <w:rsid w:val="00105E92"/>
    <w:rsid w:val="00105F10"/>
    <w:rsid w:val="00106148"/>
    <w:rsid w:val="001065F5"/>
    <w:rsid w:val="001077E2"/>
    <w:rsid w:val="001079CA"/>
    <w:rsid w:val="00107B13"/>
    <w:rsid w:val="001102B1"/>
    <w:rsid w:val="0011057B"/>
    <w:rsid w:val="00110582"/>
    <w:rsid w:val="00110F7A"/>
    <w:rsid w:val="0011133B"/>
    <w:rsid w:val="00111478"/>
    <w:rsid w:val="001128E9"/>
    <w:rsid w:val="00112F94"/>
    <w:rsid w:val="00113511"/>
    <w:rsid w:val="0011365B"/>
    <w:rsid w:val="00115ED1"/>
    <w:rsid w:val="00116077"/>
    <w:rsid w:val="00116FB9"/>
    <w:rsid w:val="0012060E"/>
    <w:rsid w:val="001206C3"/>
    <w:rsid w:val="0012129B"/>
    <w:rsid w:val="0012132F"/>
    <w:rsid w:val="00121FCA"/>
    <w:rsid w:val="001228CC"/>
    <w:rsid w:val="00123398"/>
    <w:rsid w:val="001236B7"/>
    <w:rsid w:val="001239EA"/>
    <w:rsid w:val="00123DBA"/>
    <w:rsid w:val="00124AC5"/>
    <w:rsid w:val="001272BD"/>
    <w:rsid w:val="00130597"/>
    <w:rsid w:val="001309F0"/>
    <w:rsid w:val="00131729"/>
    <w:rsid w:val="00131C70"/>
    <w:rsid w:val="00131CD9"/>
    <w:rsid w:val="00131D17"/>
    <w:rsid w:val="001336C0"/>
    <w:rsid w:val="0013374B"/>
    <w:rsid w:val="00133785"/>
    <w:rsid w:val="00133FD1"/>
    <w:rsid w:val="00134120"/>
    <w:rsid w:val="00134542"/>
    <w:rsid w:val="00134F2E"/>
    <w:rsid w:val="00135A44"/>
    <w:rsid w:val="00136086"/>
    <w:rsid w:val="00136901"/>
    <w:rsid w:val="00136967"/>
    <w:rsid w:val="00136DBB"/>
    <w:rsid w:val="001379A3"/>
    <w:rsid w:val="00137BF5"/>
    <w:rsid w:val="0014040A"/>
    <w:rsid w:val="001404A8"/>
    <w:rsid w:val="00140744"/>
    <w:rsid w:val="00141549"/>
    <w:rsid w:val="00141726"/>
    <w:rsid w:val="00142CCC"/>
    <w:rsid w:val="001434F4"/>
    <w:rsid w:val="00143657"/>
    <w:rsid w:val="00143917"/>
    <w:rsid w:val="00143A4F"/>
    <w:rsid w:val="00143EB0"/>
    <w:rsid w:val="00144131"/>
    <w:rsid w:val="001444E7"/>
    <w:rsid w:val="00144DF6"/>
    <w:rsid w:val="001450A5"/>
    <w:rsid w:val="00145868"/>
    <w:rsid w:val="00145A27"/>
    <w:rsid w:val="00146AFF"/>
    <w:rsid w:val="00147CC4"/>
    <w:rsid w:val="00147DF9"/>
    <w:rsid w:val="00147E93"/>
    <w:rsid w:val="00147F7C"/>
    <w:rsid w:val="001500FB"/>
    <w:rsid w:val="00150D12"/>
    <w:rsid w:val="0015178B"/>
    <w:rsid w:val="00152588"/>
    <w:rsid w:val="00153103"/>
    <w:rsid w:val="0015443F"/>
    <w:rsid w:val="00156292"/>
    <w:rsid w:val="00156300"/>
    <w:rsid w:val="001566A9"/>
    <w:rsid w:val="001569F1"/>
    <w:rsid w:val="00156BFE"/>
    <w:rsid w:val="00157FE6"/>
    <w:rsid w:val="0016071A"/>
    <w:rsid w:val="00160D71"/>
    <w:rsid w:val="0016129E"/>
    <w:rsid w:val="00161765"/>
    <w:rsid w:val="0016233F"/>
    <w:rsid w:val="00162D53"/>
    <w:rsid w:val="00162FF7"/>
    <w:rsid w:val="001636C0"/>
    <w:rsid w:val="0016374B"/>
    <w:rsid w:val="00163E8E"/>
    <w:rsid w:val="001640F6"/>
    <w:rsid w:val="0016516A"/>
    <w:rsid w:val="001656E2"/>
    <w:rsid w:val="00165EC1"/>
    <w:rsid w:val="00166438"/>
    <w:rsid w:val="0016647E"/>
    <w:rsid w:val="001668E5"/>
    <w:rsid w:val="00167996"/>
    <w:rsid w:val="001710D4"/>
    <w:rsid w:val="0017183B"/>
    <w:rsid w:val="00171850"/>
    <w:rsid w:val="00171E89"/>
    <w:rsid w:val="00172F07"/>
    <w:rsid w:val="00173167"/>
    <w:rsid w:val="00175011"/>
    <w:rsid w:val="0017520A"/>
    <w:rsid w:val="0017528B"/>
    <w:rsid w:val="00175CC2"/>
    <w:rsid w:val="001761E8"/>
    <w:rsid w:val="00176E7A"/>
    <w:rsid w:val="00177204"/>
    <w:rsid w:val="00177677"/>
    <w:rsid w:val="00180F04"/>
    <w:rsid w:val="00180FD4"/>
    <w:rsid w:val="00181302"/>
    <w:rsid w:val="0018146A"/>
    <w:rsid w:val="001814AF"/>
    <w:rsid w:val="0018165C"/>
    <w:rsid w:val="0018172D"/>
    <w:rsid w:val="00182164"/>
    <w:rsid w:val="00182331"/>
    <w:rsid w:val="0018340C"/>
    <w:rsid w:val="001839B3"/>
    <w:rsid w:val="0018501E"/>
    <w:rsid w:val="001865C7"/>
    <w:rsid w:val="00186FBA"/>
    <w:rsid w:val="00187512"/>
    <w:rsid w:val="0018765C"/>
    <w:rsid w:val="001900FF"/>
    <w:rsid w:val="00190214"/>
    <w:rsid w:val="00190FCA"/>
    <w:rsid w:val="00191CD9"/>
    <w:rsid w:val="0019313F"/>
    <w:rsid w:val="00193A08"/>
    <w:rsid w:val="0019500C"/>
    <w:rsid w:val="00195207"/>
    <w:rsid w:val="00195EA6"/>
    <w:rsid w:val="00196522"/>
    <w:rsid w:val="00196709"/>
    <w:rsid w:val="00196798"/>
    <w:rsid w:val="001968CE"/>
    <w:rsid w:val="0019707D"/>
    <w:rsid w:val="001A0749"/>
    <w:rsid w:val="001A149E"/>
    <w:rsid w:val="001A22FC"/>
    <w:rsid w:val="001A2490"/>
    <w:rsid w:val="001A2D0D"/>
    <w:rsid w:val="001A49BC"/>
    <w:rsid w:val="001A4C37"/>
    <w:rsid w:val="001A4CE4"/>
    <w:rsid w:val="001A5CAF"/>
    <w:rsid w:val="001A6270"/>
    <w:rsid w:val="001A7E2B"/>
    <w:rsid w:val="001B0002"/>
    <w:rsid w:val="001B00B2"/>
    <w:rsid w:val="001B0195"/>
    <w:rsid w:val="001B023F"/>
    <w:rsid w:val="001B081C"/>
    <w:rsid w:val="001B2553"/>
    <w:rsid w:val="001B25AF"/>
    <w:rsid w:val="001B27F9"/>
    <w:rsid w:val="001B2C76"/>
    <w:rsid w:val="001B3302"/>
    <w:rsid w:val="001B362E"/>
    <w:rsid w:val="001B4837"/>
    <w:rsid w:val="001B5AD5"/>
    <w:rsid w:val="001B6230"/>
    <w:rsid w:val="001B690C"/>
    <w:rsid w:val="001B6C8D"/>
    <w:rsid w:val="001B7D2E"/>
    <w:rsid w:val="001C009C"/>
    <w:rsid w:val="001C0437"/>
    <w:rsid w:val="001C0960"/>
    <w:rsid w:val="001C1A2B"/>
    <w:rsid w:val="001C2793"/>
    <w:rsid w:val="001C281D"/>
    <w:rsid w:val="001C294B"/>
    <w:rsid w:val="001C3695"/>
    <w:rsid w:val="001C370B"/>
    <w:rsid w:val="001C3C6D"/>
    <w:rsid w:val="001C3EE0"/>
    <w:rsid w:val="001C415D"/>
    <w:rsid w:val="001C429E"/>
    <w:rsid w:val="001C47F2"/>
    <w:rsid w:val="001C5DF0"/>
    <w:rsid w:val="001C61D5"/>
    <w:rsid w:val="001C688A"/>
    <w:rsid w:val="001C6AE1"/>
    <w:rsid w:val="001C7286"/>
    <w:rsid w:val="001C7937"/>
    <w:rsid w:val="001C7F87"/>
    <w:rsid w:val="001D00A5"/>
    <w:rsid w:val="001D05A6"/>
    <w:rsid w:val="001D0D5C"/>
    <w:rsid w:val="001D0DCE"/>
    <w:rsid w:val="001D109D"/>
    <w:rsid w:val="001D1E95"/>
    <w:rsid w:val="001D26A7"/>
    <w:rsid w:val="001D323C"/>
    <w:rsid w:val="001D369E"/>
    <w:rsid w:val="001D4998"/>
    <w:rsid w:val="001D52F9"/>
    <w:rsid w:val="001D6A57"/>
    <w:rsid w:val="001D6B77"/>
    <w:rsid w:val="001D6EC6"/>
    <w:rsid w:val="001D7118"/>
    <w:rsid w:val="001D771A"/>
    <w:rsid w:val="001D7770"/>
    <w:rsid w:val="001D783E"/>
    <w:rsid w:val="001D7C21"/>
    <w:rsid w:val="001E0D64"/>
    <w:rsid w:val="001E101F"/>
    <w:rsid w:val="001E11C9"/>
    <w:rsid w:val="001E1DC0"/>
    <w:rsid w:val="001E21C6"/>
    <w:rsid w:val="001E2EEE"/>
    <w:rsid w:val="001E2FDA"/>
    <w:rsid w:val="001E3286"/>
    <w:rsid w:val="001E38AD"/>
    <w:rsid w:val="001E43EC"/>
    <w:rsid w:val="001E4F06"/>
    <w:rsid w:val="001E5636"/>
    <w:rsid w:val="001E5D0F"/>
    <w:rsid w:val="001E65D1"/>
    <w:rsid w:val="001E7427"/>
    <w:rsid w:val="001F0103"/>
    <w:rsid w:val="001F10C5"/>
    <w:rsid w:val="001F1CB6"/>
    <w:rsid w:val="001F1F51"/>
    <w:rsid w:val="001F1FFD"/>
    <w:rsid w:val="001F26C1"/>
    <w:rsid w:val="001F2F97"/>
    <w:rsid w:val="001F39F5"/>
    <w:rsid w:val="001F3B9E"/>
    <w:rsid w:val="001F43DE"/>
    <w:rsid w:val="001F45CB"/>
    <w:rsid w:val="001F4B3A"/>
    <w:rsid w:val="001F4E12"/>
    <w:rsid w:val="001F5371"/>
    <w:rsid w:val="001F5583"/>
    <w:rsid w:val="001F5787"/>
    <w:rsid w:val="001F5D3F"/>
    <w:rsid w:val="001F5E41"/>
    <w:rsid w:val="001F6767"/>
    <w:rsid w:val="001F6C2D"/>
    <w:rsid w:val="001F73BB"/>
    <w:rsid w:val="001F748F"/>
    <w:rsid w:val="001F7500"/>
    <w:rsid w:val="001F7538"/>
    <w:rsid w:val="001F7624"/>
    <w:rsid w:val="001F7784"/>
    <w:rsid w:val="001F7D42"/>
    <w:rsid w:val="00200B79"/>
    <w:rsid w:val="00200B8D"/>
    <w:rsid w:val="00200F20"/>
    <w:rsid w:val="00201261"/>
    <w:rsid w:val="00201EB4"/>
    <w:rsid w:val="00202227"/>
    <w:rsid w:val="002025BC"/>
    <w:rsid w:val="00202BE9"/>
    <w:rsid w:val="002035BF"/>
    <w:rsid w:val="00203A5E"/>
    <w:rsid w:val="0020416E"/>
    <w:rsid w:val="002043C1"/>
    <w:rsid w:val="002057E9"/>
    <w:rsid w:val="00205CDB"/>
    <w:rsid w:val="00206448"/>
    <w:rsid w:val="00206794"/>
    <w:rsid w:val="00207027"/>
    <w:rsid w:val="00207156"/>
    <w:rsid w:val="002073BE"/>
    <w:rsid w:val="002074CA"/>
    <w:rsid w:val="00207E5F"/>
    <w:rsid w:val="002118A0"/>
    <w:rsid w:val="00212BD7"/>
    <w:rsid w:val="00213B3F"/>
    <w:rsid w:val="00213E17"/>
    <w:rsid w:val="00214CC2"/>
    <w:rsid w:val="002162CC"/>
    <w:rsid w:val="00216EDD"/>
    <w:rsid w:val="00217F96"/>
    <w:rsid w:val="002202D2"/>
    <w:rsid w:val="00220962"/>
    <w:rsid w:val="002211CE"/>
    <w:rsid w:val="00221602"/>
    <w:rsid w:val="00221FCB"/>
    <w:rsid w:val="002236AC"/>
    <w:rsid w:val="00223F07"/>
    <w:rsid w:val="002245CD"/>
    <w:rsid w:val="002247EE"/>
    <w:rsid w:val="00224D4A"/>
    <w:rsid w:val="00224E46"/>
    <w:rsid w:val="002253E1"/>
    <w:rsid w:val="00225534"/>
    <w:rsid w:val="00225B12"/>
    <w:rsid w:val="00226E11"/>
    <w:rsid w:val="00227114"/>
    <w:rsid w:val="00227134"/>
    <w:rsid w:val="002273BB"/>
    <w:rsid w:val="002276D4"/>
    <w:rsid w:val="00227C0C"/>
    <w:rsid w:val="00230A27"/>
    <w:rsid w:val="00230A45"/>
    <w:rsid w:val="002310C9"/>
    <w:rsid w:val="002312C9"/>
    <w:rsid w:val="002332AC"/>
    <w:rsid w:val="0023343B"/>
    <w:rsid w:val="00233F1D"/>
    <w:rsid w:val="002348FB"/>
    <w:rsid w:val="002351F8"/>
    <w:rsid w:val="00235347"/>
    <w:rsid w:val="00235601"/>
    <w:rsid w:val="00235738"/>
    <w:rsid w:val="00236EFA"/>
    <w:rsid w:val="00236F0D"/>
    <w:rsid w:val="00237421"/>
    <w:rsid w:val="00237A33"/>
    <w:rsid w:val="00240640"/>
    <w:rsid w:val="00240A1F"/>
    <w:rsid w:val="00241B70"/>
    <w:rsid w:val="00242119"/>
    <w:rsid w:val="0024216E"/>
    <w:rsid w:val="002430EA"/>
    <w:rsid w:val="0024356D"/>
    <w:rsid w:val="00246224"/>
    <w:rsid w:val="002462E4"/>
    <w:rsid w:val="002468D5"/>
    <w:rsid w:val="00246DC9"/>
    <w:rsid w:val="00246EA9"/>
    <w:rsid w:val="00247EEF"/>
    <w:rsid w:val="00247F00"/>
    <w:rsid w:val="00250255"/>
    <w:rsid w:val="00250886"/>
    <w:rsid w:val="0025106C"/>
    <w:rsid w:val="0025186C"/>
    <w:rsid w:val="00251BE2"/>
    <w:rsid w:val="0025353B"/>
    <w:rsid w:val="00253792"/>
    <w:rsid w:val="00254A6C"/>
    <w:rsid w:val="00254BE4"/>
    <w:rsid w:val="00254CC2"/>
    <w:rsid w:val="00255B99"/>
    <w:rsid w:val="00256DE8"/>
    <w:rsid w:val="00256EE1"/>
    <w:rsid w:val="00260592"/>
    <w:rsid w:val="00260FE2"/>
    <w:rsid w:val="0026173E"/>
    <w:rsid w:val="00262028"/>
    <w:rsid w:val="002624BC"/>
    <w:rsid w:val="002625C6"/>
    <w:rsid w:val="002627D8"/>
    <w:rsid w:val="00264A65"/>
    <w:rsid w:val="002652DC"/>
    <w:rsid w:val="002658AC"/>
    <w:rsid w:val="0026604D"/>
    <w:rsid w:val="002666A3"/>
    <w:rsid w:val="002676F4"/>
    <w:rsid w:val="00267EB5"/>
    <w:rsid w:val="00267F5D"/>
    <w:rsid w:val="0027153D"/>
    <w:rsid w:val="002727A9"/>
    <w:rsid w:val="00272835"/>
    <w:rsid w:val="00272A13"/>
    <w:rsid w:val="00273E10"/>
    <w:rsid w:val="0027403D"/>
    <w:rsid w:val="002742C8"/>
    <w:rsid w:val="00274867"/>
    <w:rsid w:val="0027491D"/>
    <w:rsid w:val="00274EF8"/>
    <w:rsid w:val="00275117"/>
    <w:rsid w:val="00275A97"/>
    <w:rsid w:val="00275D18"/>
    <w:rsid w:val="00275DC6"/>
    <w:rsid w:val="0027623D"/>
    <w:rsid w:val="00276728"/>
    <w:rsid w:val="002773BD"/>
    <w:rsid w:val="00280568"/>
    <w:rsid w:val="00280C5F"/>
    <w:rsid w:val="0028112D"/>
    <w:rsid w:val="00281738"/>
    <w:rsid w:val="00281BB2"/>
    <w:rsid w:val="0028350C"/>
    <w:rsid w:val="0028394B"/>
    <w:rsid w:val="00283C56"/>
    <w:rsid w:val="00283F94"/>
    <w:rsid w:val="00284689"/>
    <w:rsid w:val="00284902"/>
    <w:rsid w:val="00284E59"/>
    <w:rsid w:val="0028711A"/>
    <w:rsid w:val="00287A1B"/>
    <w:rsid w:val="002904D8"/>
    <w:rsid w:val="002905A9"/>
    <w:rsid w:val="00290A4D"/>
    <w:rsid w:val="00290CC8"/>
    <w:rsid w:val="00291049"/>
    <w:rsid w:val="0029164E"/>
    <w:rsid w:val="002921A9"/>
    <w:rsid w:val="00292E7D"/>
    <w:rsid w:val="00292EEB"/>
    <w:rsid w:val="002934A3"/>
    <w:rsid w:val="00293D93"/>
    <w:rsid w:val="00293FF4"/>
    <w:rsid w:val="002940E3"/>
    <w:rsid w:val="002949FE"/>
    <w:rsid w:val="0029542D"/>
    <w:rsid w:val="00295EE8"/>
    <w:rsid w:val="0029712E"/>
    <w:rsid w:val="002A0701"/>
    <w:rsid w:val="002A16F8"/>
    <w:rsid w:val="002A2053"/>
    <w:rsid w:val="002A2496"/>
    <w:rsid w:val="002A2A78"/>
    <w:rsid w:val="002A2EF8"/>
    <w:rsid w:val="002A31C6"/>
    <w:rsid w:val="002A437A"/>
    <w:rsid w:val="002A4ACD"/>
    <w:rsid w:val="002B1C77"/>
    <w:rsid w:val="002B3142"/>
    <w:rsid w:val="002B33F0"/>
    <w:rsid w:val="002B3536"/>
    <w:rsid w:val="002B36EE"/>
    <w:rsid w:val="002B3B08"/>
    <w:rsid w:val="002B3C20"/>
    <w:rsid w:val="002B3D2A"/>
    <w:rsid w:val="002B4B32"/>
    <w:rsid w:val="002B4BCC"/>
    <w:rsid w:val="002B5229"/>
    <w:rsid w:val="002B568D"/>
    <w:rsid w:val="002B5918"/>
    <w:rsid w:val="002B6A37"/>
    <w:rsid w:val="002C01FC"/>
    <w:rsid w:val="002C0B88"/>
    <w:rsid w:val="002C1045"/>
    <w:rsid w:val="002C18DB"/>
    <w:rsid w:val="002C1F9B"/>
    <w:rsid w:val="002C37B3"/>
    <w:rsid w:val="002C5727"/>
    <w:rsid w:val="002C5C07"/>
    <w:rsid w:val="002C636A"/>
    <w:rsid w:val="002C6E62"/>
    <w:rsid w:val="002C72A2"/>
    <w:rsid w:val="002C7354"/>
    <w:rsid w:val="002C770B"/>
    <w:rsid w:val="002D0A26"/>
    <w:rsid w:val="002D0B8F"/>
    <w:rsid w:val="002D1BA5"/>
    <w:rsid w:val="002D1D01"/>
    <w:rsid w:val="002D1E41"/>
    <w:rsid w:val="002D2437"/>
    <w:rsid w:val="002D25BA"/>
    <w:rsid w:val="002D2846"/>
    <w:rsid w:val="002D2C45"/>
    <w:rsid w:val="002D31C8"/>
    <w:rsid w:val="002D3526"/>
    <w:rsid w:val="002D35C3"/>
    <w:rsid w:val="002D36AC"/>
    <w:rsid w:val="002D3896"/>
    <w:rsid w:val="002D4DCC"/>
    <w:rsid w:val="002D63DC"/>
    <w:rsid w:val="002D6A2E"/>
    <w:rsid w:val="002D6FBD"/>
    <w:rsid w:val="002E0A31"/>
    <w:rsid w:val="002E0BA4"/>
    <w:rsid w:val="002E26B1"/>
    <w:rsid w:val="002E29FF"/>
    <w:rsid w:val="002E2D57"/>
    <w:rsid w:val="002E3367"/>
    <w:rsid w:val="002E3942"/>
    <w:rsid w:val="002E5538"/>
    <w:rsid w:val="002E59E0"/>
    <w:rsid w:val="002E644F"/>
    <w:rsid w:val="002E6A46"/>
    <w:rsid w:val="002E6B53"/>
    <w:rsid w:val="002E6B9F"/>
    <w:rsid w:val="002E75CA"/>
    <w:rsid w:val="002E7608"/>
    <w:rsid w:val="002E76C6"/>
    <w:rsid w:val="002E7795"/>
    <w:rsid w:val="002F0742"/>
    <w:rsid w:val="002F0E8B"/>
    <w:rsid w:val="002F1461"/>
    <w:rsid w:val="002F1B76"/>
    <w:rsid w:val="002F1C07"/>
    <w:rsid w:val="002F2A00"/>
    <w:rsid w:val="002F317E"/>
    <w:rsid w:val="002F39FC"/>
    <w:rsid w:val="002F40BE"/>
    <w:rsid w:val="002F4330"/>
    <w:rsid w:val="002F5623"/>
    <w:rsid w:val="002F5686"/>
    <w:rsid w:val="002F60FC"/>
    <w:rsid w:val="002F6BC4"/>
    <w:rsid w:val="00300489"/>
    <w:rsid w:val="00300A90"/>
    <w:rsid w:val="00300D7C"/>
    <w:rsid w:val="003032C6"/>
    <w:rsid w:val="00303B49"/>
    <w:rsid w:val="0030401C"/>
    <w:rsid w:val="0030461F"/>
    <w:rsid w:val="00305181"/>
    <w:rsid w:val="003058FF"/>
    <w:rsid w:val="00306010"/>
    <w:rsid w:val="003061CB"/>
    <w:rsid w:val="0030636B"/>
    <w:rsid w:val="00306588"/>
    <w:rsid w:val="00306D8E"/>
    <w:rsid w:val="00307CC4"/>
    <w:rsid w:val="00310513"/>
    <w:rsid w:val="00310EE8"/>
    <w:rsid w:val="00310EF7"/>
    <w:rsid w:val="00311240"/>
    <w:rsid w:val="003120F5"/>
    <w:rsid w:val="00312769"/>
    <w:rsid w:val="003129FA"/>
    <w:rsid w:val="00312F57"/>
    <w:rsid w:val="00313853"/>
    <w:rsid w:val="0031465E"/>
    <w:rsid w:val="00314728"/>
    <w:rsid w:val="00314BE4"/>
    <w:rsid w:val="00315E04"/>
    <w:rsid w:val="003172EE"/>
    <w:rsid w:val="00317506"/>
    <w:rsid w:val="0032085C"/>
    <w:rsid w:val="00321F0B"/>
    <w:rsid w:val="00322538"/>
    <w:rsid w:val="003234C1"/>
    <w:rsid w:val="0032378A"/>
    <w:rsid w:val="00323F58"/>
    <w:rsid w:val="00324DA6"/>
    <w:rsid w:val="003279A3"/>
    <w:rsid w:val="00327B20"/>
    <w:rsid w:val="00330C7F"/>
    <w:rsid w:val="00330D1C"/>
    <w:rsid w:val="00331CF5"/>
    <w:rsid w:val="00332514"/>
    <w:rsid w:val="00333017"/>
    <w:rsid w:val="0033367E"/>
    <w:rsid w:val="00333883"/>
    <w:rsid w:val="00333943"/>
    <w:rsid w:val="00334E08"/>
    <w:rsid w:val="00336B8F"/>
    <w:rsid w:val="00340293"/>
    <w:rsid w:val="00340691"/>
    <w:rsid w:val="00340EC1"/>
    <w:rsid w:val="00341B7A"/>
    <w:rsid w:val="00341E1C"/>
    <w:rsid w:val="00341F21"/>
    <w:rsid w:val="00341FA4"/>
    <w:rsid w:val="003424FC"/>
    <w:rsid w:val="00342B9C"/>
    <w:rsid w:val="00343390"/>
    <w:rsid w:val="00343E9F"/>
    <w:rsid w:val="003452E8"/>
    <w:rsid w:val="00345462"/>
    <w:rsid w:val="003456F7"/>
    <w:rsid w:val="00346090"/>
    <w:rsid w:val="00347091"/>
    <w:rsid w:val="00347AF9"/>
    <w:rsid w:val="00350035"/>
    <w:rsid w:val="003503FD"/>
    <w:rsid w:val="003506D5"/>
    <w:rsid w:val="00350911"/>
    <w:rsid w:val="00351D39"/>
    <w:rsid w:val="003547A9"/>
    <w:rsid w:val="00355CA3"/>
    <w:rsid w:val="00356408"/>
    <w:rsid w:val="0035672A"/>
    <w:rsid w:val="00356D8D"/>
    <w:rsid w:val="00357C9D"/>
    <w:rsid w:val="003607F1"/>
    <w:rsid w:val="00361A1E"/>
    <w:rsid w:val="00361D9D"/>
    <w:rsid w:val="003637C6"/>
    <w:rsid w:val="003639A6"/>
    <w:rsid w:val="00363C84"/>
    <w:rsid w:val="003651D4"/>
    <w:rsid w:val="00365550"/>
    <w:rsid w:val="00365CF8"/>
    <w:rsid w:val="003662F5"/>
    <w:rsid w:val="00367835"/>
    <w:rsid w:val="00367C6C"/>
    <w:rsid w:val="0037000B"/>
    <w:rsid w:val="00370817"/>
    <w:rsid w:val="00370F3A"/>
    <w:rsid w:val="00371394"/>
    <w:rsid w:val="003713CF"/>
    <w:rsid w:val="00371586"/>
    <w:rsid w:val="00371592"/>
    <w:rsid w:val="00371E12"/>
    <w:rsid w:val="0037284A"/>
    <w:rsid w:val="00373226"/>
    <w:rsid w:val="003734B6"/>
    <w:rsid w:val="003740AF"/>
    <w:rsid w:val="003748F1"/>
    <w:rsid w:val="0037562B"/>
    <w:rsid w:val="00375D2E"/>
    <w:rsid w:val="00375E39"/>
    <w:rsid w:val="00377D66"/>
    <w:rsid w:val="00380722"/>
    <w:rsid w:val="0038090F"/>
    <w:rsid w:val="00380AF9"/>
    <w:rsid w:val="00380B57"/>
    <w:rsid w:val="00380CDD"/>
    <w:rsid w:val="00380DAC"/>
    <w:rsid w:val="003822D2"/>
    <w:rsid w:val="00382A3E"/>
    <w:rsid w:val="00384451"/>
    <w:rsid w:val="003844B6"/>
    <w:rsid w:val="00384BB8"/>
    <w:rsid w:val="00384F60"/>
    <w:rsid w:val="00386688"/>
    <w:rsid w:val="00386BB8"/>
    <w:rsid w:val="00387359"/>
    <w:rsid w:val="00390904"/>
    <w:rsid w:val="00390B4E"/>
    <w:rsid w:val="00391DEB"/>
    <w:rsid w:val="0039328E"/>
    <w:rsid w:val="0039421D"/>
    <w:rsid w:val="00394F46"/>
    <w:rsid w:val="003950A4"/>
    <w:rsid w:val="0039570B"/>
    <w:rsid w:val="00395886"/>
    <w:rsid w:val="00396C7E"/>
    <w:rsid w:val="00397A5B"/>
    <w:rsid w:val="003A1FDE"/>
    <w:rsid w:val="003A24CC"/>
    <w:rsid w:val="003A28C4"/>
    <w:rsid w:val="003A3584"/>
    <w:rsid w:val="003A38E7"/>
    <w:rsid w:val="003A39D5"/>
    <w:rsid w:val="003A3AD0"/>
    <w:rsid w:val="003A4073"/>
    <w:rsid w:val="003A46C4"/>
    <w:rsid w:val="003A4859"/>
    <w:rsid w:val="003A4E1A"/>
    <w:rsid w:val="003A4FB1"/>
    <w:rsid w:val="003A59BC"/>
    <w:rsid w:val="003A5D7A"/>
    <w:rsid w:val="003A67B2"/>
    <w:rsid w:val="003A6E3F"/>
    <w:rsid w:val="003B162D"/>
    <w:rsid w:val="003B1AD7"/>
    <w:rsid w:val="003B1B29"/>
    <w:rsid w:val="003B255D"/>
    <w:rsid w:val="003B42D4"/>
    <w:rsid w:val="003B4728"/>
    <w:rsid w:val="003B4A01"/>
    <w:rsid w:val="003B4A4E"/>
    <w:rsid w:val="003B545F"/>
    <w:rsid w:val="003B5704"/>
    <w:rsid w:val="003B5853"/>
    <w:rsid w:val="003B6031"/>
    <w:rsid w:val="003B6386"/>
    <w:rsid w:val="003B681C"/>
    <w:rsid w:val="003B76A6"/>
    <w:rsid w:val="003C07A5"/>
    <w:rsid w:val="003C0892"/>
    <w:rsid w:val="003C1BF4"/>
    <w:rsid w:val="003C237E"/>
    <w:rsid w:val="003C2CE4"/>
    <w:rsid w:val="003C3076"/>
    <w:rsid w:val="003C30E1"/>
    <w:rsid w:val="003C41CB"/>
    <w:rsid w:val="003C4552"/>
    <w:rsid w:val="003C4992"/>
    <w:rsid w:val="003C4C75"/>
    <w:rsid w:val="003C5333"/>
    <w:rsid w:val="003C6136"/>
    <w:rsid w:val="003C61C0"/>
    <w:rsid w:val="003C66E1"/>
    <w:rsid w:val="003C723D"/>
    <w:rsid w:val="003D0C28"/>
    <w:rsid w:val="003D1137"/>
    <w:rsid w:val="003D23A1"/>
    <w:rsid w:val="003D298D"/>
    <w:rsid w:val="003D33DF"/>
    <w:rsid w:val="003D3BBC"/>
    <w:rsid w:val="003D40D0"/>
    <w:rsid w:val="003D43B1"/>
    <w:rsid w:val="003D480F"/>
    <w:rsid w:val="003D4D5A"/>
    <w:rsid w:val="003D5069"/>
    <w:rsid w:val="003D51B2"/>
    <w:rsid w:val="003D5500"/>
    <w:rsid w:val="003D562B"/>
    <w:rsid w:val="003D67FF"/>
    <w:rsid w:val="003D6A69"/>
    <w:rsid w:val="003D6CEA"/>
    <w:rsid w:val="003E072B"/>
    <w:rsid w:val="003E13AA"/>
    <w:rsid w:val="003E1A84"/>
    <w:rsid w:val="003E1B5C"/>
    <w:rsid w:val="003E1FF8"/>
    <w:rsid w:val="003E34C3"/>
    <w:rsid w:val="003E4060"/>
    <w:rsid w:val="003E484A"/>
    <w:rsid w:val="003E4B41"/>
    <w:rsid w:val="003E4D13"/>
    <w:rsid w:val="003E6569"/>
    <w:rsid w:val="003E6866"/>
    <w:rsid w:val="003E6AE2"/>
    <w:rsid w:val="003E70D3"/>
    <w:rsid w:val="003E731A"/>
    <w:rsid w:val="003E78FA"/>
    <w:rsid w:val="003E7969"/>
    <w:rsid w:val="003F017C"/>
    <w:rsid w:val="003F088F"/>
    <w:rsid w:val="003F2496"/>
    <w:rsid w:val="003F3C56"/>
    <w:rsid w:val="003F3D92"/>
    <w:rsid w:val="003F430E"/>
    <w:rsid w:val="003F44E3"/>
    <w:rsid w:val="003F4F3D"/>
    <w:rsid w:val="003F68A1"/>
    <w:rsid w:val="003F692A"/>
    <w:rsid w:val="003F6A83"/>
    <w:rsid w:val="003F6B34"/>
    <w:rsid w:val="003F7F15"/>
    <w:rsid w:val="00400093"/>
    <w:rsid w:val="0040064B"/>
    <w:rsid w:val="00400A2D"/>
    <w:rsid w:val="00400D61"/>
    <w:rsid w:val="00401168"/>
    <w:rsid w:val="004018BC"/>
    <w:rsid w:val="004025BE"/>
    <w:rsid w:val="00402BA4"/>
    <w:rsid w:val="004038A5"/>
    <w:rsid w:val="004039AC"/>
    <w:rsid w:val="00403A78"/>
    <w:rsid w:val="00403D31"/>
    <w:rsid w:val="00404D88"/>
    <w:rsid w:val="00405960"/>
    <w:rsid w:val="00410B14"/>
    <w:rsid w:val="004111B0"/>
    <w:rsid w:val="00411E01"/>
    <w:rsid w:val="00412AFD"/>
    <w:rsid w:val="0041368D"/>
    <w:rsid w:val="0041381B"/>
    <w:rsid w:val="00414686"/>
    <w:rsid w:val="0041496B"/>
    <w:rsid w:val="00414FD1"/>
    <w:rsid w:val="00415BD7"/>
    <w:rsid w:val="00416265"/>
    <w:rsid w:val="00417766"/>
    <w:rsid w:val="00420BA3"/>
    <w:rsid w:val="00421F33"/>
    <w:rsid w:val="00423EEF"/>
    <w:rsid w:val="004245B4"/>
    <w:rsid w:val="004247EC"/>
    <w:rsid w:val="00424BC3"/>
    <w:rsid w:val="0042634B"/>
    <w:rsid w:val="00426881"/>
    <w:rsid w:val="00427005"/>
    <w:rsid w:val="00427085"/>
    <w:rsid w:val="00430DA2"/>
    <w:rsid w:val="004311EF"/>
    <w:rsid w:val="00431660"/>
    <w:rsid w:val="00431F60"/>
    <w:rsid w:val="00434006"/>
    <w:rsid w:val="00434D5A"/>
    <w:rsid w:val="00435B4D"/>
    <w:rsid w:val="00435DAF"/>
    <w:rsid w:val="0043629D"/>
    <w:rsid w:val="004367B3"/>
    <w:rsid w:val="004369E8"/>
    <w:rsid w:val="0043750C"/>
    <w:rsid w:val="00437BC3"/>
    <w:rsid w:val="00437FCB"/>
    <w:rsid w:val="0044105B"/>
    <w:rsid w:val="00442289"/>
    <w:rsid w:val="004422A9"/>
    <w:rsid w:val="004427D8"/>
    <w:rsid w:val="00443366"/>
    <w:rsid w:val="00443423"/>
    <w:rsid w:val="00443579"/>
    <w:rsid w:val="004435C8"/>
    <w:rsid w:val="00445511"/>
    <w:rsid w:val="004458D8"/>
    <w:rsid w:val="00445BB0"/>
    <w:rsid w:val="004461D2"/>
    <w:rsid w:val="0044671D"/>
    <w:rsid w:val="00447135"/>
    <w:rsid w:val="004501FF"/>
    <w:rsid w:val="00450764"/>
    <w:rsid w:val="00450982"/>
    <w:rsid w:val="00450D3F"/>
    <w:rsid w:val="004513BA"/>
    <w:rsid w:val="00451843"/>
    <w:rsid w:val="00452577"/>
    <w:rsid w:val="00453BCB"/>
    <w:rsid w:val="00454589"/>
    <w:rsid w:val="00455A9A"/>
    <w:rsid w:val="0045664B"/>
    <w:rsid w:val="004568CD"/>
    <w:rsid w:val="00457381"/>
    <w:rsid w:val="004575A9"/>
    <w:rsid w:val="004579D2"/>
    <w:rsid w:val="00457E20"/>
    <w:rsid w:val="00457FD1"/>
    <w:rsid w:val="0046190A"/>
    <w:rsid w:val="004624D9"/>
    <w:rsid w:val="004638C8"/>
    <w:rsid w:val="00464705"/>
    <w:rsid w:val="00465687"/>
    <w:rsid w:val="004657CC"/>
    <w:rsid w:val="00466A8C"/>
    <w:rsid w:val="00466F82"/>
    <w:rsid w:val="00467066"/>
    <w:rsid w:val="00467883"/>
    <w:rsid w:val="00467D41"/>
    <w:rsid w:val="0047060F"/>
    <w:rsid w:val="00470742"/>
    <w:rsid w:val="00470BAB"/>
    <w:rsid w:val="00472311"/>
    <w:rsid w:val="004727EB"/>
    <w:rsid w:val="00472C9D"/>
    <w:rsid w:val="00472FFB"/>
    <w:rsid w:val="00473A8C"/>
    <w:rsid w:val="00473CE0"/>
    <w:rsid w:val="0047491C"/>
    <w:rsid w:val="0047611C"/>
    <w:rsid w:val="00476905"/>
    <w:rsid w:val="00476F63"/>
    <w:rsid w:val="00477E80"/>
    <w:rsid w:val="0048096A"/>
    <w:rsid w:val="00480D61"/>
    <w:rsid w:val="00481373"/>
    <w:rsid w:val="00481603"/>
    <w:rsid w:val="00481AF3"/>
    <w:rsid w:val="00482F08"/>
    <w:rsid w:val="00482FD3"/>
    <w:rsid w:val="004834A8"/>
    <w:rsid w:val="004835AC"/>
    <w:rsid w:val="004838C2"/>
    <w:rsid w:val="0048423C"/>
    <w:rsid w:val="00484AAD"/>
    <w:rsid w:val="00484C64"/>
    <w:rsid w:val="00484EC8"/>
    <w:rsid w:val="00485A96"/>
    <w:rsid w:val="0048735B"/>
    <w:rsid w:val="004876B3"/>
    <w:rsid w:val="00487C4C"/>
    <w:rsid w:val="004913CC"/>
    <w:rsid w:val="00491C43"/>
    <w:rsid w:val="00491CAC"/>
    <w:rsid w:val="00492120"/>
    <w:rsid w:val="004925E0"/>
    <w:rsid w:val="0049288B"/>
    <w:rsid w:val="00493515"/>
    <w:rsid w:val="00494EBC"/>
    <w:rsid w:val="0049575D"/>
    <w:rsid w:val="00495BE4"/>
    <w:rsid w:val="004968AD"/>
    <w:rsid w:val="004969CC"/>
    <w:rsid w:val="00497076"/>
    <w:rsid w:val="0049725F"/>
    <w:rsid w:val="004A01D0"/>
    <w:rsid w:val="004A0918"/>
    <w:rsid w:val="004A09DB"/>
    <w:rsid w:val="004A0FD6"/>
    <w:rsid w:val="004A13D5"/>
    <w:rsid w:val="004A15D8"/>
    <w:rsid w:val="004A297B"/>
    <w:rsid w:val="004A2AA7"/>
    <w:rsid w:val="004A3C0C"/>
    <w:rsid w:val="004A537F"/>
    <w:rsid w:val="004A6503"/>
    <w:rsid w:val="004A6C42"/>
    <w:rsid w:val="004A7000"/>
    <w:rsid w:val="004A707B"/>
    <w:rsid w:val="004A72A3"/>
    <w:rsid w:val="004B0566"/>
    <w:rsid w:val="004B09BF"/>
    <w:rsid w:val="004B0BF6"/>
    <w:rsid w:val="004B0D63"/>
    <w:rsid w:val="004B1338"/>
    <w:rsid w:val="004B15D7"/>
    <w:rsid w:val="004B15DF"/>
    <w:rsid w:val="004B1C44"/>
    <w:rsid w:val="004B1D5C"/>
    <w:rsid w:val="004B2D7B"/>
    <w:rsid w:val="004B3510"/>
    <w:rsid w:val="004B3C19"/>
    <w:rsid w:val="004B468E"/>
    <w:rsid w:val="004B46B8"/>
    <w:rsid w:val="004B4FE4"/>
    <w:rsid w:val="004B5967"/>
    <w:rsid w:val="004B69A9"/>
    <w:rsid w:val="004B73F6"/>
    <w:rsid w:val="004C15A0"/>
    <w:rsid w:val="004C1943"/>
    <w:rsid w:val="004C2ABA"/>
    <w:rsid w:val="004C2FFE"/>
    <w:rsid w:val="004C365E"/>
    <w:rsid w:val="004C37E4"/>
    <w:rsid w:val="004C3C36"/>
    <w:rsid w:val="004C3DC5"/>
    <w:rsid w:val="004C41D9"/>
    <w:rsid w:val="004C43C7"/>
    <w:rsid w:val="004C4430"/>
    <w:rsid w:val="004C4E31"/>
    <w:rsid w:val="004C54E5"/>
    <w:rsid w:val="004C5743"/>
    <w:rsid w:val="004C66C9"/>
    <w:rsid w:val="004C6836"/>
    <w:rsid w:val="004D04E3"/>
    <w:rsid w:val="004D0E7A"/>
    <w:rsid w:val="004D1151"/>
    <w:rsid w:val="004D1281"/>
    <w:rsid w:val="004D1314"/>
    <w:rsid w:val="004D1D0C"/>
    <w:rsid w:val="004D284B"/>
    <w:rsid w:val="004D3169"/>
    <w:rsid w:val="004D4B5F"/>
    <w:rsid w:val="004D525A"/>
    <w:rsid w:val="004D5A8D"/>
    <w:rsid w:val="004D7316"/>
    <w:rsid w:val="004D7348"/>
    <w:rsid w:val="004D756A"/>
    <w:rsid w:val="004D75AA"/>
    <w:rsid w:val="004E0511"/>
    <w:rsid w:val="004E0DDC"/>
    <w:rsid w:val="004E1FF9"/>
    <w:rsid w:val="004E2E03"/>
    <w:rsid w:val="004E320B"/>
    <w:rsid w:val="004E3739"/>
    <w:rsid w:val="004E4374"/>
    <w:rsid w:val="004E55A6"/>
    <w:rsid w:val="004E6158"/>
    <w:rsid w:val="004E6858"/>
    <w:rsid w:val="004E6DE2"/>
    <w:rsid w:val="004E7DCB"/>
    <w:rsid w:val="004F045E"/>
    <w:rsid w:val="004F165F"/>
    <w:rsid w:val="004F1E90"/>
    <w:rsid w:val="004F2050"/>
    <w:rsid w:val="004F2AD1"/>
    <w:rsid w:val="004F3B3E"/>
    <w:rsid w:val="004F3E97"/>
    <w:rsid w:val="004F3F0C"/>
    <w:rsid w:val="004F491F"/>
    <w:rsid w:val="004F4B05"/>
    <w:rsid w:val="004F5056"/>
    <w:rsid w:val="004F55DF"/>
    <w:rsid w:val="004F59B7"/>
    <w:rsid w:val="004F5CD6"/>
    <w:rsid w:val="004F5E48"/>
    <w:rsid w:val="004F616A"/>
    <w:rsid w:val="004F6496"/>
    <w:rsid w:val="004F6BC3"/>
    <w:rsid w:val="004F796C"/>
    <w:rsid w:val="004F7C8D"/>
    <w:rsid w:val="00500181"/>
    <w:rsid w:val="005010D7"/>
    <w:rsid w:val="0050243B"/>
    <w:rsid w:val="00502C4B"/>
    <w:rsid w:val="00503B63"/>
    <w:rsid w:val="00504291"/>
    <w:rsid w:val="0050616B"/>
    <w:rsid w:val="00506C93"/>
    <w:rsid w:val="0050750F"/>
    <w:rsid w:val="00507B95"/>
    <w:rsid w:val="00507C90"/>
    <w:rsid w:val="00507E4F"/>
    <w:rsid w:val="00507FDD"/>
    <w:rsid w:val="00510A1D"/>
    <w:rsid w:val="005119F9"/>
    <w:rsid w:val="0051245E"/>
    <w:rsid w:val="00512E45"/>
    <w:rsid w:val="005138EE"/>
    <w:rsid w:val="0051459B"/>
    <w:rsid w:val="00514E68"/>
    <w:rsid w:val="00515B6D"/>
    <w:rsid w:val="00517E90"/>
    <w:rsid w:val="005213E2"/>
    <w:rsid w:val="005218DE"/>
    <w:rsid w:val="00521EAD"/>
    <w:rsid w:val="00523B42"/>
    <w:rsid w:val="00524732"/>
    <w:rsid w:val="00526606"/>
    <w:rsid w:val="00527B90"/>
    <w:rsid w:val="00527C1B"/>
    <w:rsid w:val="00530598"/>
    <w:rsid w:val="005307A1"/>
    <w:rsid w:val="00531439"/>
    <w:rsid w:val="00531502"/>
    <w:rsid w:val="00531726"/>
    <w:rsid w:val="005318FF"/>
    <w:rsid w:val="005326F0"/>
    <w:rsid w:val="005332EF"/>
    <w:rsid w:val="00533EC2"/>
    <w:rsid w:val="00534463"/>
    <w:rsid w:val="00534C50"/>
    <w:rsid w:val="005353CF"/>
    <w:rsid w:val="00535961"/>
    <w:rsid w:val="00535EDA"/>
    <w:rsid w:val="005361EB"/>
    <w:rsid w:val="0053630E"/>
    <w:rsid w:val="00536425"/>
    <w:rsid w:val="00536F76"/>
    <w:rsid w:val="00541129"/>
    <w:rsid w:val="0054135E"/>
    <w:rsid w:val="00541C7D"/>
    <w:rsid w:val="00541CCC"/>
    <w:rsid w:val="00542F2D"/>
    <w:rsid w:val="00543C8B"/>
    <w:rsid w:val="00543DDE"/>
    <w:rsid w:val="00543EE0"/>
    <w:rsid w:val="0054446C"/>
    <w:rsid w:val="005444D0"/>
    <w:rsid w:val="005447D8"/>
    <w:rsid w:val="00545256"/>
    <w:rsid w:val="005452AF"/>
    <w:rsid w:val="0054600C"/>
    <w:rsid w:val="00546775"/>
    <w:rsid w:val="00547855"/>
    <w:rsid w:val="00547A33"/>
    <w:rsid w:val="00547D26"/>
    <w:rsid w:val="00547D60"/>
    <w:rsid w:val="00547F2E"/>
    <w:rsid w:val="00550265"/>
    <w:rsid w:val="00550447"/>
    <w:rsid w:val="005504E0"/>
    <w:rsid w:val="00550883"/>
    <w:rsid w:val="00550AFE"/>
    <w:rsid w:val="00550B62"/>
    <w:rsid w:val="005512C9"/>
    <w:rsid w:val="005519C9"/>
    <w:rsid w:val="00551A9A"/>
    <w:rsid w:val="005522C9"/>
    <w:rsid w:val="00552652"/>
    <w:rsid w:val="00552AA0"/>
    <w:rsid w:val="00554125"/>
    <w:rsid w:val="00554B69"/>
    <w:rsid w:val="00554C23"/>
    <w:rsid w:val="00554DF0"/>
    <w:rsid w:val="00555DAD"/>
    <w:rsid w:val="00555DF9"/>
    <w:rsid w:val="005561B2"/>
    <w:rsid w:val="005564F5"/>
    <w:rsid w:val="00556D4E"/>
    <w:rsid w:val="00561410"/>
    <w:rsid w:val="00563186"/>
    <w:rsid w:val="0056365E"/>
    <w:rsid w:val="00563B2D"/>
    <w:rsid w:val="005649A9"/>
    <w:rsid w:val="00565319"/>
    <w:rsid w:val="00566A35"/>
    <w:rsid w:val="00566E0B"/>
    <w:rsid w:val="005703CB"/>
    <w:rsid w:val="00570DB9"/>
    <w:rsid w:val="00571006"/>
    <w:rsid w:val="00571611"/>
    <w:rsid w:val="00571CCF"/>
    <w:rsid w:val="00571F63"/>
    <w:rsid w:val="00572602"/>
    <w:rsid w:val="00572965"/>
    <w:rsid w:val="00572C20"/>
    <w:rsid w:val="00572D31"/>
    <w:rsid w:val="00572E92"/>
    <w:rsid w:val="00573B01"/>
    <w:rsid w:val="0057441A"/>
    <w:rsid w:val="00575107"/>
    <w:rsid w:val="00575356"/>
    <w:rsid w:val="00575D9E"/>
    <w:rsid w:val="005766D0"/>
    <w:rsid w:val="0057672C"/>
    <w:rsid w:val="00576AA5"/>
    <w:rsid w:val="00576D08"/>
    <w:rsid w:val="00577459"/>
    <w:rsid w:val="005778CE"/>
    <w:rsid w:val="005803B9"/>
    <w:rsid w:val="00580DBB"/>
    <w:rsid w:val="00581ABF"/>
    <w:rsid w:val="00582D6C"/>
    <w:rsid w:val="00583E56"/>
    <w:rsid w:val="00584212"/>
    <w:rsid w:val="005852DB"/>
    <w:rsid w:val="0058565D"/>
    <w:rsid w:val="00586875"/>
    <w:rsid w:val="00587141"/>
    <w:rsid w:val="00590099"/>
    <w:rsid w:val="005909EA"/>
    <w:rsid w:val="00591519"/>
    <w:rsid w:val="0059197B"/>
    <w:rsid w:val="00592098"/>
    <w:rsid w:val="005928DA"/>
    <w:rsid w:val="00592FA3"/>
    <w:rsid w:val="005934BF"/>
    <w:rsid w:val="00593B4A"/>
    <w:rsid w:val="00593E58"/>
    <w:rsid w:val="00594FD8"/>
    <w:rsid w:val="0059545C"/>
    <w:rsid w:val="00595900"/>
    <w:rsid w:val="00596CAE"/>
    <w:rsid w:val="005A086D"/>
    <w:rsid w:val="005A58CB"/>
    <w:rsid w:val="005A5927"/>
    <w:rsid w:val="005A5A2A"/>
    <w:rsid w:val="005A5D14"/>
    <w:rsid w:val="005A605B"/>
    <w:rsid w:val="005A6926"/>
    <w:rsid w:val="005B0C01"/>
    <w:rsid w:val="005B1FF9"/>
    <w:rsid w:val="005B2406"/>
    <w:rsid w:val="005B2C48"/>
    <w:rsid w:val="005B36EE"/>
    <w:rsid w:val="005B3A87"/>
    <w:rsid w:val="005B466A"/>
    <w:rsid w:val="005B5922"/>
    <w:rsid w:val="005B6447"/>
    <w:rsid w:val="005B685B"/>
    <w:rsid w:val="005B6F3E"/>
    <w:rsid w:val="005B7650"/>
    <w:rsid w:val="005B7EFB"/>
    <w:rsid w:val="005C04C6"/>
    <w:rsid w:val="005C067B"/>
    <w:rsid w:val="005C0B52"/>
    <w:rsid w:val="005C1151"/>
    <w:rsid w:val="005C1327"/>
    <w:rsid w:val="005C21F2"/>
    <w:rsid w:val="005C2C53"/>
    <w:rsid w:val="005C4074"/>
    <w:rsid w:val="005C493A"/>
    <w:rsid w:val="005C4C29"/>
    <w:rsid w:val="005C4D80"/>
    <w:rsid w:val="005C5206"/>
    <w:rsid w:val="005C52CA"/>
    <w:rsid w:val="005C6B7D"/>
    <w:rsid w:val="005C6E14"/>
    <w:rsid w:val="005C7911"/>
    <w:rsid w:val="005C7C99"/>
    <w:rsid w:val="005D1150"/>
    <w:rsid w:val="005D166E"/>
    <w:rsid w:val="005D23DA"/>
    <w:rsid w:val="005D2D1C"/>
    <w:rsid w:val="005D4660"/>
    <w:rsid w:val="005D5057"/>
    <w:rsid w:val="005D551E"/>
    <w:rsid w:val="005D748B"/>
    <w:rsid w:val="005D7FBC"/>
    <w:rsid w:val="005E0069"/>
    <w:rsid w:val="005E0390"/>
    <w:rsid w:val="005E1108"/>
    <w:rsid w:val="005E1B5C"/>
    <w:rsid w:val="005E296F"/>
    <w:rsid w:val="005E355E"/>
    <w:rsid w:val="005E49E5"/>
    <w:rsid w:val="005E5B18"/>
    <w:rsid w:val="005E5C49"/>
    <w:rsid w:val="005E61ED"/>
    <w:rsid w:val="005E68D4"/>
    <w:rsid w:val="005E70F5"/>
    <w:rsid w:val="005E7202"/>
    <w:rsid w:val="005F16CD"/>
    <w:rsid w:val="005F1BD7"/>
    <w:rsid w:val="005F28E4"/>
    <w:rsid w:val="005F2C7A"/>
    <w:rsid w:val="005F30AF"/>
    <w:rsid w:val="005F3D04"/>
    <w:rsid w:val="005F3DDA"/>
    <w:rsid w:val="005F40B8"/>
    <w:rsid w:val="005F4606"/>
    <w:rsid w:val="005F50E8"/>
    <w:rsid w:val="005F585D"/>
    <w:rsid w:val="005F5D1E"/>
    <w:rsid w:val="005F65A0"/>
    <w:rsid w:val="005F7695"/>
    <w:rsid w:val="0060130B"/>
    <w:rsid w:val="0060144E"/>
    <w:rsid w:val="006019DB"/>
    <w:rsid w:val="00601DB4"/>
    <w:rsid w:val="006022EF"/>
    <w:rsid w:val="00602FB3"/>
    <w:rsid w:val="0060329C"/>
    <w:rsid w:val="006042FC"/>
    <w:rsid w:val="00604C33"/>
    <w:rsid w:val="006054BD"/>
    <w:rsid w:val="00605766"/>
    <w:rsid w:val="00605A1A"/>
    <w:rsid w:val="00606CD6"/>
    <w:rsid w:val="006070A0"/>
    <w:rsid w:val="006073F4"/>
    <w:rsid w:val="0060758F"/>
    <w:rsid w:val="00607DC8"/>
    <w:rsid w:val="00610697"/>
    <w:rsid w:val="006107E4"/>
    <w:rsid w:val="006108DC"/>
    <w:rsid w:val="006113B9"/>
    <w:rsid w:val="00611978"/>
    <w:rsid w:val="006124C1"/>
    <w:rsid w:val="0061273E"/>
    <w:rsid w:val="00613711"/>
    <w:rsid w:val="00613BB9"/>
    <w:rsid w:val="006142A5"/>
    <w:rsid w:val="0061436A"/>
    <w:rsid w:val="00615E24"/>
    <w:rsid w:val="00615FCD"/>
    <w:rsid w:val="00616630"/>
    <w:rsid w:val="0061697C"/>
    <w:rsid w:val="006169B7"/>
    <w:rsid w:val="0061719B"/>
    <w:rsid w:val="006216FF"/>
    <w:rsid w:val="006217A1"/>
    <w:rsid w:val="00621E65"/>
    <w:rsid w:val="00622514"/>
    <w:rsid w:val="0062267D"/>
    <w:rsid w:val="006231D3"/>
    <w:rsid w:val="0062415B"/>
    <w:rsid w:val="006249D1"/>
    <w:rsid w:val="00624DE1"/>
    <w:rsid w:val="00627065"/>
    <w:rsid w:val="0062761B"/>
    <w:rsid w:val="006279B2"/>
    <w:rsid w:val="006304DC"/>
    <w:rsid w:val="006317E9"/>
    <w:rsid w:val="00631E01"/>
    <w:rsid w:val="006324B4"/>
    <w:rsid w:val="00632739"/>
    <w:rsid w:val="00632DCA"/>
    <w:rsid w:val="00632F14"/>
    <w:rsid w:val="00633120"/>
    <w:rsid w:val="0063486F"/>
    <w:rsid w:val="00635DF2"/>
    <w:rsid w:val="00637085"/>
    <w:rsid w:val="0064076D"/>
    <w:rsid w:val="00640A42"/>
    <w:rsid w:val="00640A81"/>
    <w:rsid w:val="00640B15"/>
    <w:rsid w:val="00640D27"/>
    <w:rsid w:val="00640F87"/>
    <w:rsid w:val="006415D2"/>
    <w:rsid w:val="00641779"/>
    <w:rsid w:val="0064198B"/>
    <w:rsid w:val="00641CB1"/>
    <w:rsid w:val="00642242"/>
    <w:rsid w:val="00643285"/>
    <w:rsid w:val="00643903"/>
    <w:rsid w:val="00643C01"/>
    <w:rsid w:val="00643F00"/>
    <w:rsid w:val="006440EB"/>
    <w:rsid w:val="00644D77"/>
    <w:rsid w:val="006450DD"/>
    <w:rsid w:val="006453E3"/>
    <w:rsid w:val="0064645F"/>
    <w:rsid w:val="00646D2E"/>
    <w:rsid w:val="0064761E"/>
    <w:rsid w:val="00652E05"/>
    <w:rsid w:val="006530A6"/>
    <w:rsid w:val="00653335"/>
    <w:rsid w:val="00653856"/>
    <w:rsid w:val="00653ABD"/>
    <w:rsid w:val="00653CFF"/>
    <w:rsid w:val="006545DB"/>
    <w:rsid w:val="00654C04"/>
    <w:rsid w:val="0065506E"/>
    <w:rsid w:val="00655674"/>
    <w:rsid w:val="00655EAF"/>
    <w:rsid w:val="006560D0"/>
    <w:rsid w:val="006564EA"/>
    <w:rsid w:val="0065701E"/>
    <w:rsid w:val="00657136"/>
    <w:rsid w:val="00657ECB"/>
    <w:rsid w:val="006602BB"/>
    <w:rsid w:val="00660851"/>
    <w:rsid w:val="00660B8F"/>
    <w:rsid w:val="00663D2A"/>
    <w:rsid w:val="006640AE"/>
    <w:rsid w:val="00664648"/>
    <w:rsid w:val="00664870"/>
    <w:rsid w:val="00664E6E"/>
    <w:rsid w:val="00666471"/>
    <w:rsid w:val="006668BD"/>
    <w:rsid w:val="006672FC"/>
    <w:rsid w:val="006678A2"/>
    <w:rsid w:val="00671367"/>
    <w:rsid w:val="00671FA7"/>
    <w:rsid w:val="0067316D"/>
    <w:rsid w:val="006732EC"/>
    <w:rsid w:val="00673581"/>
    <w:rsid w:val="006744EA"/>
    <w:rsid w:val="006745C2"/>
    <w:rsid w:val="0067527A"/>
    <w:rsid w:val="00675550"/>
    <w:rsid w:val="0067583D"/>
    <w:rsid w:val="00675FCF"/>
    <w:rsid w:val="006761C3"/>
    <w:rsid w:val="00676507"/>
    <w:rsid w:val="00676BEA"/>
    <w:rsid w:val="00677434"/>
    <w:rsid w:val="006809AF"/>
    <w:rsid w:val="0068122E"/>
    <w:rsid w:val="00681242"/>
    <w:rsid w:val="006812CF"/>
    <w:rsid w:val="0068193B"/>
    <w:rsid w:val="00682560"/>
    <w:rsid w:val="00682A93"/>
    <w:rsid w:val="00682AE7"/>
    <w:rsid w:val="006835F3"/>
    <w:rsid w:val="00683A18"/>
    <w:rsid w:val="00683A2E"/>
    <w:rsid w:val="00683EFD"/>
    <w:rsid w:val="00684882"/>
    <w:rsid w:val="006850BC"/>
    <w:rsid w:val="006862BF"/>
    <w:rsid w:val="00686873"/>
    <w:rsid w:val="0068795C"/>
    <w:rsid w:val="00690DE0"/>
    <w:rsid w:val="00690F21"/>
    <w:rsid w:val="006920C7"/>
    <w:rsid w:val="00692EAB"/>
    <w:rsid w:val="006932D7"/>
    <w:rsid w:val="006937D4"/>
    <w:rsid w:val="00693F18"/>
    <w:rsid w:val="00694583"/>
    <w:rsid w:val="00694D59"/>
    <w:rsid w:val="00694D6D"/>
    <w:rsid w:val="0069624F"/>
    <w:rsid w:val="00697AE9"/>
    <w:rsid w:val="00697FA4"/>
    <w:rsid w:val="006A0D3E"/>
    <w:rsid w:val="006A10BD"/>
    <w:rsid w:val="006A216D"/>
    <w:rsid w:val="006A2AC3"/>
    <w:rsid w:val="006A2C28"/>
    <w:rsid w:val="006A5A3C"/>
    <w:rsid w:val="006A60B0"/>
    <w:rsid w:val="006A6A49"/>
    <w:rsid w:val="006A756B"/>
    <w:rsid w:val="006A7950"/>
    <w:rsid w:val="006A7C00"/>
    <w:rsid w:val="006B047D"/>
    <w:rsid w:val="006B2165"/>
    <w:rsid w:val="006B23A7"/>
    <w:rsid w:val="006B2A28"/>
    <w:rsid w:val="006B30EC"/>
    <w:rsid w:val="006B34B7"/>
    <w:rsid w:val="006B39A8"/>
    <w:rsid w:val="006B5179"/>
    <w:rsid w:val="006B5739"/>
    <w:rsid w:val="006B60BB"/>
    <w:rsid w:val="006B61B8"/>
    <w:rsid w:val="006B62CC"/>
    <w:rsid w:val="006B73B3"/>
    <w:rsid w:val="006C0C5F"/>
    <w:rsid w:val="006C122A"/>
    <w:rsid w:val="006C14D3"/>
    <w:rsid w:val="006C2A91"/>
    <w:rsid w:val="006C2C5D"/>
    <w:rsid w:val="006C2C82"/>
    <w:rsid w:val="006C3330"/>
    <w:rsid w:val="006C391D"/>
    <w:rsid w:val="006C42D1"/>
    <w:rsid w:val="006C4ADA"/>
    <w:rsid w:val="006C4CFF"/>
    <w:rsid w:val="006C59BB"/>
    <w:rsid w:val="006C5EE7"/>
    <w:rsid w:val="006C6144"/>
    <w:rsid w:val="006C6FE5"/>
    <w:rsid w:val="006C7A8F"/>
    <w:rsid w:val="006C7D5E"/>
    <w:rsid w:val="006D199E"/>
    <w:rsid w:val="006D1BAA"/>
    <w:rsid w:val="006D221E"/>
    <w:rsid w:val="006D2486"/>
    <w:rsid w:val="006D2503"/>
    <w:rsid w:val="006D3085"/>
    <w:rsid w:val="006D3A98"/>
    <w:rsid w:val="006D4148"/>
    <w:rsid w:val="006D527C"/>
    <w:rsid w:val="006D5410"/>
    <w:rsid w:val="006D5777"/>
    <w:rsid w:val="006D5BE4"/>
    <w:rsid w:val="006D6460"/>
    <w:rsid w:val="006D64E4"/>
    <w:rsid w:val="006D6AB2"/>
    <w:rsid w:val="006D718F"/>
    <w:rsid w:val="006D7EBD"/>
    <w:rsid w:val="006E0493"/>
    <w:rsid w:val="006E0C1F"/>
    <w:rsid w:val="006E108B"/>
    <w:rsid w:val="006E1C29"/>
    <w:rsid w:val="006E1DB5"/>
    <w:rsid w:val="006E2AF5"/>
    <w:rsid w:val="006E3EBD"/>
    <w:rsid w:val="006E4662"/>
    <w:rsid w:val="006E4CD1"/>
    <w:rsid w:val="006E5424"/>
    <w:rsid w:val="006E5844"/>
    <w:rsid w:val="006E5B95"/>
    <w:rsid w:val="006E5E39"/>
    <w:rsid w:val="006E7243"/>
    <w:rsid w:val="006E7832"/>
    <w:rsid w:val="006EAA59"/>
    <w:rsid w:val="006F0092"/>
    <w:rsid w:val="006F0641"/>
    <w:rsid w:val="006F10E7"/>
    <w:rsid w:val="006F11D8"/>
    <w:rsid w:val="006F25B5"/>
    <w:rsid w:val="006F2D6E"/>
    <w:rsid w:val="006F38B9"/>
    <w:rsid w:val="006F3E41"/>
    <w:rsid w:val="006F3E5D"/>
    <w:rsid w:val="006F43FD"/>
    <w:rsid w:val="006F4672"/>
    <w:rsid w:val="006F470A"/>
    <w:rsid w:val="006F5395"/>
    <w:rsid w:val="006F57A7"/>
    <w:rsid w:val="006F6D24"/>
    <w:rsid w:val="006F6D58"/>
    <w:rsid w:val="007014CC"/>
    <w:rsid w:val="0070204F"/>
    <w:rsid w:val="00702661"/>
    <w:rsid w:val="00702A88"/>
    <w:rsid w:val="0070309E"/>
    <w:rsid w:val="007043E5"/>
    <w:rsid w:val="0070464A"/>
    <w:rsid w:val="0070511F"/>
    <w:rsid w:val="00705A87"/>
    <w:rsid w:val="007064DE"/>
    <w:rsid w:val="007064EB"/>
    <w:rsid w:val="0070671E"/>
    <w:rsid w:val="00706CED"/>
    <w:rsid w:val="00706E5C"/>
    <w:rsid w:val="00707171"/>
    <w:rsid w:val="00707DC0"/>
    <w:rsid w:val="00710464"/>
    <w:rsid w:val="007104EE"/>
    <w:rsid w:val="00710E0A"/>
    <w:rsid w:val="00710E79"/>
    <w:rsid w:val="00710EA7"/>
    <w:rsid w:val="00711D58"/>
    <w:rsid w:val="00711DEC"/>
    <w:rsid w:val="00712083"/>
    <w:rsid w:val="00712DDC"/>
    <w:rsid w:val="007131D8"/>
    <w:rsid w:val="0071418F"/>
    <w:rsid w:val="007142E7"/>
    <w:rsid w:val="00714D97"/>
    <w:rsid w:val="00714FF4"/>
    <w:rsid w:val="00715049"/>
    <w:rsid w:val="00715419"/>
    <w:rsid w:val="00715E55"/>
    <w:rsid w:val="00716D24"/>
    <w:rsid w:val="00716F3F"/>
    <w:rsid w:val="007174BE"/>
    <w:rsid w:val="0071758B"/>
    <w:rsid w:val="00717644"/>
    <w:rsid w:val="00717665"/>
    <w:rsid w:val="007179AF"/>
    <w:rsid w:val="00717C6D"/>
    <w:rsid w:val="00717E2B"/>
    <w:rsid w:val="007201B5"/>
    <w:rsid w:val="00722033"/>
    <w:rsid w:val="00722645"/>
    <w:rsid w:val="00723AE9"/>
    <w:rsid w:val="007242D4"/>
    <w:rsid w:val="00724436"/>
    <w:rsid w:val="00724471"/>
    <w:rsid w:val="007247B3"/>
    <w:rsid w:val="007251F0"/>
    <w:rsid w:val="0072661E"/>
    <w:rsid w:val="00726B9E"/>
    <w:rsid w:val="00726DD2"/>
    <w:rsid w:val="0073057E"/>
    <w:rsid w:val="007311A6"/>
    <w:rsid w:val="00731680"/>
    <w:rsid w:val="00732983"/>
    <w:rsid w:val="007333D3"/>
    <w:rsid w:val="00733A1D"/>
    <w:rsid w:val="00733AFF"/>
    <w:rsid w:val="00734E2E"/>
    <w:rsid w:val="0073545B"/>
    <w:rsid w:val="00735C8F"/>
    <w:rsid w:val="007360A3"/>
    <w:rsid w:val="0073639F"/>
    <w:rsid w:val="007376CE"/>
    <w:rsid w:val="007407E2"/>
    <w:rsid w:val="00740F06"/>
    <w:rsid w:val="00740F86"/>
    <w:rsid w:val="0074123D"/>
    <w:rsid w:val="00741500"/>
    <w:rsid w:val="00742189"/>
    <w:rsid w:val="00742667"/>
    <w:rsid w:val="00743E2B"/>
    <w:rsid w:val="00744159"/>
    <w:rsid w:val="00744A2D"/>
    <w:rsid w:val="00744AF4"/>
    <w:rsid w:val="00744AFD"/>
    <w:rsid w:val="007452EE"/>
    <w:rsid w:val="007459FD"/>
    <w:rsid w:val="007464A3"/>
    <w:rsid w:val="007473BF"/>
    <w:rsid w:val="0074762A"/>
    <w:rsid w:val="00747CB3"/>
    <w:rsid w:val="007500F7"/>
    <w:rsid w:val="00750328"/>
    <w:rsid w:val="00750B51"/>
    <w:rsid w:val="0075199C"/>
    <w:rsid w:val="00752401"/>
    <w:rsid w:val="00752722"/>
    <w:rsid w:val="00752C39"/>
    <w:rsid w:val="007533A2"/>
    <w:rsid w:val="00754FEA"/>
    <w:rsid w:val="007558F0"/>
    <w:rsid w:val="00755B51"/>
    <w:rsid w:val="007560D9"/>
    <w:rsid w:val="0075625A"/>
    <w:rsid w:val="007571B3"/>
    <w:rsid w:val="007577DD"/>
    <w:rsid w:val="007612E4"/>
    <w:rsid w:val="00761B01"/>
    <w:rsid w:val="00761E72"/>
    <w:rsid w:val="00762671"/>
    <w:rsid w:val="00763E43"/>
    <w:rsid w:val="0076436C"/>
    <w:rsid w:val="007650A1"/>
    <w:rsid w:val="00765BDA"/>
    <w:rsid w:val="00767111"/>
    <w:rsid w:val="007672CC"/>
    <w:rsid w:val="00767884"/>
    <w:rsid w:val="00767A62"/>
    <w:rsid w:val="00767EA4"/>
    <w:rsid w:val="00770265"/>
    <w:rsid w:val="007708D9"/>
    <w:rsid w:val="0077181C"/>
    <w:rsid w:val="0077209E"/>
    <w:rsid w:val="0077221C"/>
    <w:rsid w:val="0077225C"/>
    <w:rsid w:val="0077257B"/>
    <w:rsid w:val="0077330E"/>
    <w:rsid w:val="00773A27"/>
    <w:rsid w:val="00773BB9"/>
    <w:rsid w:val="00774BFD"/>
    <w:rsid w:val="00774EBA"/>
    <w:rsid w:val="00774EC0"/>
    <w:rsid w:val="00775335"/>
    <w:rsid w:val="00775B59"/>
    <w:rsid w:val="00777371"/>
    <w:rsid w:val="007778DE"/>
    <w:rsid w:val="0077795A"/>
    <w:rsid w:val="00777CE7"/>
    <w:rsid w:val="007802A1"/>
    <w:rsid w:val="0078032A"/>
    <w:rsid w:val="00781477"/>
    <w:rsid w:val="00781612"/>
    <w:rsid w:val="00781813"/>
    <w:rsid w:val="00782468"/>
    <w:rsid w:val="0078252C"/>
    <w:rsid w:val="00783918"/>
    <w:rsid w:val="007839B3"/>
    <w:rsid w:val="00784086"/>
    <w:rsid w:val="0078456F"/>
    <w:rsid w:val="00784C05"/>
    <w:rsid w:val="007853A9"/>
    <w:rsid w:val="00785B93"/>
    <w:rsid w:val="007864E0"/>
    <w:rsid w:val="007872F0"/>
    <w:rsid w:val="00787E5B"/>
    <w:rsid w:val="00787E8C"/>
    <w:rsid w:val="007904A7"/>
    <w:rsid w:val="0079135E"/>
    <w:rsid w:val="00791A7F"/>
    <w:rsid w:val="00792396"/>
    <w:rsid w:val="007928BC"/>
    <w:rsid w:val="0079417E"/>
    <w:rsid w:val="00794307"/>
    <w:rsid w:val="00794A14"/>
    <w:rsid w:val="0079652B"/>
    <w:rsid w:val="0079657C"/>
    <w:rsid w:val="007970EC"/>
    <w:rsid w:val="007A04BB"/>
    <w:rsid w:val="007A05A2"/>
    <w:rsid w:val="007A09C6"/>
    <w:rsid w:val="007A0F67"/>
    <w:rsid w:val="007A131B"/>
    <w:rsid w:val="007A1B2B"/>
    <w:rsid w:val="007A1F70"/>
    <w:rsid w:val="007A21FF"/>
    <w:rsid w:val="007A2284"/>
    <w:rsid w:val="007A28E2"/>
    <w:rsid w:val="007A4084"/>
    <w:rsid w:val="007A463A"/>
    <w:rsid w:val="007A493D"/>
    <w:rsid w:val="007A4BCD"/>
    <w:rsid w:val="007A4CC5"/>
    <w:rsid w:val="007A51AF"/>
    <w:rsid w:val="007A5AC2"/>
    <w:rsid w:val="007B00E4"/>
    <w:rsid w:val="007B0A26"/>
    <w:rsid w:val="007B13BC"/>
    <w:rsid w:val="007B1FC0"/>
    <w:rsid w:val="007B2ADF"/>
    <w:rsid w:val="007B2DA0"/>
    <w:rsid w:val="007B30A2"/>
    <w:rsid w:val="007B3144"/>
    <w:rsid w:val="007B31C1"/>
    <w:rsid w:val="007B3767"/>
    <w:rsid w:val="007B4B8E"/>
    <w:rsid w:val="007B4ECC"/>
    <w:rsid w:val="007B5920"/>
    <w:rsid w:val="007B59DB"/>
    <w:rsid w:val="007B5F82"/>
    <w:rsid w:val="007B6CE2"/>
    <w:rsid w:val="007B7298"/>
    <w:rsid w:val="007B7553"/>
    <w:rsid w:val="007B7A33"/>
    <w:rsid w:val="007B7EE0"/>
    <w:rsid w:val="007C0455"/>
    <w:rsid w:val="007C046E"/>
    <w:rsid w:val="007C22AF"/>
    <w:rsid w:val="007C31CC"/>
    <w:rsid w:val="007C4FB7"/>
    <w:rsid w:val="007C510E"/>
    <w:rsid w:val="007C51A3"/>
    <w:rsid w:val="007C5226"/>
    <w:rsid w:val="007C546C"/>
    <w:rsid w:val="007C54DC"/>
    <w:rsid w:val="007C57AD"/>
    <w:rsid w:val="007C5B8B"/>
    <w:rsid w:val="007C5E75"/>
    <w:rsid w:val="007C5ECA"/>
    <w:rsid w:val="007C67AC"/>
    <w:rsid w:val="007C68AB"/>
    <w:rsid w:val="007C6A67"/>
    <w:rsid w:val="007C6D62"/>
    <w:rsid w:val="007C6F15"/>
    <w:rsid w:val="007C72BD"/>
    <w:rsid w:val="007C7EA2"/>
    <w:rsid w:val="007D0E75"/>
    <w:rsid w:val="007D11F5"/>
    <w:rsid w:val="007D1506"/>
    <w:rsid w:val="007D18F0"/>
    <w:rsid w:val="007D1EFB"/>
    <w:rsid w:val="007D38B4"/>
    <w:rsid w:val="007D4BDF"/>
    <w:rsid w:val="007D4F79"/>
    <w:rsid w:val="007D543F"/>
    <w:rsid w:val="007D5BBB"/>
    <w:rsid w:val="007D5F44"/>
    <w:rsid w:val="007D6D3B"/>
    <w:rsid w:val="007E0A12"/>
    <w:rsid w:val="007E0CB6"/>
    <w:rsid w:val="007E17F1"/>
    <w:rsid w:val="007E1D06"/>
    <w:rsid w:val="007E2B0D"/>
    <w:rsid w:val="007E2F30"/>
    <w:rsid w:val="007E337B"/>
    <w:rsid w:val="007E3B04"/>
    <w:rsid w:val="007E4EAD"/>
    <w:rsid w:val="007E5229"/>
    <w:rsid w:val="007E631A"/>
    <w:rsid w:val="007E67E1"/>
    <w:rsid w:val="007E76F0"/>
    <w:rsid w:val="007E7F85"/>
    <w:rsid w:val="007F01F5"/>
    <w:rsid w:val="007F09DC"/>
    <w:rsid w:val="007F12F8"/>
    <w:rsid w:val="007F1353"/>
    <w:rsid w:val="007F162B"/>
    <w:rsid w:val="007F16FC"/>
    <w:rsid w:val="007F1A9F"/>
    <w:rsid w:val="007F2315"/>
    <w:rsid w:val="007F2D10"/>
    <w:rsid w:val="007F2DA3"/>
    <w:rsid w:val="007F39BE"/>
    <w:rsid w:val="007F3AE9"/>
    <w:rsid w:val="007F4715"/>
    <w:rsid w:val="007F4EC3"/>
    <w:rsid w:val="007F5CA5"/>
    <w:rsid w:val="007F6D33"/>
    <w:rsid w:val="007F7054"/>
    <w:rsid w:val="007F7DC0"/>
    <w:rsid w:val="0080064D"/>
    <w:rsid w:val="00800A6C"/>
    <w:rsid w:val="0080103E"/>
    <w:rsid w:val="00801161"/>
    <w:rsid w:val="008011D6"/>
    <w:rsid w:val="00801BA8"/>
    <w:rsid w:val="00801E8A"/>
    <w:rsid w:val="00801FD4"/>
    <w:rsid w:val="0080204E"/>
    <w:rsid w:val="0080256E"/>
    <w:rsid w:val="00802B9C"/>
    <w:rsid w:val="0080321B"/>
    <w:rsid w:val="00803BCF"/>
    <w:rsid w:val="00803C5A"/>
    <w:rsid w:val="00805417"/>
    <w:rsid w:val="008065B3"/>
    <w:rsid w:val="00806702"/>
    <w:rsid w:val="00806C6D"/>
    <w:rsid w:val="00806DEF"/>
    <w:rsid w:val="00806FAA"/>
    <w:rsid w:val="0081028C"/>
    <w:rsid w:val="0081188A"/>
    <w:rsid w:val="00811BCA"/>
    <w:rsid w:val="00812521"/>
    <w:rsid w:val="008125B1"/>
    <w:rsid w:val="008128E5"/>
    <w:rsid w:val="00812EBE"/>
    <w:rsid w:val="00813C16"/>
    <w:rsid w:val="00813F73"/>
    <w:rsid w:val="00814389"/>
    <w:rsid w:val="00814587"/>
    <w:rsid w:val="00814592"/>
    <w:rsid w:val="00814688"/>
    <w:rsid w:val="00815380"/>
    <w:rsid w:val="008156B0"/>
    <w:rsid w:val="00815CDD"/>
    <w:rsid w:val="0081678C"/>
    <w:rsid w:val="00816E95"/>
    <w:rsid w:val="00817FE0"/>
    <w:rsid w:val="0082135C"/>
    <w:rsid w:val="008223DC"/>
    <w:rsid w:val="0082252D"/>
    <w:rsid w:val="008225C4"/>
    <w:rsid w:val="0082373B"/>
    <w:rsid w:val="00824167"/>
    <w:rsid w:val="00824232"/>
    <w:rsid w:val="00824B99"/>
    <w:rsid w:val="00825143"/>
    <w:rsid w:val="00825DA4"/>
    <w:rsid w:val="0082610A"/>
    <w:rsid w:val="00826162"/>
    <w:rsid w:val="00826C01"/>
    <w:rsid w:val="008273AA"/>
    <w:rsid w:val="0082747D"/>
    <w:rsid w:val="0082781C"/>
    <w:rsid w:val="00827DF4"/>
    <w:rsid w:val="00830664"/>
    <w:rsid w:val="00830DB4"/>
    <w:rsid w:val="00832C48"/>
    <w:rsid w:val="00832E66"/>
    <w:rsid w:val="0083342E"/>
    <w:rsid w:val="00834743"/>
    <w:rsid w:val="0083476A"/>
    <w:rsid w:val="008347E1"/>
    <w:rsid w:val="00834E5C"/>
    <w:rsid w:val="00835573"/>
    <w:rsid w:val="008355CA"/>
    <w:rsid w:val="00835B30"/>
    <w:rsid w:val="00835D66"/>
    <w:rsid w:val="00835E97"/>
    <w:rsid w:val="00835EE7"/>
    <w:rsid w:val="00836153"/>
    <w:rsid w:val="008364BB"/>
    <w:rsid w:val="00836726"/>
    <w:rsid w:val="008377D1"/>
    <w:rsid w:val="00840909"/>
    <w:rsid w:val="00841DC6"/>
    <w:rsid w:val="00841F22"/>
    <w:rsid w:val="00842DB6"/>
    <w:rsid w:val="008434F5"/>
    <w:rsid w:val="00843923"/>
    <w:rsid w:val="00844AA8"/>
    <w:rsid w:val="00844CF8"/>
    <w:rsid w:val="008454D8"/>
    <w:rsid w:val="0084625A"/>
    <w:rsid w:val="008475FD"/>
    <w:rsid w:val="00847772"/>
    <w:rsid w:val="00847A02"/>
    <w:rsid w:val="00850DAC"/>
    <w:rsid w:val="00851A96"/>
    <w:rsid w:val="00853160"/>
    <w:rsid w:val="00853258"/>
    <w:rsid w:val="00853364"/>
    <w:rsid w:val="0085370B"/>
    <w:rsid w:val="00853716"/>
    <w:rsid w:val="00853735"/>
    <w:rsid w:val="00853B17"/>
    <w:rsid w:val="0085548E"/>
    <w:rsid w:val="0085571D"/>
    <w:rsid w:val="00855794"/>
    <w:rsid w:val="00855A32"/>
    <w:rsid w:val="00856980"/>
    <w:rsid w:val="008569A5"/>
    <w:rsid w:val="00856C8A"/>
    <w:rsid w:val="008570E4"/>
    <w:rsid w:val="00860282"/>
    <w:rsid w:val="008603F8"/>
    <w:rsid w:val="00860B43"/>
    <w:rsid w:val="00862DCE"/>
    <w:rsid w:val="00863ACF"/>
    <w:rsid w:val="00865C7E"/>
    <w:rsid w:val="00865EB4"/>
    <w:rsid w:val="008661DA"/>
    <w:rsid w:val="008667A0"/>
    <w:rsid w:val="00867259"/>
    <w:rsid w:val="008713E1"/>
    <w:rsid w:val="00871A0A"/>
    <w:rsid w:val="00871BFC"/>
    <w:rsid w:val="0087285C"/>
    <w:rsid w:val="00873861"/>
    <w:rsid w:val="00873E8A"/>
    <w:rsid w:val="00874221"/>
    <w:rsid w:val="00874C00"/>
    <w:rsid w:val="00874C60"/>
    <w:rsid w:val="00875265"/>
    <w:rsid w:val="0087555A"/>
    <w:rsid w:val="008758C2"/>
    <w:rsid w:val="00875E81"/>
    <w:rsid w:val="0087614A"/>
    <w:rsid w:val="00876325"/>
    <w:rsid w:val="00876562"/>
    <w:rsid w:val="00876755"/>
    <w:rsid w:val="00876EB1"/>
    <w:rsid w:val="00877148"/>
    <w:rsid w:val="00877904"/>
    <w:rsid w:val="00877A75"/>
    <w:rsid w:val="0088091F"/>
    <w:rsid w:val="008809BC"/>
    <w:rsid w:val="00880B23"/>
    <w:rsid w:val="00880D5D"/>
    <w:rsid w:val="00881A20"/>
    <w:rsid w:val="00881C3B"/>
    <w:rsid w:val="0088280A"/>
    <w:rsid w:val="00883476"/>
    <w:rsid w:val="00883C15"/>
    <w:rsid w:val="0088416A"/>
    <w:rsid w:val="008843BD"/>
    <w:rsid w:val="00884C2E"/>
    <w:rsid w:val="00885302"/>
    <w:rsid w:val="008859DE"/>
    <w:rsid w:val="0088640E"/>
    <w:rsid w:val="00886E28"/>
    <w:rsid w:val="0088731F"/>
    <w:rsid w:val="00887576"/>
    <w:rsid w:val="0088781B"/>
    <w:rsid w:val="00887EDF"/>
    <w:rsid w:val="008902A5"/>
    <w:rsid w:val="008902BC"/>
    <w:rsid w:val="008907B0"/>
    <w:rsid w:val="00891737"/>
    <w:rsid w:val="00891AC9"/>
    <w:rsid w:val="00891DC7"/>
    <w:rsid w:val="00892BAF"/>
    <w:rsid w:val="008937A9"/>
    <w:rsid w:val="0089417B"/>
    <w:rsid w:val="008941F2"/>
    <w:rsid w:val="00894D67"/>
    <w:rsid w:val="00895028"/>
    <w:rsid w:val="0089576F"/>
    <w:rsid w:val="00896DDB"/>
    <w:rsid w:val="00896FCE"/>
    <w:rsid w:val="00896FEC"/>
    <w:rsid w:val="008A0457"/>
    <w:rsid w:val="008A0721"/>
    <w:rsid w:val="008A0ACA"/>
    <w:rsid w:val="008A16A3"/>
    <w:rsid w:val="008A291F"/>
    <w:rsid w:val="008A427D"/>
    <w:rsid w:val="008A4DAA"/>
    <w:rsid w:val="008A52BB"/>
    <w:rsid w:val="008A5B6A"/>
    <w:rsid w:val="008A5CCE"/>
    <w:rsid w:val="008A5E0B"/>
    <w:rsid w:val="008A6E46"/>
    <w:rsid w:val="008A6EBE"/>
    <w:rsid w:val="008A714D"/>
    <w:rsid w:val="008A78CB"/>
    <w:rsid w:val="008B09A1"/>
    <w:rsid w:val="008B23EF"/>
    <w:rsid w:val="008B2753"/>
    <w:rsid w:val="008B324B"/>
    <w:rsid w:val="008B3BA1"/>
    <w:rsid w:val="008B4679"/>
    <w:rsid w:val="008B4EA8"/>
    <w:rsid w:val="008B54EB"/>
    <w:rsid w:val="008B5D03"/>
    <w:rsid w:val="008B63D3"/>
    <w:rsid w:val="008B69EF"/>
    <w:rsid w:val="008B6AAF"/>
    <w:rsid w:val="008B7723"/>
    <w:rsid w:val="008C09A8"/>
    <w:rsid w:val="008C0C77"/>
    <w:rsid w:val="008C121A"/>
    <w:rsid w:val="008C1E48"/>
    <w:rsid w:val="008C23EC"/>
    <w:rsid w:val="008C2748"/>
    <w:rsid w:val="008C2C86"/>
    <w:rsid w:val="008C2E3B"/>
    <w:rsid w:val="008C35D5"/>
    <w:rsid w:val="008C3CBA"/>
    <w:rsid w:val="008C3CF9"/>
    <w:rsid w:val="008C41E6"/>
    <w:rsid w:val="008C4DEC"/>
    <w:rsid w:val="008C4E2A"/>
    <w:rsid w:val="008C5754"/>
    <w:rsid w:val="008C5AB4"/>
    <w:rsid w:val="008C5BBE"/>
    <w:rsid w:val="008D06FD"/>
    <w:rsid w:val="008D13DA"/>
    <w:rsid w:val="008D1E9F"/>
    <w:rsid w:val="008D23E5"/>
    <w:rsid w:val="008D26F4"/>
    <w:rsid w:val="008D3CAD"/>
    <w:rsid w:val="008D4350"/>
    <w:rsid w:val="008D4D69"/>
    <w:rsid w:val="008D5694"/>
    <w:rsid w:val="008D5AA2"/>
    <w:rsid w:val="008D5CD6"/>
    <w:rsid w:val="008D6981"/>
    <w:rsid w:val="008D69A8"/>
    <w:rsid w:val="008D7938"/>
    <w:rsid w:val="008E0239"/>
    <w:rsid w:val="008E030A"/>
    <w:rsid w:val="008E06C9"/>
    <w:rsid w:val="008E0C2A"/>
    <w:rsid w:val="008E0DFC"/>
    <w:rsid w:val="008E147E"/>
    <w:rsid w:val="008E17EF"/>
    <w:rsid w:val="008E1C9D"/>
    <w:rsid w:val="008E24C4"/>
    <w:rsid w:val="008E3132"/>
    <w:rsid w:val="008E34B9"/>
    <w:rsid w:val="008E3A82"/>
    <w:rsid w:val="008E3D2E"/>
    <w:rsid w:val="008E4C4C"/>
    <w:rsid w:val="008E5DED"/>
    <w:rsid w:val="008F02CC"/>
    <w:rsid w:val="008F0F19"/>
    <w:rsid w:val="008F1654"/>
    <w:rsid w:val="008F18C3"/>
    <w:rsid w:val="008F1BA6"/>
    <w:rsid w:val="008F1C7B"/>
    <w:rsid w:val="008F2A50"/>
    <w:rsid w:val="008F2DE8"/>
    <w:rsid w:val="008F317B"/>
    <w:rsid w:val="008F32BC"/>
    <w:rsid w:val="008F3678"/>
    <w:rsid w:val="008F3A31"/>
    <w:rsid w:val="008F4653"/>
    <w:rsid w:val="008F5468"/>
    <w:rsid w:val="008F5C46"/>
    <w:rsid w:val="008F6A55"/>
    <w:rsid w:val="008F6BBE"/>
    <w:rsid w:val="008F79B6"/>
    <w:rsid w:val="008F7EF9"/>
    <w:rsid w:val="009021F7"/>
    <w:rsid w:val="009029E3"/>
    <w:rsid w:val="00902ADD"/>
    <w:rsid w:val="00903C5A"/>
    <w:rsid w:val="00903C5B"/>
    <w:rsid w:val="00904801"/>
    <w:rsid w:val="0090503D"/>
    <w:rsid w:val="00905597"/>
    <w:rsid w:val="00905AAF"/>
    <w:rsid w:val="00907443"/>
    <w:rsid w:val="00907B8E"/>
    <w:rsid w:val="00907E5F"/>
    <w:rsid w:val="0091057E"/>
    <w:rsid w:val="00910645"/>
    <w:rsid w:val="00910F93"/>
    <w:rsid w:val="009111EF"/>
    <w:rsid w:val="009114F8"/>
    <w:rsid w:val="00911825"/>
    <w:rsid w:val="00911925"/>
    <w:rsid w:val="00911AE8"/>
    <w:rsid w:val="00911FD6"/>
    <w:rsid w:val="009120AC"/>
    <w:rsid w:val="0091278E"/>
    <w:rsid w:val="00913834"/>
    <w:rsid w:val="009138FA"/>
    <w:rsid w:val="00913910"/>
    <w:rsid w:val="00913C02"/>
    <w:rsid w:val="00914963"/>
    <w:rsid w:val="00914991"/>
    <w:rsid w:val="009150FA"/>
    <w:rsid w:val="00915534"/>
    <w:rsid w:val="00916F47"/>
    <w:rsid w:val="00917B85"/>
    <w:rsid w:val="00917C8A"/>
    <w:rsid w:val="00917D0E"/>
    <w:rsid w:val="00917F4D"/>
    <w:rsid w:val="00920C48"/>
    <w:rsid w:val="0092182D"/>
    <w:rsid w:val="0092242C"/>
    <w:rsid w:val="0092258B"/>
    <w:rsid w:val="0092309C"/>
    <w:rsid w:val="00923C1F"/>
    <w:rsid w:val="00924700"/>
    <w:rsid w:val="0092503B"/>
    <w:rsid w:val="009250E6"/>
    <w:rsid w:val="00926417"/>
    <w:rsid w:val="009265F1"/>
    <w:rsid w:val="00927567"/>
    <w:rsid w:val="0092765B"/>
    <w:rsid w:val="009279AE"/>
    <w:rsid w:val="00930744"/>
    <w:rsid w:val="009315E5"/>
    <w:rsid w:val="00932005"/>
    <w:rsid w:val="009332D6"/>
    <w:rsid w:val="00933C01"/>
    <w:rsid w:val="00933CC1"/>
    <w:rsid w:val="00934434"/>
    <w:rsid w:val="009345B1"/>
    <w:rsid w:val="009349C8"/>
    <w:rsid w:val="00935CEE"/>
    <w:rsid w:val="00936224"/>
    <w:rsid w:val="00936229"/>
    <w:rsid w:val="009364E7"/>
    <w:rsid w:val="00937005"/>
    <w:rsid w:val="009372A7"/>
    <w:rsid w:val="00940628"/>
    <w:rsid w:val="00940C35"/>
    <w:rsid w:val="00941A3D"/>
    <w:rsid w:val="00941CF6"/>
    <w:rsid w:val="0094203E"/>
    <w:rsid w:val="0094257D"/>
    <w:rsid w:val="00943B88"/>
    <w:rsid w:val="009443D1"/>
    <w:rsid w:val="00944CE0"/>
    <w:rsid w:val="0094509F"/>
    <w:rsid w:val="009453B9"/>
    <w:rsid w:val="0094640B"/>
    <w:rsid w:val="009466F3"/>
    <w:rsid w:val="009467A6"/>
    <w:rsid w:val="00946F7E"/>
    <w:rsid w:val="00947613"/>
    <w:rsid w:val="00947BC2"/>
    <w:rsid w:val="00947CA2"/>
    <w:rsid w:val="00947EB0"/>
    <w:rsid w:val="00950F4B"/>
    <w:rsid w:val="009512CC"/>
    <w:rsid w:val="00951428"/>
    <w:rsid w:val="00952C23"/>
    <w:rsid w:val="0095333A"/>
    <w:rsid w:val="00953D34"/>
    <w:rsid w:val="0095400D"/>
    <w:rsid w:val="009554D1"/>
    <w:rsid w:val="00955905"/>
    <w:rsid w:val="00955D00"/>
    <w:rsid w:val="0095607C"/>
    <w:rsid w:val="0095608C"/>
    <w:rsid w:val="00956A7A"/>
    <w:rsid w:val="00956F1D"/>
    <w:rsid w:val="009573DE"/>
    <w:rsid w:val="00960701"/>
    <w:rsid w:val="00960BD2"/>
    <w:rsid w:val="009614C1"/>
    <w:rsid w:val="009615CB"/>
    <w:rsid w:val="00962365"/>
    <w:rsid w:val="0096267A"/>
    <w:rsid w:val="0096311C"/>
    <w:rsid w:val="00963613"/>
    <w:rsid w:val="00964501"/>
    <w:rsid w:val="00964938"/>
    <w:rsid w:val="009661A1"/>
    <w:rsid w:val="0096786F"/>
    <w:rsid w:val="0097060B"/>
    <w:rsid w:val="009707A0"/>
    <w:rsid w:val="009708C7"/>
    <w:rsid w:val="00970EE4"/>
    <w:rsid w:val="0097152E"/>
    <w:rsid w:val="00972522"/>
    <w:rsid w:val="00972AE1"/>
    <w:rsid w:val="00972BC7"/>
    <w:rsid w:val="00974547"/>
    <w:rsid w:val="00974FBE"/>
    <w:rsid w:val="0097594D"/>
    <w:rsid w:val="00976B04"/>
    <w:rsid w:val="00976B9F"/>
    <w:rsid w:val="009771A1"/>
    <w:rsid w:val="0098009E"/>
    <w:rsid w:val="00981273"/>
    <w:rsid w:val="009819A4"/>
    <w:rsid w:val="00982803"/>
    <w:rsid w:val="00983597"/>
    <w:rsid w:val="00984505"/>
    <w:rsid w:val="00984FD7"/>
    <w:rsid w:val="00985BB8"/>
    <w:rsid w:val="00985ECE"/>
    <w:rsid w:val="0098600F"/>
    <w:rsid w:val="00986288"/>
    <w:rsid w:val="009866B6"/>
    <w:rsid w:val="00986908"/>
    <w:rsid w:val="009871B6"/>
    <w:rsid w:val="009873C5"/>
    <w:rsid w:val="00987FA5"/>
    <w:rsid w:val="00990A7F"/>
    <w:rsid w:val="00990B25"/>
    <w:rsid w:val="009911CA"/>
    <w:rsid w:val="009911F5"/>
    <w:rsid w:val="00991335"/>
    <w:rsid w:val="009915D5"/>
    <w:rsid w:val="00991FA3"/>
    <w:rsid w:val="009921C2"/>
    <w:rsid w:val="00992CD5"/>
    <w:rsid w:val="009932D6"/>
    <w:rsid w:val="009944AA"/>
    <w:rsid w:val="009948D4"/>
    <w:rsid w:val="00995416"/>
    <w:rsid w:val="00995467"/>
    <w:rsid w:val="00995F4F"/>
    <w:rsid w:val="009963F6"/>
    <w:rsid w:val="0099640B"/>
    <w:rsid w:val="0099678F"/>
    <w:rsid w:val="00996CD4"/>
    <w:rsid w:val="009A0D24"/>
    <w:rsid w:val="009A0D4D"/>
    <w:rsid w:val="009A153C"/>
    <w:rsid w:val="009A19BD"/>
    <w:rsid w:val="009A229F"/>
    <w:rsid w:val="009A3767"/>
    <w:rsid w:val="009A413D"/>
    <w:rsid w:val="009A484B"/>
    <w:rsid w:val="009A4FEC"/>
    <w:rsid w:val="009A4FFE"/>
    <w:rsid w:val="009A5AE2"/>
    <w:rsid w:val="009A62DC"/>
    <w:rsid w:val="009A6406"/>
    <w:rsid w:val="009A712B"/>
    <w:rsid w:val="009A738E"/>
    <w:rsid w:val="009B02CA"/>
    <w:rsid w:val="009B232B"/>
    <w:rsid w:val="009B2621"/>
    <w:rsid w:val="009B2884"/>
    <w:rsid w:val="009B2D7D"/>
    <w:rsid w:val="009B2EF0"/>
    <w:rsid w:val="009B360F"/>
    <w:rsid w:val="009B4344"/>
    <w:rsid w:val="009B438B"/>
    <w:rsid w:val="009B4574"/>
    <w:rsid w:val="009B5566"/>
    <w:rsid w:val="009B563C"/>
    <w:rsid w:val="009B5B22"/>
    <w:rsid w:val="009B5D3A"/>
    <w:rsid w:val="009B5FF3"/>
    <w:rsid w:val="009B6DA3"/>
    <w:rsid w:val="009B79D0"/>
    <w:rsid w:val="009B7D3F"/>
    <w:rsid w:val="009C1C69"/>
    <w:rsid w:val="009C225E"/>
    <w:rsid w:val="009C3BDC"/>
    <w:rsid w:val="009C3F80"/>
    <w:rsid w:val="009C4A30"/>
    <w:rsid w:val="009C5683"/>
    <w:rsid w:val="009C5EA6"/>
    <w:rsid w:val="009C6D9B"/>
    <w:rsid w:val="009C70A6"/>
    <w:rsid w:val="009D120E"/>
    <w:rsid w:val="009D268B"/>
    <w:rsid w:val="009D26D5"/>
    <w:rsid w:val="009D2F69"/>
    <w:rsid w:val="009D4283"/>
    <w:rsid w:val="009D64C1"/>
    <w:rsid w:val="009D6B3A"/>
    <w:rsid w:val="009D6BB0"/>
    <w:rsid w:val="009D7405"/>
    <w:rsid w:val="009E057E"/>
    <w:rsid w:val="009E1133"/>
    <w:rsid w:val="009E18FF"/>
    <w:rsid w:val="009E25EC"/>
    <w:rsid w:val="009E285F"/>
    <w:rsid w:val="009E28AA"/>
    <w:rsid w:val="009E2F93"/>
    <w:rsid w:val="009E340B"/>
    <w:rsid w:val="009E3503"/>
    <w:rsid w:val="009E3690"/>
    <w:rsid w:val="009E4096"/>
    <w:rsid w:val="009E415F"/>
    <w:rsid w:val="009E4420"/>
    <w:rsid w:val="009E45D5"/>
    <w:rsid w:val="009E4996"/>
    <w:rsid w:val="009E5053"/>
    <w:rsid w:val="009E50D3"/>
    <w:rsid w:val="009E6619"/>
    <w:rsid w:val="009E6E20"/>
    <w:rsid w:val="009E7490"/>
    <w:rsid w:val="009E7890"/>
    <w:rsid w:val="009E7AA0"/>
    <w:rsid w:val="009F0184"/>
    <w:rsid w:val="009F0321"/>
    <w:rsid w:val="009F0388"/>
    <w:rsid w:val="009F0EFF"/>
    <w:rsid w:val="009F147C"/>
    <w:rsid w:val="009F167C"/>
    <w:rsid w:val="009F2B07"/>
    <w:rsid w:val="009F347C"/>
    <w:rsid w:val="009F3CA3"/>
    <w:rsid w:val="009F4B6E"/>
    <w:rsid w:val="009F4CF3"/>
    <w:rsid w:val="009F4F02"/>
    <w:rsid w:val="009F4FC8"/>
    <w:rsid w:val="009F5729"/>
    <w:rsid w:val="009F6203"/>
    <w:rsid w:val="009F7031"/>
    <w:rsid w:val="009F7245"/>
    <w:rsid w:val="009F7E27"/>
    <w:rsid w:val="00A00C8C"/>
    <w:rsid w:val="00A01216"/>
    <w:rsid w:val="00A0124B"/>
    <w:rsid w:val="00A01F6F"/>
    <w:rsid w:val="00A02019"/>
    <w:rsid w:val="00A022E1"/>
    <w:rsid w:val="00A02648"/>
    <w:rsid w:val="00A02FE0"/>
    <w:rsid w:val="00A02FF5"/>
    <w:rsid w:val="00A033A9"/>
    <w:rsid w:val="00A03506"/>
    <w:rsid w:val="00A03576"/>
    <w:rsid w:val="00A06307"/>
    <w:rsid w:val="00A06B41"/>
    <w:rsid w:val="00A0709E"/>
    <w:rsid w:val="00A108A3"/>
    <w:rsid w:val="00A10942"/>
    <w:rsid w:val="00A115C2"/>
    <w:rsid w:val="00A1398A"/>
    <w:rsid w:val="00A13A24"/>
    <w:rsid w:val="00A13B73"/>
    <w:rsid w:val="00A14001"/>
    <w:rsid w:val="00A14353"/>
    <w:rsid w:val="00A1561A"/>
    <w:rsid w:val="00A15E47"/>
    <w:rsid w:val="00A15FB5"/>
    <w:rsid w:val="00A1617F"/>
    <w:rsid w:val="00A16422"/>
    <w:rsid w:val="00A17263"/>
    <w:rsid w:val="00A21196"/>
    <w:rsid w:val="00A21251"/>
    <w:rsid w:val="00A21535"/>
    <w:rsid w:val="00A21843"/>
    <w:rsid w:val="00A230DD"/>
    <w:rsid w:val="00A23314"/>
    <w:rsid w:val="00A23E92"/>
    <w:rsid w:val="00A24F59"/>
    <w:rsid w:val="00A2612A"/>
    <w:rsid w:val="00A27C6A"/>
    <w:rsid w:val="00A27F19"/>
    <w:rsid w:val="00A30019"/>
    <w:rsid w:val="00A302A2"/>
    <w:rsid w:val="00A30900"/>
    <w:rsid w:val="00A30CE5"/>
    <w:rsid w:val="00A30F79"/>
    <w:rsid w:val="00A31630"/>
    <w:rsid w:val="00A31C04"/>
    <w:rsid w:val="00A33B1D"/>
    <w:rsid w:val="00A3414E"/>
    <w:rsid w:val="00A35FBB"/>
    <w:rsid w:val="00A35FDB"/>
    <w:rsid w:val="00A367E7"/>
    <w:rsid w:val="00A36B50"/>
    <w:rsid w:val="00A3700D"/>
    <w:rsid w:val="00A376B5"/>
    <w:rsid w:val="00A40910"/>
    <w:rsid w:val="00A40E64"/>
    <w:rsid w:val="00A40E74"/>
    <w:rsid w:val="00A41985"/>
    <w:rsid w:val="00A421E3"/>
    <w:rsid w:val="00A425F9"/>
    <w:rsid w:val="00A43507"/>
    <w:rsid w:val="00A43700"/>
    <w:rsid w:val="00A441BD"/>
    <w:rsid w:val="00A4523F"/>
    <w:rsid w:val="00A45A81"/>
    <w:rsid w:val="00A45C80"/>
    <w:rsid w:val="00A45D2D"/>
    <w:rsid w:val="00A46115"/>
    <w:rsid w:val="00A46DDE"/>
    <w:rsid w:val="00A4707D"/>
    <w:rsid w:val="00A4759D"/>
    <w:rsid w:val="00A47782"/>
    <w:rsid w:val="00A477F0"/>
    <w:rsid w:val="00A47F1C"/>
    <w:rsid w:val="00A5127D"/>
    <w:rsid w:val="00A51724"/>
    <w:rsid w:val="00A5198E"/>
    <w:rsid w:val="00A52BC2"/>
    <w:rsid w:val="00A52BFD"/>
    <w:rsid w:val="00A53682"/>
    <w:rsid w:val="00A53ECC"/>
    <w:rsid w:val="00A542C8"/>
    <w:rsid w:val="00A54B14"/>
    <w:rsid w:val="00A54D06"/>
    <w:rsid w:val="00A550C4"/>
    <w:rsid w:val="00A55F22"/>
    <w:rsid w:val="00A5739A"/>
    <w:rsid w:val="00A57478"/>
    <w:rsid w:val="00A57E1E"/>
    <w:rsid w:val="00A57F22"/>
    <w:rsid w:val="00A60DA5"/>
    <w:rsid w:val="00A60E40"/>
    <w:rsid w:val="00A60E68"/>
    <w:rsid w:val="00A60FCB"/>
    <w:rsid w:val="00A6126F"/>
    <w:rsid w:val="00A61674"/>
    <w:rsid w:val="00A61C7A"/>
    <w:rsid w:val="00A624BB"/>
    <w:rsid w:val="00A62B0B"/>
    <w:rsid w:val="00A62E4A"/>
    <w:rsid w:val="00A634B2"/>
    <w:rsid w:val="00A6377A"/>
    <w:rsid w:val="00A63E5B"/>
    <w:rsid w:val="00A63F35"/>
    <w:rsid w:val="00A6412D"/>
    <w:rsid w:val="00A64169"/>
    <w:rsid w:val="00A64B9B"/>
    <w:rsid w:val="00A65670"/>
    <w:rsid w:val="00A65DEC"/>
    <w:rsid w:val="00A668EE"/>
    <w:rsid w:val="00A66A9A"/>
    <w:rsid w:val="00A679F4"/>
    <w:rsid w:val="00A70584"/>
    <w:rsid w:val="00A70D39"/>
    <w:rsid w:val="00A70E70"/>
    <w:rsid w:val="00A70EF3"/>
    <w:rsid w:val="00A7239B"/>
    <w:rsid w:val="00A724E8"/>
    <w:rsid w:val="00A72912"/>
    <w:rsid w:val="00A729E2"/>
    <w:rsid w:val="00A72A63"/>
    <w:rsid w:val="00A72C32"/>
    <w:rsid w:val="00A72C8A"/>
    <w:rsid w:val="00A74E12"/>
    <w:rsid w:val="00A74FC1"/>
    <w:rsid w:val="00A7584F"/>
    <w:rsid w:val="00A75FA4"/>
    <w:rsid w:val="00A77718"/>
    <w:rsid w:val="00A777FA"/>
    <w:rsid w:val="00A805DA"/>
    <w:rsid w:val="00A81010"/>
    <w:rsid w:val="00A81065"/>
    <w:rsid w:val="00A81975"/>
    <w:rsid w:val="00A81CE2"/>
    <w:rsid w:val="00A81DF8"/>
    <w:rsid w:val="00A81F6D"/>
    <w:rsid w:val="00A82249"/>
    <w:rsid w:val="00A8387A"/>
    <w:rsid w:val="00A83AEA"/>
    <w:rsid w:val="00A85452"/>
    <w:rsid w:val="00A85714"/>
    <w:rsid w:val="00A85F3E"/>
    <w:rsid w:val="00A86E19"/>
    <w:rsid w:val="00A86FA8"/>
    <w:rsid w:val="00A87AA9"/>
    <w:rsid w:val="00A87DAA"/>
    <w:rsid w:val="00A924AA"/>
    <w:rsid w:val="00A92B07"/>
    <w:rsid w:val="00A93DC7"/>
    <w:rsid w:val="00A94703"/>
    <w:rsid w:val="00A950F5"/>
    <w:rsid w:val="00A961C9"/>
    <w:rsid w:val="00A96832"/>
    <w:rsid w:val="00A96BAE"/>
    <w:rsid w:val="00A96CBD"/>
    <w:rsid w:val="00AA23E5"/>
    <w:rsid w:val="00AA2974"/>
    <w:rsid w:val="00AA4B00"/>
    <w:rsid w:val="00AA4C00"/>
    <w:rsid w:val="00AA502C"/>
    <w:rsid w:val="00AA5112"/>
    <w:rsid w:val="00AA5E78"/>
    <w:rsid w:val="00AA6046"/>
    <w:rsid w:val="00AA6730"/>
    <w:rsid w:val="00AA69F8"/>
    <w:rsid w:val="00AA7309"/>
    <w:rsid w:val="00AA7909"/>
    <w:rsid w:val="00AA7E50"/>
    <w:rsid w:val="00AB016C"/>
    <w:rsid w:val="00AB05DD"/>
    <w:rsid w:val="00AB0C7F"/>
    <w:rsid w:val="00AB0E3E"/>
    <w:rsid w:val="00AB1588"/>
    <w:rsid w:val="00AB17E0"/>
    <w:rsid w:val="00AB19D8"/>
    <w:rsid w:val="00AB217A"/>
    <w:rsid w:val="00AB244F"/>
    <w:rsid w:val="00AB2CFE"/>
    <w:rsid w:val="00AB3058"/>
    <w:rsid w:val="00AB3BFF"/>
    <w:rsid w:val="00AB3C75"/>
    <w:rsid w:val="00AB3CA4"/>
    <w:rsid w:val="00AB40AB"/>
    <w:rsid w:val="00AB422B"/>
    <w:rsid w:val="00AB4FF2"/>
    <w:rsid w:val="00AB6C2D"/>
    <w:rsid w:val="00AB71EC"/>
    <w:rsid w:val="00AB7603"/>
    <w:rsid w:val="00AB7982"/>
    <w:rsid w:val="00AC0B6C"/>
    <w:rsid w:val="00AC11D2"/>
    <w:rsid w:val="00AC1331"/>
    <w:rsid w:val="00AC1C21"/>
    <w:rsid w:val="00AC1ED4"/>
    <w:rsid w:val="00AC2AF5"/>
    <w:rsid w:val="00AC3FC2"/>
    <w:rsid w:val="00AC4257"/>
    <w:rsid w:val="00AC44E7"/>
    <w:rsid w:val="00AC4A8D"/>
    <w:rsid w:val="00AC4AA3"/>
    <w:rsid w:val="00AC592A"/>
    <w:rsid w:val="00AC67E6"/>
    <w:rsid w:val="00AC6E55"/>
    <w:rsid w:val="00AC6EAE"/>
    <w:rsid w:val="00AC7787"/>
    <w:rsid w:val="00AD0E7F"/>
    <w:rsid w:val="00AD1458"/>
    <w:rsid w:val="00AD18B8"/>
    <w:rsid w:val="00AD1BF1"/>
    <w:rsid w:val="00AD2A44"/>
    <w:rsid w:val="00AD3E53"/>
    <w:rsid w:val="00AD44BA"/>
    <w:rsid w:val="00AD46E0"/>
    <w:rsid w:val="00AD5A24"/>
    <w:rsid w:val="00AD7796"/>
    <w:rsid w:val="00AE0250"/>
    <w:rsid w:val="00AE1A9F"/>
    <w:rsid w:val="00AE1CDD"/>
    <w:rsid w:val="00AE20B2"/>
    <w:rsid w:val="00AE2573"/>
    <w:rsid w:val="00AE2AE5"/>
    <w:rsid w:val="00AE3460"/>
    <w:rsid w:val="00AE4807"/>
    <w:rsid w:val="00AE5647"/>
    <w:rsid w:val="00AE5DC5"/>
    <w:rsid w:val="00AE6065"/>
    <w:rsid w:val="00AF01CD"/>
    <w:rsid w:val="00AF040B"/>
    <w:rsid w:val="00AF0EB9"/>
    <w:rsid w:val="00AF2BBE"/>
    <w:rsid w:val="00AF387F"/>
    <w:rsid w:val="00AF3EC0"/>
    <w:rsid w:val="00AF45F5"/>
    <w:rsid w:val="00AF6B8E"/>
    <w:rsid w:val="00AF6BEB"/>
    <w:rsid w:val="00AF6D8B"/>
    <w:rsid w:val="00AF708B"/>
    <w:rsid w:val="00AF718B"/>
    <w:rsid w:val="00AF7560"/>
    <w:rsid w:val="00AF7919"/>
    <w:rsid w:val="00AF7E81"/>
    <w:rsid w:val="00B0007F"/>
    <w:rsid w:val="00B002E1"/>
    <w:rsid w:val="00B0070D"/>
    <w:rsid w:val="00B00F0E"/>
    <w:rsid w:val="00B01414"/>
    <w:rsid w:val="00B02A59"/>
    <w:rsid w:val="00B02F9E"/>
    <w:rsid w:val="00B03407"/>
    <w:rsid w:val="00B0395E"/>
    <w:rsid w:val="00B03EC6"/>
    <w:rsid w:val="00B05200"/>
    <w:rsid w:val="00B05771"/>
    <w:rsid w:val="00B06491"/>
    <w:rsid w:val="00B0714F"/>
    <w:rsid w:val="00B07A0B"/>
    <w:rsid w:val="00B07ADB"/>
    <w:rsid w:val="00B10172"/>
    <w:rsid w:val="00B11394"/>
    <w:rsid w:val="00B11899"/>
    <w:rsid w:val="00B11BDB"/>
    <w:rsid w:val="00B127E6"/>
    <w:rsid w:val="00B128B6"/>
    <w:rsid w:val="00B12CF5"/>
    <w:rsid w:val="00B12DB7"/>
    <w:rsid w:val="00B13494"/>
    <w:rsid w:val="00B138B9"/>
    <w:rsid w:val="00B13F5A"/>
    <w:rsid w:val="00B153B1"/>
    <w:rsid w:val="00B15733"/>
    <w:rsid w:val="00B161CD"/>
    <w:rsid w:val="00B16885"/>
    <w:rsid w:val="00B16E6F"/>
    <w:rsid w:val="00B17AB3"/>
    <w:rsid w:val="00B2001C"/>
    <w:rsid w:val="00B2008E"/>
    <w:rsid w:val="00B20FBE"/>
    <w:rsid w:val="00B21388"/>
    <w:rsid w:val="00B22A09"/>
    <w:rsid w:val="00B22A3F"/>
    <w:rsid w:val="00B238D8"/>
    <w:rsid w:val="00B23949"/>
    <w:rsid w:val="00B23BBA"/>
    <w:rsid w:val="00B24812"/>
    <w:rsid w:val="00B24D9B"/>
    <w:rsid w:val="00B24EBC"/>
    <w:rsid w:val="00B255A0"/>
    <w:rsid w:val="00B2585A"/>
    <w:rsid w:val="00B26BD3"/>
    <w:rsid w:val="00B26DA4"/>
    <w:rsid w:val="00B26FED"/>
    <w:rsid w:val="00B270B6"/>
    <w:rsid w:val="00B271AE"/>
    <w:rsid w:val="00B27B3F"/>
    <w:rsid w:val="00B27CFD"/>
    <w:rsid w:val="00B3019D"/>
    <w:rsid w:val="00B307BD"/>
    <w:rsid w:val="00B31310"/>
    <w:rsid w:val="00B319DB"/>
    <w:rsid w:val="00B31BFE"/>
    <w:rsid w:val="00B32452"/>
    <w:rsid w:val="00B3264F"/>
    <w:rsid w:val="00B33E92"/>
    <w:rsid w:val="00B3413B"/>
    <w:rsid w:val="00B34280"/>
    <w:rsid w:val="00B348EA"/>
    <w:rsid w:val="00B350D0"/>
    <w:rsid w:val="00B35C67"/>
    <w:rsid w:val="00B36C8C"/>
    <w:rsid w:val="00B36D02"/>
    <w:rsid w:val="00B36DDD"/>
    <w:rsid w:val="00B36E16"/>
    <w:rsid w:val="00B37788"/>
    <w:rsid w:val="00B37AD1"/>
    <w:rsid w:val="00B37CB7"/>
    <w:rsid w:val="00B37E59"/>
    <w:rsid w:val="00B4017E"/>
    <w:rsid w:val="00B40858"/>
    <w:rsid w:val="00B40A34"/>
    <w:rsid w:val="00B40C7B"/>
    <w:rsid w:val="00B41584"/>
    <w:rsid w:val="00B43192"/>
    <w:rsid w:val="00B44185"/>
    <w:rsid w:val="00B44CE7"/>
    <w:rsid w:val="00B44DF0"/>
    <w:rsid w:val="00B4552B"/>
    <w:rsid w:val="00B45A23"/>
    <w:rsid w:val="00B45E58"/>
    <w:rsid w:val="00B461C5"/>
    <w:rsid w:val="00B463FB"/>
    <w:rsid w:val="00B466D5"/>
    <w:rsid w:val="00B46E00"/>
    <w:rsid w:val="00B4710D"/>
    <w:rsid w:val="00B47361"/>
    <w:rsid w:val="00B476DF"/>
    <w:rsid w:val="00B5036F"/>
    <w:rsid w:val="00B50FE7"/>
    <w:rsid w:val="00B517A8"/>
    <w:rsid w:val="00B532FE"/>
    <w:rsid w:val="00B53499"/>
    <w:rsid w:val="00B5366D"/>
    <w:rsid w:val="00B539FE"/>
    <w:rsid w:val="00B549FF"/>
    <w:rsid w:val="00B55AD9"/>
    <w:rsid w:val="00B563B6"/>
    <w:rsid w:val="00B575FE"/>
    <w:rsid w:val="00B57F45"/>
    <w:rsid w:val="00B60DBF"/>
    <w:rsid w:val="00B61394"/>
    <w:rsid w:val="00B61E4F"/>
    <w:rsid w:val="00B61E5A"/>
    <w:rsid w:val="00B62B60"/>
    <w:rsid w:val="00B6351A"/>
    <w:rsid w:val="00B640A3"/>
    <w:rsid w:val="00B64AA8"/>
    <w:rsid w:val="00B65AA0"/>
    <w:rsid w:val="00B66476"/>
    <w:rsid w:val="00B669F8"/>
    <w:rsid w:val="00B7029C"/>
    <w:rsid w:val="00B7043E"/>
    <w:rsid w:val="00B70B60"/>
    <w:rsid w:val="00B720E1"/>
    <w:rsid w:val="00B72163"/>
    <w:rsid w:val="00B724F4"/>
    <w:rsid w:val="00B72701"/>
    <w:rsid w:val="00B72DC8"/>
    <w:rsid w:val="00B737D0"/>
    <w:rsid w:val="00B73BA4"/>
    <w:rsid w:val="00B74B47"/>
    <w:rsid w:val="00B74F8A"/>
    <w:rsid w:val="00B75CFA"/>
    <w:rsid w:val="00B7609C"/>
    <w:rsid w:val="00B765AF"/>
    <w:rsid w:val="00B766B4"/>
    <w:rsid w:val="00B76D69"/>
    <w:rsid w:val="00B76EA2"/>
    <w:rsid w:val="00B803B4"/>
    <w:rsid w:val="00B803DA"/>
    <w:rsid w:val="00B804F5"/>
    <w:rsid w:val="00B807DA"/>
    <w:rsid w:val="00B80874"/>
    <w:rsid w:val="00B8152A"/>
    <w:rsid w:val="00B815B0"/>
    <w:rsid w:val="00B81B21"/>
    <w:rsid w:val="00B81FA1"/>
    <w:rsid w:val="00B81FDE"/>
    <w:rsid w:val="00B8280E"/>
    <w:rsid w:val="00B8334A"/>
    <w:rsid w:val="00B845D7"/>
    <w:rsid w:val="00B8611E"/>
    <w:rsid w:val="00B8629A"/>
    <w:rsid w:val="00B866DE"/>
    <w:rsid w:val="00B86873"/>
    <w:rsid w:val="00B86A9E"/>
    <w:rsid w:val="00B86EF3"/>
    <w:rsid w:val="00B86F39"/>
    <w:rsid w:val="00B870AA"/>
    <w:rsid w:val="00B87343"/>
    <w:rsid w:val="00B87B0A"/>
    <w:rsid w:val="00B901B3"/>
    <w:rsid w:val="00B9064E"/>
    <w:rsid w:val="00B9082C"/>
    <w:rsid w:val="00B914F1"/>
    <w:rsid w:val="00B91C15"/>
    <w:rsid w:val="00B92322"/>
    <w:rsid w:val="00B94382"/>
    <w:rsid w:val="00B948FC"/>
    <w:rsid w:val="00B954E6"/>
    <w:rsid w:val="00B95A15"/>
    <w:rsid w:val="00B96DEE"/>
    <w:rsid w:val="00B97518"/>
    <w:rsid w:val="00B977D7"/>
    <w:rsid w:val="00B97B84"/>
    <w:rsid w:val="00BA178D"/>
    <w:rsid w:val="00BA2C99"/>
    <w:rsid w:val="00BA325A"/>
    <w:rsid w:val="00BA3434"/>
    <w:rsid w:val="00BA4DC9"/>
    <w:rsid w:val="00BA543E"/>
    <w:rsid w:val="00BA5645"/>
    <w:rsid w:val="00BA5DAD"/>
    <w:rsid w:val="00BA6D8E"/>
    <w:rsid w:val="00BA6E77"/>
    <w:rsid w:val="00BA7103"/>
    <w:rsid w:val="00BA7300"/>
    <w:rsid w:val="00BA7512"/>
    <w:rsid w:val="00BA7635"/>
    <w:rsid w:val="00BA7A65"/>
    <w:rsid w:val="00BB0C1D"/>
    <w:rsid w:val="00BB0E45"/>
    <w:rsid w:val="00BB1DA0"/>
    <w:rsid w:val="00BB2AB0"/>
    <w:rsid w:val="00BB2E33"/>
    <w:rsid w:val="00BB35F6"/>
    <w:rsid w:val="00BB450C"/>
    <w:rsid w:val="00BB4611"/>
    <w:rsid w:val="00BB552C"/>
    <w:rsid w:val="00BB55F5"/>
    <w:rsid w:val="00BB68F7"/>
    <w:rsid w:val="00BB6E2F"/>
    <w:rsid w:val="00BB6E62"/>
    <w:rsid w:val="00BB7F04"/>
    <w:rsid w:val="00BC0854"/>
    <w:rsid w:val="00BC0E40"/>
    <w:rsid w:val="00BC10FD"/>
    <w:rsid w:val="00BC15A0"/>
    <w:rsid w:val="00BC1CA1"/>
    <w:rsid w:val="00BC2E03"/>
    <w:rsid w:val="00BC2F5A"/>
    <w:rsid w:val="00BC4FEC"/>
    <w:rsid w:val="00BC6375"/>
    <w:rsid w:val="00BC6FA4"/>
    <w:rsid w:val="00BC7299"/>
    <w:rsid w:val="00BC798D"/>
    <w:rsid w:val="00BC7A6A"/>
    <w:rsid w:val="00BC7C57"/>
    <w:rsid w:val="00BC7F24"/>
    <w:rsid w:val="00BD07E6"/>
    <w:rsid w:val="00BD147C"/>
    <w:rsid w:val="00BD176A"/>
    <w:rsid w:val="00BD1FE5"/>
    <w:rsid w:val="00BD2C4A"/>
    <w:rsid w:val="00BD3371"/>
    <w:rsid w:val="00BD395E"/>
    <w:rsid w:val="00BD4F3D"/>
    <w:rsid w:val="00BD5496"/>
    <w:rsid w:val="00BD5758"/>
    <w:rsid w:val="00BD5777"/>
    <w:rsid w:val="00BD64E8"/>
    <w:rsid w:val="00BD6CCF"/>
    <w:rsid w:val="00BD7842"/>
    <w:rsid w:val="00BD7E97"/>
    <w:rsid w:val="00BD7FD3"/>
    <w:rsid w:val="00BE007C"/>
    <w:rsid w:val="00BE089A"/>
    <w:rsid w:val="00BE1F8A"/>
    <w:rsid w:val="00BE273A"/>
    <w:rsid w:val="00BE2B66"/>
    <w:rsid w:val="00BE3060"/>
    <w:rsid w:val="00BE3762"/>
    <w:rsid w:val="00BE474A"/>
    <w:rsid w:val="00BE4B63"/>
    <w:rsid w:val="00BE4C5D"/>
    <w:rsid w:val="00BE5929"/>
    <w:rsid w:val="00BE6794"/>
    <w:rsid w:val="00BE6F73"/>
    <w:rsid w:val="00BE741C"/>
    <w:rsid w:val="00BE7571"/>
    <w:rsid w:val="00BE7E6E"/>
    <w:rsid w:val="00BF04D1"/>
    <w:rsid w:val="00BF087E"/>
    <w:rsid w:val="00BF0DEC"/>
    <w:rsid w:val="00BF10D1"/>
    <w:rsid w:val="00BF134A"/>
    <w:rsid w:val="00BF281C"/>
    <w:rsid w:val="00BF2A66"/>
    <w:rsid w:val="00BF2DAE"/>
    <w:rsid w:val="00BF402A"/>
    <w:rsid w:val="00BF46B2"/>
    <w:rsid w:val="00BF5908"/>
    <w:rsid w:val="00BF7543"/>
    <w:rsid w:val="00BF7A62"/>
    <w:rsid w:val="00BF7B9C"/>
    <w:rsid w:val="00BF7E23"/>
    <w:rsid w:val="00C00056"/>
    <w:rsid w:val="00C003B1"/>
    <w:rsid w:val="00C0120E"/>
    <w:rsid w:val="00C016E4"/>
    <w:rsid w:val="00C01FCF"/>
    <w:rsid w:val="00C0248B"/>
    <w:rsid w:val="00C02E79"/>
    <w:rsid w:val="00C04EDB"/>
    <w:rsid w:val="00C04F0C"/>
    <w:rsid w:val="00C0585C"/>
    <w:rsid w:val="00C05998"/>
    <w:rsid w:val="00C05DC4"/>
    <w:rsid w:val="00C103B3"/>
    <w:rsid w:val="00C110D1"/>
    <w:rsid w:val="00C118A9"/>
    <w:rsid w:val="00C11BCC"/>
    <w:rsid w:val="00C12E6D"/>
    <w:rsid w:val="00C158C0"/>
    <w:rsid w:val="00C15A7B"/>
    <w:rsid w:val="00C15E10"/>
    <w:rsid w:val="00C163E6"/>
    <w:rsid w:val="00C164A3"/>
    <w:rsid w:val="00C1658A"/>
    <w:rsid w:val="00C16BA7"/>
    <w:rsid w:val="00C17C7A"/>
    <w:rsid w:val="00C17DF9"/>
    <w:rsid w:val="00C200AA"/>
    <w:rsid w:val="00C22792"/>
    <w:rsid w:val="00C232CD"/>
    <w:rsid w:val="00C236CD"/>
    <w:rsid w:val="00C2385C"/>
    <w:rsid w:val="00C238D2"/>
    <w:rsid w:val="00C23C76"/>
    <w:rsid w:val="00C249DC"/>
    <w:rsid w:val="00C24EB3"/>
    <w:rsid w:val="00C2594B"/>
    <w:rsid w:val="00C26117"/>
    <w:rsid w:val="00C26291"/>
    <w:rsid w:val="00C26BB3"/>
    <w:rsid w:val="00C26DF1"/>
    <w:rsid w:val="00C26F3E"/>
    <w:rsid w:val="00C27653"/>
    <w:rsid w:val="00C27690"/>
    <w:rsid w:val="00C303EB"/>
    <w:rsid w:val="00C30425"/>
    <w:rsid w:val="00C304F3"/>
    <w:rsid w:val="00C305D0"/>
    <w:rsid w:val="00C30AC9"/>
    <w:rsid w:val="00C31206"/>
    <w:rsid w:val="00C334C3"/>
    <w:rsid w:val="00C3355B"/>
    <w:rsid w:val="00C33B08"/>
    <w:rsid w:val="00C33EBF"/>
    <w:rsid w:val="00C35369"/>
    <w:rsid w:val="00C353D7"/>
    <w:rsid w:val="00C35C7F"/>
    <w:rsid w:val="00C3670E"/>
    <w:rsid w:val="00C37067"/>
    <w:rsid w:val="00C407FB"/>
    <w:rsid w:val="00C40982"/>
    <w:rsid w:val="00C41E36"/>
    <w:rsid w:val="00C4296C"/>
    <w:rsid w:val="00C42EDF"/>
    <w:rsid w:val="00C4344D"/>
    <w:rsid w:val="00C4454A"/>
    <w:rsid w:val="00C44F43"/>
    <w:rsid w:val="00C4524E"/>
    <w:rsid w:val="00C45951"/>
    <w:rsid w:val="00C46200"/>
    <w:rsid w:val="00C4624B"/>
    <w:rsid w:val="00C476A5"/>
    <w:rsid w:val="00C47C9D"/>
    <w:rsid w:val="00C50125"/>
    <w:rsid w:val="00C50312"/>
    <w:rsid w:val="00C50561"/>
    <w:rsid w:val="00C507C8"/>
    <w:rsid w:val="00C50B2D"/>
    <w:rsid w:val="00C51067"/>
    <w:rsid w:val="00C510CB"/>
    <w:rsid w:val="00C51D7D"/>
    <w:rsid w:val="00C5244D"/>
    <w:rsid w:val="00C52912"/>
    <w:rsid w:val="00C543B5"/>
    <w:rsid w:val="00C55A1D"/>
    <w:rsid w:val="00C561F5"/>
    <w:rsid w:val="00C566E3"/>
    <w:rsid w:val="00C56B6B"/>
    <w:rsid w:val="00C56B9B"/>
    <w:rsid w:val="00C57787"/>
    <w:rsid w:val="00C57A51"/>
    <w:rsid w:val="00C60011"/>
    <w:rsid w:val="00C604C1"/>
    <w:rsid w:val="00C6093C"/>
    <w:rsid w:val="00C60BF6"/>
    <w:rsid w:val="00C622F8"/>
    <w:rsid w:val="00C6259D"/>
    <w:rsid w:val="00C63602"/>
    <w:rsid w:val="00C63B6C"/>
    <w:rsid w:val="00C63EFE"/>
    <w:rsid w:val="00C64078"/>
    <w:rsid w:val="00C6533E"/>
    <w:rsid w:val="00C656B8"/>
    <w:rsid w:val="00C66178"/>
    <w:rsid w:val="00C66CED"/>
    <w:rsid w:val="00C677C1"/>
    <w:rsid w:val="00C67C1A"/>
    <w:rsid w:val="00C70520"/>
    <w:rsid w:val="00C708ED"/>
    <w:rsid w:val="00C70CDD"/>
    <w:rsid w:val="00C70EB4"/>
    <w:rsid w:val="00C7153F"/>
    <w:rsid w:val="00C71DB2"/>
    <w:rsid w:val="00C71E5F"/>
    <w:rsid w:val="00C730E3"/>
    <w:rsid w:val="00C738C6"/>
    <w:rsid w:val="00C74491"/>
    <w:rsid w:val="00C7481D"/>
    <w:rsid w:val="00C7501A"/>
    <w:rsid w:val="00C75609"/>
    <w:rsid w:val="00C75855"/>
    <w:rsid w:val="00C76AF3"/>
    <w:rsid w:val="00C76C70"/>
    <w:rsid w:val="00C77181"/>
    <w:rsid w:val="00C774F3"/>
    <w:rsid w:val="00C80080"/>
    <w:rsid w:val="00C809AB"/>
    <w:rsid w:val="00C81AAC"/>
    <w:rsid w:val="00C81DA6"/>
    <w:rsid w:val="00C828A8"/>
    <w:rsid w:val="00C830D1"/>
    <w:rsid w:val="00C83A06"/>
    <w:rsid w:val="00C83F1F"/>
    <w:rsid w:val="00C84C86"/>
    <w:rsid w:val="00C85EE6"/>
    <w:rsid w:val="00C8708A"/>
    <w:rsid w:val="00C8725B"/>
    <w:rsid w:val="00C90202"/>
    <w:rsid w:val="00C9039D"/>
    <w:rsid w:val="00C9044F"/>
    <w:rsid w:val="00C9064A"/>
    <w:rsid w:val="00C90990"/>
    <w:rsid w:val="00C91891"/>
    <w:rsid w:val="00C91B1D"/>
    <w:rsid w:val="00C91B7E"/>
    <w:rsid w:val="00C93DB7"/>
    <w:rsid w:val="00C947F8"/>
    <w:rsid w:val="00C96F3D"/>
    <w:rsid w:val="00C9782D"/>
    <w:rsid w:val="00C97F4F"/>
    <w:rsid w:val="00CA0133"/>
    <w:rsid w:val="00CA065A"/>
    <w:rsid w:val="00CA0942"/>
    <w:rsid w:val="00CA1EBB"/>
    <w:rsid w:val="00CA2773"/>
    <w:rsid w:val="00CA31E6"/>
    <w:rsid w:val="00CA3757"/>
    <w:rsid w:val="00CA4056"/>
    <w:rsid w:val="00CA4638"/>
    <w:rsid w:val="00CA4804"/>
    <w:rsid w:val="00CA4C77"/>
    <w:rsid w:val="00CA4C95"/>
    <w:rsid w:val="00CA51EF"/>
    <w:rsid w:val="00CA5244"/>
    <w:rsid w:val="00CA56C1"/>
    <w:rsid w:val="00CA710D"/>
    <w:rsid w:val="00CB03C9"/>
    <w:rsid w:val="00CB09AF"/>
    <w:rsid w:val="00CB12F6"/>
    <w:rsid w:val="00CB19D0"/>
    <w:rsid w:val="00CB243E"/>
    <w:rsid w:val="00CB3AF4"/>
    <w:rsid w:val="00CB3DBF"/>
    <w:rsid w:val="00CB40DF"/>
    <w:rsid w:val="00CB437E"/>
    <w:rsid w:val="00CB5466"/>
    <w:rsid w:val="00CB5EA2"/>
    <w:rsid w:val="00CB5F4A"/>
    <w:rsid w:val="00CB6C3D"/>
    <w:rsid w:val="00CB6E97"/>
    <w:rsid w:val="00CB70EB"/>
    <w:rsid w:val="00CB7EAA"/>
    <w:rsid w:val="00CB7F19"/>
    <w:rsid w:val="00CC0144"/>
    <w:rsid w:val="00CC1C69"/>
    <w:rsid w:val="00CC23F6"/>
    <w:rsid w:val="00CC27BC"/>
    <w:rsid w:val="00CC2CB2"/>
    <w:rsid w:val="00CC2E16"/>
    <w:rsid w:val="00CC3B0E"/>
    <w:rsid w:val="00CC420A"/>
    <w:rsid w:val="00CC467A"/>
    <w:rsid w:val="00CC49D6"/>
    <w:rsid w:val="00CC58A9"/>
    <w:rsid w:val="00CC681F"/>
    <w:rsid w:val="00CC6840"/>
    <w:rsid w:val="00CC6BA5"/>
    <w:rsid w:val="00CC714C"/>
    <w:rsid w:val="00CC7155"/>
    <w:rsid w:val="00CC7696"/>
    <w:rsid w:val="00CD02FE"/>
    <w:rsid w:val="00CD05DE"/>
    <w:rsid w:val="00CD1097"/>
    <w:rsid w:val="00CD1B41"/>
    <w:rsid w:val="00CD1F7D"/>
    <w:rsid w:val="00CD211E"/>
    <w:rsid w:val="00CD2E83"/>
    <w:rsid w:val="00CD317F"/>
    <w:rsid w:val="00CD4542"/>
    <w:rsid w:val="00CD4B44"/>
    <w:rsid w:val="00CD50A9"/>
    <w:rsid w:val="00CD5487"/>
    <w:rsid w:val="00CD61D0"/>
    <w:rsid w:val="00CD669B"/>
    <w:rsid w:val="00CD68BB"/>
    <w:rsid w:val="00CD7B76"/>
    <w:rsid w:val="00CE04D8"/>
    <w:rsid w:val="00CE0D5F"/>
    <w:rsid w:val="00CE1618"/>
    <w:rsid w:val="00CE2D8F"/>
    <w:rsid w:val="00CE33C3"/>
    <w:rsid w:val="00CE3C9E"/>
    <w:rsid w:val="00CE64D6"/>
    <w:rsid w:val="00CE6580"/>
    <w:rsid w:val="00CE7990"/>
    <w:rsid w:val="00CE7D3D"/>
    <w:rsid w:val="00CF0104"/>
    <w:rsid w:val="00CF0395"/>
    <w:rsid w:val="00CF0FE9"/>
    <w:rsid w:val="00CF1704"/>
    <w:rsid w:val="00CF281F"/>
    <w:rsid w:val="00CF308B"/>
    <w:rsid w:val="00CF32E5"/>
    <w:rsid w:val="00CF3924"/>
    <w:rsid w:val="00CF3AC6"/>
    <w:rsid w:val="00CF40E2"/>
    <w:rsid w:val="00CF565E"/>
    <w:rsid w:val="00CF65C6"/>
    <w:rsid w:val="00CF66B1"/>
    <w:rsid w:val="00CF6AFC"/>
    <w:rsid w:val="00CF7BD3"/>
    <w:rsid w:val="00D001FA"/>
    <w:rsid w:val="00D002BA"/>
    <w:rsid w:val="00D01157"/>
    <w:rsid w:val="00D016D6"/>
    <w:rsid w:val="00D01D33"/>
    <w:rsid w:val="00D0256D"/>
    <w:rsid w:val="00D02635"/>
    <w:rsid w:val="00D02E38"/>
    <w:rsid w:val="00D038C8"/>
    <w:rsid w:val="00D04509"/>
    <w:rsid w:val="00D04856"/>
    <w:rsid w:val="00D04881"/>
    <w:rsid w:val="00D05A87"/>
    <w:rsid w:val="00D05FEF"/>
    <w:rsid w:val="00D063B0"/>
    <w:rsid w:val="00D06749"/>
    <w:rsid w:val="00D06AB6"/>
    <w:rsid w:val="00D06AD8"/>
    <w:rsid w:val="00D07748"/>
    <w:rsid w:val="00D07A9F"/>
    <w:rsid w:val="00D1045A"/>
    <w:rsid w:val="00D1146E"/>
    <w:rsid w:val="00D11DEF"/>
    <w:rsid w:val="00D122D1"/>
    <w:rsid w:val="00D12F21"/>
    <w:rsid w:val="00D1304D"/>
    <w:rsid w:val="00D14126"/>
    <w:rsid w:val="00D14FBA"/>
    <w:rsid w:val="00D15C17"/>
    <w:rsid w:val="00D15DAA"/>
    <w:rsid w:val="00D15EB2"/>
    <w:rsid w:val="00D16471"/>
    <w:rsid w:val="00D16F80"/>
    <w:rsid w:val="00D17F23"/>
    <w:rsid w:val="00D20A24"/>
    <w:rsid w:val="00D21097"/>
    <w:rsid w:val="00D22053"/>
    <w:rsid w:val="00D2261B"/>
    <w:rsid w:val="00D2308A"/>
    <w:rsid w:val="00D231E2"/>
    <w:rsid w:val="00D23A28"/>
    <w:rsid w:val="00D2424A"/>
    <w:rsid w:val="00D24532"/>
    <w:rsid w:val="00D27425"/>
    <w:rsid w:val="00D27AC1"/>
    <w:rsid w:val="00D27D78"/>
    <w:rsid w:val="00D303E6"/>
    <w:rsid w:val="00D30412"/>
    <w:rsid w:val="00D30F8E"/>
    <w:rsid w:val="00D31855"/>
    <w:rsid w:val="00D3193E"/>
    <w:rsid w:val="00D32E05"/>
    <w:rsid w:val="00D33247"/>
    <w:rsid w:val="00D335CB"/>
    <w:rsid w:val="00D34F2B"/>
    <w:rsid w:val="00D37076"/>
    <w:rsid w:val="00D370AC"/>
    <w:rsid w:val="00D370CF"/>
    <w:rsid w:val="00D3787E"/>
    <w:rsid w:val="00D4075F"/>
    <w:rsid w:val="00D4081D"/>
    <w:rsid w:val="00D40B6E"/>
    <w:rsid w:val="00D412E8"/>
    <w:rsid w:val="00D4219D"/>
    <w:rsid w:val="00D42B39"/>
    <w:rsid w:val="00D430CA"/>
    <w:rsid w:val="00D44946"/>
    <w:rsid w:val="00D44D6B"/>
    <w:rsid w:val="00D45592"/>
    <w:rsid w:val="00D46D22"/>
    <w:rsid w:val="00D470DC"/>
    <w:rsid w:val="00D470EC"/>
    <w:rsid w:val="00D47256"/>
    <w:rsid w:val="00D4731A"/>
    <w:rsid w:val="00D4762C"/>
    <w:rsid w:val="00D47D8E"/>
    <w:rsid w:val="00D503ED"/>
    <w:rsid w:val="00D50517"/>
    <w:rsid w:val="00D50A46"/>
    <w:rsid w:val="00D50FB2"/>
    <w:rsid w:val="00D51B2E"/>
    <w:rsid w:val="00D51BBA"/>
    <w:rsid w:val="00D53028"/>
    <w:rsid w:val="00D530AC"/>
    <w:rsid w:val="00D5477F"/>
    <w:rsid w:val="00D54A4E"/>
    <w:rsid w:val="00D554EC"/>
    <w:rsid w:val="00D5651D"/>
    <w:rsid w:val="00D57BF3"/>
    <w:rsid w:val="00D60494"/>
    <w:rsid w:val="00D60DB9"/>
    <w:rsid w:val="00D61478"/>
    <w:rsid w:val="00D64E57"/>
    <w:rsid w:val="00D6578F"/>
    <w:rsid w:val="00D65E9C"/>
    <w:rsid w:val="00D65EBE"/>
    <w:rsid w:val="00D6632A"/>
    <w:rsid w:val="00D666E3"/>
    <w:rsid w:val="00D66777"/>
    <w:rsid w:val="00D66BC9"/>
    <w:rsid w:val="00D66F86"/>
    <w:rsid w:val="00D670C4"/>
    <w:rsid w:val="00D67B44"/>
    <w:rsid w:val="00D70B72"/>
    <w:rsid w:val="00D71698"/>
    <w:rsid w:val="00D72385"/>
    <w:rsid w:val="00D7253E"/>
    <w:rsid w:val="00D72CCC"/>
    <w:rsid w:val="00D73402"/>
    <w:rsid w:val="00D73B4A"/>
    <w:rsid w:val="00D74798"/>
    <w:rsid w:val="00D7508D"/>
    <w:rsid w:val="00D754CB"/>
    <w:rsid w:val="00D75C96"/>
    <w:rsid w:val="00D75D1D"/>
    <w:rsid w:val="00D75E11"/>
    <w:rsid w:val="00D81537"/>
    <w:rsid w:val="00D815CB"/>
    <w:rsid w:val="00D8187F"/>
    <w:rsid w:val="00D82490"/>
    <w:rsid w:val="00D82CC3"/>
    <w:rsid w:val="00D83F8B"/>
    <w:rsid w:val="00D842D8"/>
    <w:rsid w:val="00D844DC"/>
    <w:rsid w:val="00D8592B"/>
    <w:rsid w:val="00D85AAE"/>
    <w:rsid w:val="00D86264"/>
    <w:rsid w:val="00D86C14"/>
    <w:rsid w:val="00D87198"/>
    <w:rsid w:val="00D87619"/>
    <w:rsid w:val="00D87A9E"/>
    <w:rsid w:val="00D900E1"/>
    <w:rsid w:val="00D90AC8"/>
    <w:rsid w:val="00D90B34"/>
    <w:rsid w:val="00D90CC5"/>
    <w:rsid w:val="00D910A8"/>
    <w:rsid w:val="00D911A9"/>
    <w:rsid w:val="00D912FC"/>
    <w:rsid w:val="00D91311"/>
    <w:rsid w:val="00D9131C"/>
    <w:rsid w:val="00D916F6"/>
    <w:rsid w:val="00D92345"/>
    <w:rsid w:val="00D9322F"/>
    <w:rsid w:val="00D9376D"/>
    <w:rsid w:val="00D93CDC"/>
    <w:rsid w:val="00D941EF"/>
    <w:rsid w:val="00D94DA7"/>
    <w:rsid w:val="00D96E76"/>
    <w:rsid w:val="00D97338"/>
    <w:rsid w:val="00DA0ADA"/>
    <w:rsid w:val="00DA12E1"/>
    <w:rsid w:val="00DA183F"/>
    <w:rsid w:val="00DA1A90"/>
    <w:rsid w:val="00DA1AED"/>
    <w:rsid w:val="00DA2860"/>
    <w:rsid w:val="00DA2D5B"/>
    <w:rsid w:val="00DA3102"/>
    <w:rsid w:val="00DA3E77"/>
    <w:rsid w:val="00DA409B"/>
    <w:rsid w:val="00DA5273"/>
    <w:rsid w:val="00DA6426"/>
    <w:rsid w:val="00DA6716"/>
    <w:rsid w:val="00DA728E"/>
    <w:rsid w:val="00DA7C4A"/>
    <w:rsid w:val="00DA7FEA"/>
    <w:rsid w:val="00DB0177"/>
    <w:rsid w:val="00DB026C"/>
    <w:rsid w:val="00DB0495"/>
    <w:rsid w:val="00DB04DC"/>
    <w:rsid w:val="00DB0AAE"/>
    <w:rsid w:val="00DB1664"/>
    <w:rsid w:val="00DB16B0"/>
    <w:rsid w:val="00DB191E"/>
    <w:rsid w:val="00DB1AFF"/>
    <w:rsid w:val="00DB5046"/>
    <w:rsid w:val="00DC04B4"/>
    <w:rsid w:val="00DC25B6"/>
    <w:rsid w:val="00DC2B6B"/>
    <w:rsid w:val="00DC2D05"/>
    <w:rsid w:val="00DC2EA1"/>
    <w:rsid w:val="00DC315B"/>
    <w:rsid w:val="00DC3490"/>
    <w:rsid w:val="00DC3FA6"/>
    <w:rsid w:val="00DC41F3"/>
    <w:rsid w:val="00DC4389"/>
    <w:rsid w:val="00DC47E1"/>
    <w:rsid w:val="00DC561F"/>
    <w:rsid w:val="00DC5F2B"/>
    <w:rsid w:val="00DC6922"/>
    <w:rsid w:val="00DD101A"/>
    <w:rsid w:val="00DD12FD"/>
    <w:rsid w:val="00DD1465"/>
    <w:rsid w:val="00DD1F67"/>
    <w:rsid w:val="00DD2EAA"/>
    <w:rsid w:val="00DD339A"/>
    <w:rsid w:val="00DD3D04"/>
    <w:rsid w:val="00DD47E4"/>
    <w:rsid w:val="00DD4F80"/>
    <w:rsid w:val="00DD5267"/>
    <w:rsid w:val="00DD66C8"/>
    <w:rsid w:val="00DD69F0"/>
    <w:rsid w:val="00DD6A2E"/>
    <w:rsid w:val="00DD7389"/>
    <w:rsid w:val="00DE0528"/>
    <w:rsid w:val="00DE145F"/>
    <w:rsid w:val="00DE149F"/>
    <w:rsid w:val="00DE17BF"/>
    <w:rsid w:val="00DE1DA7"/>
    <w:rsid w:val="00DE28E1"/>
    <w:rsid w:val="00DE2E3E"/>
    <w:rsid w:val="00DE3125"/>
    <w:rsid w:val="00DE3925"/>
    <w:rsid w:val="00DE3CD3"/>
    <w:rsid w:val="00DE3E89"/>
    <w:rsid w:val="00DE4A86"/>
    <w:rsid w:val="00DE53A0"/>
    <w:rsid w:val="00DE5744"/>
    <w:rsid w:val="00DE6877"/>
    <w:rsid w:val="00DE6CFB"/>
    <w:rsid w:val="00DE6F7E"/>
    <w:rsid w:val="00DE75AE"/>
    <w:rsid w:val="00DE7E7E"/>
    <w:rsid w:val="00DF015A"/>
    <w:rsid w:val="00DF01A2"/>
    <w:rsid w:val="00DF0355"/>
    <w:rsid w:val="00DF05EF"/>
    <w:rsid w:val="00DF0CA4"/>
    <w:rsid w:val="00DF193D"/>
    <w:rsid w:val="00DF1D71"/>
    <w:rsid w:val="00DF26D3"/>
    <w:rsid w:val="00DF2860"/>
    <w:rsid w:val="00DF2D2F"/>
    <w:rsid w:val="00DF2DA9"/>
    <w:rsid w:val="00DF356A"/>
    <w:rsid w:val="00DF3942"/>
    <w:rsid w:val="00DF466D"/>
    <w:rsid w:val="00DF499D"/>
    <w:rsid w:val="00DF4F96"/>
    <w:rsid w:val="00DF508F"/>
    <w:rsid w:val="00DF5BDE"/>
    <w:rsid w:val="00DF6A93"/>
    <w:rsid w:val="00DF70BB"/>
    <w:rsid w:val="00DF745C"/>
    <w:rsid w:val="00DF780E"/>
    <w:rsid w:val="00DF7BEA"/>
    <w:rsid w:val="00E00207"/>
    <w:rsid w:val="00E00AAB"/>
    <w:rsid w:val="00E012A9"/>
    <w:rsid w:val="00E022D5"/>
    <w:rsid w:val="00E0356A"/>
    <w:rsid w:val="00E03AEE"/>
    <w:rsid w:val="00E03D3E"/>
    <w:rsid w:val="00E049F2"/>
    <w:rsid w:val="00E04B52"/>
    <w:rsid w:val="00E04FBC"/>
    <w:rsid w:val="00E0713D"/>
    <w:rsid w:val="00E073D0"/>
    <w:rsid w:val="00E10034"/>
    <w:rsid w:val="00E101A6"/>
    <w:rsid w:val="00E10295"/>
    <w:rsid w:val="00E10C8B"/>
    <w:rsid w:val="00E11348"/>
    <w:rsid w:val="00E12360"/>
    <w:rsid w:val="00E13525"/>
    <w:rsid w:val="00E139B7"/>
    <w:rsid w:val="00E139BE"/>
    <w:rsid w:val="00E14D45"/>
    <w:rsid w:val="00E14D96"/>
    <w:rsid w:val="00E15141"/>
    <w:rsid w:val="00E1646F"/>
    <w:rsid w:val="00E174E9"/>
    <w:rsid w:val="00E176D7"/>
    <w:rsid w:val="00E17967"/>
    <w:rsid w:val="00E1F6DB"/>
    <w:rsid w:val="00E2096E"/>
    <w:rsid w:val="00E20D79"/>
    <w:rsid w:val="00E20DA6"/>
    <w:rsid w:val="00E212E5"/>
    <w:rsid w:val="00E218B8"/>
    <w:rsid w:val="00E22008"/>
    <w:rsid w:val="00E24F62"/>
    <w:rsid w:val="00E24FDD"/>
    <w:rsid w:val="00E258ED"/>
    <w:rsid w:val="00E25FC7"/>
    <w:rsid w:val="00E2641A"/>
    <w:rsid w:val="00E26809"/>
    <w:rsid w:val="00E26DED"/>
    <w:rsid w:val="00E27983"/>
    <w:rsid w:val="00E27D62"/>
    <w:rsid w:val="00E300AC"/>
    <w:rsid w:val="00E306FB"/>
    <w:rsid w:val="00E30B17"/>
    <w:rsid w:val="00E3147D"/>
    <w:rsid w:val="00E32D97"/>
    <w:rsid w:val="00E330A9"/>
    <w:rsid w:val="00E333BD"/>
    <w:rsid w:val="00E357D1"/>
    <w:rsid w:val="00E35BF0"/>
    <w:rsid w:val="00E360A0"/>
    <w:rsid w:val="00E367A1"/>
    <w:rsid w:val="00E3690D"/>
    <w:rsid w:val="00E37464"/>
    <w:rsid w:val="00E40521"/>
    <w:rsid w:val="00E406D8"/>
    <w:rsid w:val="00E42940"/>
    <w:rsid w:val="00E42F47"/>
    <w:rsid w:val="00E43D7D"/>
    <w:rsid w:val="00E4402F"/>
    <w:rsid w:val="00E443D2"/>
    <w:rsid w:val="00E4499B"/>
    <w:rsid w:val="00E44A4E"/>
    <w:rsid w:val="00E46094"/>
    <w:rsid w:val="00E46136"/>
    <w:rsid w:val="00E47C33"/>
    <w:rsid w:val="00E5072B"/>
    <w:rsid w:val="00E510EA"/>
    <w:rsid w:val="00E51500"/>
    <w:rsid w:val="00E51B0E"/>
    <w:rsid w:val="00E52115"/>
    <w:rsid w:val="00E52DEA"/>
    <w:rsid w:val="00E52EC0"/>
    <w:rsid w:val="00E5339E"/>
    <w:rsid w:val="00E53B42"/>
    <w:rsid w:val="00E53D73"/>
    <w:rsid w:val="00E546A5"/>
    <w:rsid w:val="00E55A5B"/>
    <w:rsid w:val="00E56208"/>
    <w:rsid w:val="00E564B8"/>
    <w:rsid w:val="00E60597"/>
    <w:rsid w:val="00E62529"/>
    <w:rsid w:val="00E62731"/>
    <w:rsid w:val="00E63024"/>
    <w:rsid w:val="00E636B7"/>
    <w:rsid w:val="00E64D39"/>
    <w:rsid w:val="00E64F9A"/>
    <w:rsid w:val="00E65161"/>
    <w:rsid w:val="00E659BF"/>
    <w:rsid w:val="00E65F14"/>
    <w:rsid w:val="00E66FC6"/>
    <w:rsid w:val="00E7060F"/>
    <w:rsid w:val="00E70CA7"/>
    <w:rsid w:val="00E712DF"/>
    <w:rsid w:val="00E71FD5"/>
    <w:rsid w:val="00E721A7"/>
    <w:rsid w:val="00E721F3"/>
    <w:rsid w:val="00E722C3"/>
    <w:rsid w:val="00E73DF6"/>
    <w:rsid w:val="00E75FA5"/>
    <w:rsid w:val="00E77502"/>
    <w:rsid w:val="00E77769"/>
    <w:rsid w:val="00E7796C"/>
    <w:rsid w:val="00E8012E"/>
    <w:rsid w:val="00E80701"/>
    <w:rsid w:val="00E80A33"/>
    <w:rsid w:val="00E8150D"/>
    <w:rsid w:val="00E81737"/>
    <w:rsid w:val="00E8244F"/>
    <w:rsid w:val="00E82610"/>
    <w:rsid w:val="00E8326F"/>
    <w:rsid w:val="00E83515"/>
    <w:rsid w:val="00E8361B"/>
    <w:rsid w:val="00E8408C"/>
    <w:rsid w:val="00E84245"/>
    <w:rsid w:val="00E85848"/>
    <w:rsid w:val="00E8612C"/>
    <w:rsid w:val="00E867FC"/>
    <w:rsid w:val="00E870A0"/>
    <w:rsid w:val="00E87400"/>
    <w:rsid w:val="00E87654"/>
    <w:rsid w:val="00E90459"/>
    <w:rsid w:val="00E910E1"/>
    <w:rsid w:val="00E9143B"/>
    <w:rsid w:val="00E91D0C"/>
    <w:rsid w:val="00E92DB5"/>
    <w:rsid w:val="00E94275"/>
    <w:rsid w:val="00E9453A"/>
    <w:rsid w:val="00E95DA2"/>
    <w:rsid w:val="00E96B56"/>
    <w:rsid w:val="00E97441"/>
    <w:rsid w:val="00E97BC0"/>
    <w:rsid w:val="00E97D24"/>
    <w:rsid w:val="00EA01A0"/>
    <w:rsid w:val="00EA05F3"/>
    <w:rsid w:val="00EA0BD8"/>
    <w:rsid w:val="00EA11F1"/>
    <w:rsid w:val="00EA22DB"/>
    <w:rsid w:val="00EA2706"/>
    <w:rsid w:val="00EA2A3A"/>
    <w:rsid w:val="00EA3796"/>
    <w:rsid w:val="00EA3F83"/>
    <w:rsid w:val="00EA4116"/>
    <w:rsid w:val="00EA416B"/>
    <w:rsid w:val="00EA45CD"/>
    <w:rsid w:val="00EA488C"/>
    <w:rsid w:val="00EA4CF1"/>
    <w:rsid w:val="00EA5370"/>
    <w:rsid w:val="00EA5732"/>
    <w:rsid w:val="00EA7073"/>
    <w:rsid w:val="00EA71A3"/>
    <w:rsid w:val="00EA7841"/>
    <w:rsid w:val="00EA78BD"/>
    <w:rsid w:val="00EA7D4A"/>
    <w:rsid w:val="00EB01AE"/>
    <w:rsid w:val="00EB01F7"/>
    <w:rsid w:val="00EB079B"/>
    <w:rsid w:val="00EB10B9"/>
    <w:rsid w:val="00EB1198"/>
    <w:rsid w:val="00EB1501"/>
    <w:rsid w:val="00EB2F27"/>
    <w:rsid w:val="00EB3EFD"/>
    <w:rsid w:val="00EB53FF"/>
    <w:rsid w:val="00EB543B"/>
    <w:rsid w:val="00EB56FC"/>
    <w:rsid w:val="00EB57CE"/>
    <w:rsid w:val="00EB5DFC"/>
    <w:rsid w:val="00EB61B9"/>
    <w:rsid w:val="00EB62F5"/>
    <w:rsid w:val="00EB74B8"/>
    <w:rsid w:val="00EB7A55"/>
    <w:rsid w:val="00EC051C"/>
    <w:rsid w:val="00EC0574"/>
    <w:rsid w:val="00EC2131"/>
    <w:rsid w:val="00EC27F7"/>
    <w:rsid w:val="00EC29A6"/>
    <w:rsid w:val="00EC37CD"/>
    <w:rsid w:val="00EC38DE"/>
    <w:rsid w:val="00EC47C4"/>
    <w:rsid w:val="00EC4AE6"/>
    <w:rsid w:val="00EC4BCA"/>
    <w:rsid w:val="00EC5CCF"/>
    <w:rsid w:val="00EC69F6"/>
    <w:rsid w:val="00EC728E"/>
    <w:rsid w:val="00ED0284"/>
    <w:rsid w:val="00ED03DB"/>
    <w:rsid w:val="00ED0470"/>
    <w:rsid w:val="00ED0C0E"/>
    <w:rsid w:val="00ED1B3F"/>
    <w:rsid w:val="00ED2211"/>
    <w:rsid w:val="00ED2CD0"/>
    <w:rsid w:val="00ED319C"/>
    <w:rsid w:val="00ED3399"/>
    <w:rsid w:val="00ED35F5"/>
    <w:rsid w:val="00ED4149"/>
    <w:rsid w:val="00ED4C12"/>
    <w:rsid w:val="00ED54FF"/>
    <w:rsid w:val="00ED5B86"/>
    <w:rsid w:val="00ED6324"/>
    <w:rsid w:val="00ED67BE"/>
    <w:rsid w:val="00ED78AA"/>
    <w:rsid w:val="00EE0546"/>
    <w:rsid w:val="00EE099D"/>
    <w:rsid w:val="00EE381E"/>
    <w:rsid w:val="00EE3EBC"/>
    <w:rsid w:val="00EE3F91"/>
    <w:rsid w:val="00EE4AC0"/>
    <w:rsid w:val="00EE5427"/>
    <w:rsid w:val="00EE58F0"/>
    <w:rsid w:val="00EE6B90"/>
    <w:rsid w:val="00EE6E4F"/>
    <w:rsid w:val="00EE79B0"/>
    <w:rsid w:val="00EE7C76"/>
    <w:rsid w:val="00EF014C"/>
    <w:rsid w:val="00EF0EB3"/>
    <w:rsid w:val="00EF188D"/>
    <w:rsid w:val="00EF18DB"/>
    <w:rsid w:val="00EF1CCB"/>
    <w:rsid w:val="00EF2903"/>
    <w:rsid w:val="00EF3007"/>
    <w:rsid w:val="00EF3455"/>
    <w:rsid w:val="00EF4AF8"/>
    <w:rsid w:val="00EF51B3"/>
    <w:rsid w:val="00EF5210"/>
    <w:rsid w:val="00EF6D8B"/>
    <w:rsid w:val="00EF7298"/>
    <w:rsid w:val="00EF73FD"/>
    <w:rsid w:val="00F00A80"/>
    <w:rsid w:val="00F01A13"/>
    <w:rsid w:val="00F01FD4"/>
    <w:rsid w:val="00F0238E"/>
    <w:rsid w:val="00F02E40"/>
    <w:rsid w:val="00F037F1"/>
    <w:rsid w:val="00F03F87"/>
    <w:rsid w:val="00F0407E"/>
    <w:rsid w:val="00F05F33"/>
    <w:rsid w:val="00F060FF"/>
    <w:rsid w:val="00F07D5A"/>
    <w:rsid w:val="00F10EFA"/>
    <w:rsid w:val="00F10FA7"/>
    <w:rsid w:val="00F11223"/>
    <w:rsid w:val="00F1179F"/>
    <w:rsid w:val="00F117F7"/>
    <w:rsid w:val="00F13859"/>
    <w:rsid w:val="00F140FF"/>
    <w:rsid w:val="00F14214"/>
    <w:rsid w:val="00F14378"/>
    <w:rsid w:val="00F14913"/>
    <w:rsid w:val="00F14CD9"/>
    <w:rsid w:val="00F14EA9"/>
    <w:rsid w:val="00F1562A"/>
    <w:rsid w:val="00F157D5"/>
    <w:rsid w:val="00F15C56"/>
    <w:rsid w:val="00F204F0"/>
    <w:rsid w:val="00F208BA"/>
    <w:rsid w:val="00F20A62"/>
    <w:rsid w:val="00F2108A"/>
    <w:rsid w:val="00F210C3"/>
    <w:rsid w:val="00F213C4"/>
    <w:rsid w:val="00F21699"/>
    <w:rsid w:val="00F2170E"/>
    <w:rsid w:val="00F22A4A"/>
    <w:rsid w:val="00F23182"/>
    <w:rsid w:val="00F23A5F"/>
    <w:rsid w:val="00F24A43"/>
    <w:rsid w:val="00F2526C"/>
    <w:rsid w:val="00F259E9"/>
    <w:rsid w:val="00F26713"/>
    <w:rsid w:val="00F26C30"/>
    <w:rsid w:val="00F27053"/>
    <w:rsid w:val="00F2741C"/>
    <w:rsid w:val="00F306B4"/>
    <w:rsid w:val="00F30B85"/>
    <w:rsid w:val="00F31035"/>
    <w:rsid w:val="00F32587"/>
    <w:rsid w:val="00F3267C"/>
    <w:rsid w:val="00F327AF"/>
    <w:rsid w:val="00F3320E"/>
    <w:rsid w:val="00F3324B"/>
    <w:rsid w:val="00F3378D"/>
    <w:rsid w:val="00F33E91"/>
    <w:rsid w:val="00F345AC"/>
    <w:rsid w:val="00F34FD5"/>
    <w:rsid w:val="00F35FED"/>
    <w:rsid w:val="00F36FDF"/>
    <w:rsid w:val="00F37930"/>
    <w:rsid w:val="00F4000A"/>
    <w:rsid w:val="00F413EB"/>
    <w:rsid w:val="00F428BD"/>
    <w:rsid w:val="00F42C20"/>
    <w:rsid w:val="00F4350B"/>
    <w:rsid w:val="00F454D5"/>
    <w:rsid w:val="00F45EAE"/>
    <w:rsid w:val="00F47197"/>
    <w:rsid w:val="00F47C9F"/>
    <w:rsid w:val="00F5020C"/>
    <w:rsid w:val="00F506EA"/>
    <w:rsid w:val="00F508DD"/>
    <w:rsid w:val="00F50909"/>
    <w:rsid w:val="00F50D93"/>
    <w:rsid w:val="00F51615"/>
    <w:rsid w:val="00F5203E"/>
    <w:rsid w:val="00F52B9F"/>
    <w:rsid w:val="00F5334E"/>
    <w:rsid w:val="00F53F29"/>
    <w:rsid w:val="00F54886"/>
    <w:rsid w:val="00F54ADC"/>
    <w:rsid w:val="00F55D8C"/>
    <w:rsid w:val="00F56675"/>
    <w:rsid w:val="00F56713"/>
    <w:rsid w:val="00F56BD6"/>
    <w:rsid w:val="00F57221"/>
    <w:rsid w:val="00F57898"/>
    <w:rsid w:val="00F61337"/>
    <w:rsid w:val="00F62FB3"/>
    <w:rsid w:val="00F6408F"/>
    <w:rsid w:val="00F64173"/>
    <w:rsid w:val="00F6485C"/>
    <w:rsid w:val="00F64BEB"/>
    <w:rsid w:val="00F64E0D"/>
    <w:rsid w:val="00F64E1A"/>
    <w:rsid w:val="00F657A4"/>
    <w:rsid w:val="00F65FF0"/>
    <w:rsid w:val="00F665DC"/>
    <w:rsid w:val="00F670F9"/>
    <w:rsid w:val="00F6753B"/>
    <w:rsid w:val="00F67701"/>
    <w:rsid w:val="00F70B5D"/>
    <w:rsid w:val="00F711CB"/>
    <w:rsid w:val="00F71AD7"/>
    <w:rsid w:val="00F71DCC"/>
    <w:rsid w:val="00F72710"/>
    <w:rsid w:val="00F72B4A"/>
    <w:rsid w:val="00F73713"/>
    <w:rsid w:val="00F73DBD"/>
    <w:rsid w:val="00F74236"/>
    <w:rsid w:val="00F749FF"/>
    <w:rsid w:val="00F75571"/>
    <w:rsid w:val="00F75A0C"/>
    <w:rsid w:val="00F762DE"/>
    <w:rsid w:val="00F7766C"/>
    <w:rsid w:val="00F802F9"/>
    <w:rsid w:val="00F80991"/>
    <w:rsid w:val="00F8181C"/>
    <w:rsid w:val="00F81C55"/>
    <w:rsid w:val="00F8215C"/>
    <w:rsid w:val="00F823BC"/>
    <w:rsid w:val="00F82C8B"/>
    <w:rsid w:val="00F83370"/>
    <w:rsid w:val="00F841E8"/>
    <w:rsid w:val="00F85364"/>
    <w:rsid w:val="00F85D9A"/>
    <w:rsid w:val="00F86424"/>
    <w:rsid w:val="00F86717"/>
    <w:rsid w:val="00F86A2B"/>
    <w:rsid w:val="00F87693"/>
    <w:rsid w:val="00F90C53"/>
    <w:rsid w:val="00F9111E"/>
    <w:rsid w:val="00F9389B"/>
    <w:rsid w:val="00F93B9F"/>
    <w:rsid w:val="00F94705"/>
    <w:rsid w:val="00F948E9"/>
    <w:rsid w:val="00F94F37"/>
    <w:rsid w:val="00F952B8"/>
    <w:rsid w:val="00F95332"/>
    <w:rsid w:val="00F95AC3"/>
    <w:rsid w:val="00F97D41"/>
    <w:rsid w:val="00FA040A"/>
    <w:rsid w:val="00FA08E2"/>
    <w:rsid w:val="00FA0926"/>
    <w:rsid w:val="00FA0A4E"/>
    <w:rsid w:val="00FA0F73"/>
    <w:rsid w:val="00FA2AFA"/>
    <w:rsid w:val="00FA2BFD"/>
    <w:rsid w:val="00FA37CD"/>
    <w:rsid w:val="00FA3E38"/>
    <w:rsid w:val="00FA4402"/>
    <w:rsid w:val="00FA4ACE"/>
    <w:rsid w:val="00FA5744"/>
    <w:rsid w:val="00FA7129"/>
    <w:rsid w:val="00FA744D"/>
    <w:rsid w:val="00FB126D"/>
    <w:rsid w:val="00FB1330"/>
    <w:rsid w:val="00FB1CF2"/>
    <w:rsid w:val="00FB1D77"/>
    <w:rsid w:val="00FB1DD2"/>
    <w:rsid w:val="00FB2483"/>
    <w:rsid w:val="00FB278E"/>
    <w:rsid w:val="00FB2B0F"/>
    <w:rsid w:val="00FB2FE5"/>
    <w:rsid w:val="00FB3307"/>
    <w:rsid w:val="00FB3482"/>
    <w:rsid w:val="00FB5097"/>
    <w:rsid w:val="00FB51E2"/>
    <w:rsid w:val="00FB5AC9"/>
    <w:rsid w:val="00FB5E0F"/>
    <w:rsid w:val="00FB78BA"/>
    <w:rsid w:val="00FC13D9"/>
    <w:rsid w:val="00FC194A"/>
    <w:rsid w:val="00FC2D3B"/>
    <w:rsid w:val="00FC35CE"/>
    <w:rsid w:val="00FC39E6"/>
    <w:rsid w:val="00FC3D3F"/>
    <w:rsid w:val="00FC44E5"/>
    <w:rsid w:val="00FC49DC"/>
    <w:rsid w:val="00FC6188"/>
    <w:rsid w:val="00FC63B1"/>
    <w:rsid w:val="00FC677A"/>
    <w:rsid w:val="00FC705F"/>
    <w:rsid w:val="00FC7AF9"/>
    <w:rsid w:val="00FD0686"/>
    <w:rsid w:val="00FD08D8"/>
    <w:rsid w:val="00FD1C88"/>
    <w:rsid w:val="00FD1D7D"/>
    <w:rsid w:val="00FD213C"/>
    <w:rsid w:val="00FD2172"/>
    <w:rsid w:val="00FD38A3"/>
    <w:rsid w:val="00FD411D"/>
    <w:rsid w:val="00FD491C"/>
    <w:rsid w:val="00FD4AD1"/>
    <w:rsid w:val="00FD4C02"/>
    <w:rsid w:val="00FD5C3E"/>
    <w:rsid w:val="00FD760C"/>
    <w:rsid w:val="00FE021E"/>
    <w:rsid w:val="00FE1CB2"/>
    <w:rsid w:val="00FE22E8"/>
    <w:rsid w:val="00FE2328"/>
    <w:rsid w:val="00FE28C7"/>
    <w:rsid w:val="00FE2A1C"/>
    <w:rsid w:val="00FE2D07"/>
    <w:rsid w:val="00FE3561"/>
    <w:rsid w:val="00FE3949"/>
    <w:rsid w:val="00FE3F6A"/>
    <w:rsid w:val="00FE4702"/>
    <w:rsid w:val="00FE5156"/>
    <w:rsid w:val="00FE563C"/>
    <w:rsid w:val="00FE5D9D"/>
    <w:rsid w:val="00FE675F"/>
    <w:rsid w:val="00FE700A"/>
    <w:rsid w:val="00FE73F7"/>
    <w:rsid w:val="00FF03A2"/>
    <w:rsid w:val="00FF0650"/>
    <w:rsid w:val="00FF06BE"/>
    <w:rsid w:val="00FF08E0"/>
    <w:rsid w:val="00FF0A83"/>
    <w:rsid w:val="00FF1153"/>
    <w:rsid w:val="00FF13A5"/>
    <w:rsid w:val="00FF1592"/>
    <w:rsid w:val="00FF2882"/>
    <w:rsid w:val="00FF2F47"/>
    <w:rsid w:val="00FF378C"/>
    <w:rsid w:val="00FF3D18"/>
    <w:rsid w:val="00FF3E08"/>
    <w:rsid w:val="00FF420B"/>
    <w:rsid w:val="00FF44F7"/>
    <w:rsid w:val="00FF557C"/>
    <w:rsid w:val="00FF6B10"/>
    <w:rsid w:val="015B9732"/>
    <w:rsid w:val="01D42E8D"/>
    <w:rsid w:val="02A3F637"/>
    <w:rsid w:val="0302D590"/>
    <w:rsid w:val="0305E41D"/>
    <w:rsid w:val="03343B4E"/>
    <w:rsid w:val="0363D046"/>
    <w:rsid w:val="039475DD"/>
    <w:rsid w:val="04453995"/>
    <w:rsid w:val="044E233A"/>
    <w:rsid w:val="049E28FF"/>
    <w:rsid w:val="04EB251B"/>
    <w:rsid w:val="050A9138"/>
    <w:rsid w:val="0624A1D3"/>
    <w:rsid w:val="063CEB24"/>
    <w:rsid w:val="0680BE7F"/>
    <w:rsid w:val="06A76C86"/>
    <w:rsid w:val="06BBBAA7"/>
    <w:rsid w:val="0713F5E3"/>
    <w:rsid w:val="07400761"/>
    <w:rsid w:val="084C6487"/>
    <w:rsid w:val="08AAA7C5"/>
    <w:rsid w:val="09649035"/>
    <w:rsid w:val="09A7E03A"/>
    <w:rsid w:val="09B9B773"/>
    <w:rsid w:val="0ACAD885"/>
    <w:rsid w:val="0B06D19D"/>
    <w:rsid w:val="0B37C8A4"/>
    <w:rsid w:val="0B881642"/>
    <w:rsid w:val="0BD214CC"/>
    <w:rsid w:val="0C2BE878"/>
    <w:rsid w:val="0C38B00E"/>
    <w:rsid w:val="0C6C9C28"/>
    <w:rsid w:val="0CC87404"/>
    <w:rsid w:val="0D2F62CA"/>
    <w:rsid w:val="0D65A605"/>
    <w:rsid w:val="0D86A7A0"/>
    <w:rsid w:val="0DE6E4FE"/>
    <w:rsid w:val="0E4463DD"/>
    <w:rsid w:val="0E77D26A"/>
    <w:rsid w:val="0E8B6973"/>
    <w:rsid w:val="0EB1B8D4"/>
    <w:rsid w:val="0EDB9836"/>
    <w:rsid w:val="0FC2F37E"/>
    <w:rsid w:val="0FCEE213"/>
    <w:rsid w:val="109DE942"/>
    <w:rsid w:val="10F87FD0"/>
    <w:rsid w:val="118370A4"/>
    <w:rsid w:val="119FAB0F"/>
    <w:rsid w:val="125FA04C"/>
    <w:rsid w:val="12877CE6"/>
    <w:rsid w:val="12F0C14D"/>
    <w:rsid w:val="12F28AFA"/>
    <w:rsid w:val="12F459C5"/>
    <w:rsid w:val="13AC5F85"/>
    <w:rsid w:val="13EBCAEE"/>
    <w:rsid w:val="14AE4CC6"/>
    <w:rsid w:val="150ED887"/>
    <w:rsid w:val="170C0D18"/>
    <w:rsid w:val="175CE524"/>
    <w:rsid w:val="176884B2"/>
    <w:rsid w:val="17D979D0"/>
    <w:rsid w:val="185D0C75"/>
    <w:rsid w:val="189C7CD5"/>
    <w:rsid w:val="1922DC75"/>
    <w:rsid w:val="199AFF12"/>
    <w:rsid w:val="19FB5A78"/>
    <w:rsid w:val="1A159A2F"/>
    <w:rsid w:val="1A4EF77F"/>
    <w:rsid w:val="1B02AC08"/>
    <w:rsid w:val="1B6FE6EA"/>
    <w:rsid w:val="1C01C301"/>
    <w:rsid w:val="1C3C7391"/>
    <w:rsid w:val="1C567951"/>
    <w:rsid w:val="1CB92904"/>
    <w:rsid w:val="1D264AF5"/>
    <w:rsid w:val="1D96B51D"/>
    <w:rsid w:val="1DB838C1"/>
    <w:rsid w:val="1E29965B"/>
    <w:rsid w:val="1ECE0FFE"/>
    <w:rsid w:val="1F065CED"/>
    <w:rsid w:val="1F1AE0BE"/>
    <w:rsid w:val="1F460EFB"/>
    <w:rsid w:val="1F77780A"/>
    <w:rsid w:val="1F835575"/>
    <w:rsid w:val="2024BD53"/>
    <w:rsid w:val="2101B9CB"/>
    <w:rsid w:val="210EAAF8"/>
    <w:rsid w:val="219AD9B7"/>
    <w:rsid w:val="21EB8ED8"/>
    <w:rsid w:val="21F7653F"/>
    <w:rsid w:val="22902D34"/>
    <w:rsid w:val="23134039"/>
    <w:rsid w:val="231F2C79"/>
    <w:rsid w:val="233BAE3F"/>
    <w:rsid w:val="2350281E"/>
    <w:rsid w:val="23516172"/>
    <w:rsid w:val="23933D43"/>
    <w:rsid w:val="23A0AFFC"/>
    <w:rsid w:val="240E3198"/>
    <w:rsid w:val="242284D3"/>
    <w:rsid w:val="24A0DBB7"/>
    <w:rsid w:val="252C41DF"/>
    <w:rsid w:val="257E7A1E"/>
    <w:rsid w:val="25DD5C81"/>
    <w:rsid w:val="25FDDBE6"/>
    <w:rsid w:val="25FE9F1B"/>
    <w:rsid w:val="260D0A40"/>
    <w:rsid w:val="267C5801"/>
    <w:rsid w:val="26CBE57F"/>
    <w:rsid w:val="271AE832"/>
    <w:rsid w:val="273B9057"/>
    <w:rsid w:val="27974F9C"/>
    <w:rsid w:val="2851B4E6"/>
    <w:rsid w:val="28BA0E1A"/>
    <w:rsid w:val="290EEE1A"/>
    <w:rsid w:val="292D69E0"/>
    <w:rsid w:val="2A5B8FEB"/>
    <w:rsid w:val="2AC86899"/>
    <w:rsid w:val="2AE72612"/>
    <w:rsid w:val="2B1948B7"/>
    <w:rsid w:val="2B53EB9A"/>
    <w:rsid w:val="2B799D1A"/>
    <w:rsid w:val="2B969334"/>
    <w:rsid w:val="2BCD2325"/>
    <w:rsid w:val="2C0C61AB"/>
    <w:rsid w:val="2C31ABA0"/>
    <w:rsid w:val="2C45CCB7"/>
    <w:rsid w:val="2CA6EA00"/>
    <w:rsid w:val="2D41C7A1"/>
    <w:rsid w:val="2DF2E85C"/>
    <w:rsid w:val="2ED1BEFD"/>
    <w:rsid w:val="2EE732DC"/>
    <w:rsid w:val="2F50D891"/>
    <w:rsid w:val="2F5820C6"/>
    <w:rsid w:val="2F819DA5"/>
    <w:rsid w:val="2F9538A3"/>
    <w:rsid w:val="2FD32108"/>
    <w:rsid w:val="3025B051"/>
    <w:rsid w:val="303C5F4B"/>
    <w:rsid w:val="307336E9"/>
    <w:rsid w:val="3096BA49"/>
    <w:rsid w:val="30C60849"/>
    <w:rsid w:val="30F0D497"/>
    <w:rsid w:val="3124B1A6"/>
    <w:rsid w:val="313B1D43"/>
    <w:rsid w:val="318D3B44"/>
    <w:rsid w:val="31EBCB52"/>
    <w:rsid w:val="324E3E42"/>
    <w:rsid w:val="32602E17"/>
    <w:rsid w:val="32CB2D23"/>
    <w:rsid w:val="33205DE2"/>
    <w:rsid w:val="3352A5A3"/>
    <w:rsid w:val="3389D414"/>
    <w:rsid w:val="34FB7E73"/>
    <w:rsid w:val="354CF012"/>
    <w:rsid w:val="35503A73"/>
    <w:rsid w:val="35DCCC9F"/>
    <w:rsid w:val="36EB7D00"/>
    <w:rsid w:val="37BFFB39"/>
    <w:rsid w:val="38337254"/>
    <w:rsid w:val="39D37D44"/>
    <w:rsid w:val="3A636F89"/>
    <w:rsid w:val="3A63F0B3"/>
    <w:rsid w:val="3AEEC375"/>
    <w:rsid w:val="3B274FE9"/>
    <w:rsid w:val="3B84C3D3"/>
    <w:rsid w:val="3B9809C3"/>
    <w:rsid w:val="3C275C1F"/>
    <w:rsid w:val="3C60B94D"/>
    <w:rsid w:val="3C72AF70"/>
    <w:rsid w:val="3D0E4CD5"/>
    <w:rsid w:val="3D3C31C8"/>
    <w:rsid w:val="3D672AF6"/>
    <w:rsid w:val="3DA10D86"/>
    <w:rsid w:val="3DDE1913"/>
    <w:rsid w:val="3DE3A0CF"/>
    <w:rsid w:val="3E1800E5"/>
    <w:rsid w:val="3E19927C"/>
    <w:rsid w:val="3EEA05EB"/>
    <w:rsid w:val="3F1DB0E5"/>
    <w:rsid w:val="3F787116"/>
    <w:rsid w:val="407049EB"/>
    <w:rsid w:val="40EB367C"/>
    <w:rsid w:val="413688A6"/>
    <w:rsid w:val="415B9458"/>
    <w:rsid w:val="41705737"/>
    <w:rsid w:val="41976491"/>
    <w:rsid w:val="41EFF580"/>
    <w:rsid w:val="42BBA0E1"/>
    <w:rsid w:val="43049521"/>
    <w:rsid w:val="4309C276"/>
    <w:rsid w:val="430E3D72"/>
    <w:rsid w:val="43286399"/>
    <w:rsid w:val="440D02CF"/>
    <w:rsid w:val="442AF2C7"/>
    <w:rsid w:val="443D8C0C"/>
    <w:rsid w:val="4498577A"/>
    <w:rsid w:val="44A5D80D"/>
    <w:rsid w:val="4510FBB0"/>
    <w:rsid w:val="45F20960"/>
    <w:rsid w:val="46E25ABE"/>
    <w:rsid w:val="47287753"/>
    <w:rsid w:val="477D0ECC"/>
    <w:rsid w:val="479818F3"/>
    <w:rsid w:val="47D94DCD"/>
    <w:rsid w:val="47DC7147"/>
    <w:rsid w:val="487115F2"/>
    <w:rsid w:val="497E8579"/>
    <w:rsid w:val="498FDBE8"/>
    <w:rsid w:val="49E7F28D"/>
    <w:rsid w:val="4A16211B"/>
    <w:rsid w:val="4A8A0B08"/>
    <w:rsid w:val="4A991128"/>
    <w:rsid w:val="4AE965A3"/>
    <w:rsid w:val="4B57DF7B"/>
    <w:rsid w:val="4BF1A97A"/>
    <w:rsid w:val="4C17CAFB"/>
    <w:rsid w:val="4C7E2D46"/>
    <w:rsid w:val="4CB540CD"/>
    <w:rsid w:val="4CD7D371"/>
    <w:rsid w:val="4DF4B353"/>
    <w:rsid w:val="4E50111C"/>
    <w:rsid w:val="4EB673A9"/>
    <w:rsid w:val="4EED6D69"/>
    <w:rsid w:val="4F1D0D3C"/>
    <w:rsid w:val="4F535C0E"/>
    <w:rsid w:val="4F9F2F08"/>
    <w:rsid w:val="4FAC32B8"/>
    <w:rsid w:val="5004F53D"/>
    <w:rsid w:val="500E0533"/>
    <w:rsid w:val="5060BBAA"/>
    <w:rsid w:val="5072620D"/>
    <w:rsid w:val="50FA847E"/>
    <w:rsid w:val="5291D132"/>
    <w:rsid w:val="53748D8C"/>
    <w:rsid w:val="53A7FE10"/>
    <w:rsid w:val="53ADD7BE"/>
    <w:rsid w:val="5418F6C2"/>
    <w:rsid w:val="5419621C"/>
    <w:rsid w:val="544386AC"/>
    <w:rsid w:val="544B46FE"/>
    <w:rsid w:val="54871C5F"/>
    <w:rsid w:val="5501B9C4"/>
    <w:rsid w:val="55224178"/>
    <w:rsid w:val="555B96A0"/>
    <w:rsid w:val="555E0D75"/>
    <w:rsid w:val="55C4E637"/>
    <w:rsid w:val="5711CDDE"/>
    <w:rsid w:val="57281F61"/>
    <w:rsid w:val="584D67E6"/>
    <w:rsid w:val="58B6FC1B"/>
    <w:rsid w:val="59430C9E"/>
    <w:rsid w:val="5A00A3DC"/>
    <w:rsid w:val="5B0855AA"/>
    <w:rsid w:val="5BCD1BD0"/>
    <w:rsid w:val="5BD04CF0"/>
    <w:rsid w:val="5C01FB89"/>
    <w:rsid w:val="5C2725AA"/>
    <w:rsid w:val="5C5FDAF6"/>
    <w:rsid w:val="5C8BE1DD"/>
    <w:rsid w:val="5D0309F7"/>
    <w:rsid w:val="5D20045A"/>
    <w:rsid w:val="5D26029E"/>
    <w:rsid w:val="5D6489B4"/>
    <w:rsid w:val="5D899E21"/>
    <w:rsid w:val="5D8E2FE1"/>
    <w:rsid w:val="5F844791"/>
    <w:rsid w:val="5FA20795"/>
    <w:rsid w:val="60B7E4C3"/>
    <w:rsid w:val="60BD842C"/>
    <w:rsid w:val="60F3238D"/>
    <w:rsid w:val="61696259"/>
    <w:rsid w:val="61AC2762"/>
    <w:rsid w:val="61BE2B85"/>
    <w:rsid w:val="61FDFFE6"/>
    <w:rsid w:val="62780F67"/>
    <w:rsid w:val="62B1E7D0"/>
    <w:rsid w:val="62B63953"/>
    <w:rsid w:val="63215CCB"/>
    <w:rsid w:val="6329BD10"/>
    <w:rsid w:val="6380969D"/>
    <w:rsid w:val="643080E9"/>
    <w:rsid w:val="6478EE0D"/>
    <w:rsid w:val="6499781A"/>
    <w:rsid w:val="64C6AC84"/>
    <w:rsid w:val="64CDCA8B"/>
    <w:rsid w:val="65BB520C"/>
    <w:rsid w:val="66572ADA"/>
    <w:rsid w:val="66A99BD7"/>
    <w:rsid w:val="66B8E502"/>
    <w:rsid w:val="6707D34C"/>
    <w:rsid w:val="67915040"/>
    <w:rsid w:val="67F317B7"/>
    <w:rsid w:val="68323027"/>
    <w:rsid w:val="68520578"/>
    <w:rsid w:val="693732E3"/>
    <w:rsid w:val="69509789"/>
    <w:rsid w:val="69840444"/>
    <w:rsid w:val="698CE1F1"/>
    <w:rsid w:val="6A29014B"/>
    <w:rsid w:val="6A56DE77"/>
    <w:rsid w:val="6AC1CE31"/>
    <w:rsid w:val="6B2E4761"/>
    <w:rsid w:val="6B88D3EA"/>
    <w:rsid w:val="6BA226CF"/>
    <w:rsid w:val="6BB06EC4"/>
    <w:rsid w:val="6C2896DF"/>
    <w:rsid w:val="6C3D5FAF"/>
    <w:rsid w:val="6C43D745"/>
    <w:rsid w:val="6CFEB958"/>
    <w:rsid w:val="6D1715F1"/>
    <w:rsid w:val="6D683722"/>
    <w:rsid w:val="6DD4927A"/>
    <w:rsid w:val="6E954147"/>
    <w:rsid w:val="7068DE4D"/>
    <w:rsid w:val="7069EBB0"/>
    <w:rsid w:val="71683F82"/>
    <w:rsid w:val="71895292"/>
    <w:rsid w:val="71B31842"/>
    <w:rsid w:val="71C579C5"/>
    <w:rsid w:val="72E80176"/>
    <w:rsid w:val="72F2D4D9"/>
    <w:rsid w:val="73239870"/>
    <w:rsid w:val="73363338"/>
    <w:rsid w:val="73A7B72E"/>
    <w:rsid w:val="73C07D86"/>
    <w:rsid w:val="74016B54"/>
    <w:rsid w:val="744D7A82"/>
    <w:rsid w:val="74A60C46"/>
    <w:rsid w:val="74FC59C1"/>
    <w:rsid w:val="754EE0C5"/>
    <w:rsid w:val="7564261A"/>
    <w:rsid w:val="75705A06"/>
    <w:rsid w:val="75A537D0"/>
    <w:rsid w:val="75F83769"/>
    <w:rsid w:val="761B3E4D"/>
    <w:rsid w:val="76739B76"/>
    <w:rsid w:val="76B3489C"/>
    <w:rsid w:val="76BB4FAC"/>
    <w:rsid w:val="76D61F59"/>
    <w:rsid w:val="771D916F"/>
    <w:rsid w:val="782F1679"/>
    <w:rsid w:val="7865D6A9"/>
    <w:rsid w:val="7871B40B"/>
    <w:rsid w:val="78EC8A40"/>
    <w:rsid w:val="79525430"/>
    <w:rsid w:val="79B027B0"/>
    <w:rsid w:val="79B0FFAF"/>
    <w:rsid w:val="7A22B580"/>
    <w:rsid w:val="7A3BE676"/>
    <w:rsid w:val="7A3DBA4D"/>
    <w:rsid w:val="7A54E19F"/>
    <w:rsid w:val="7A6361A0"/>
    <w:rsid w:val="7A64E301"/>
    <w:rsid w:val="7A92614C"/>
    <w:rsid w:val="7ADA53CF"/>
    <w:rsid w:val="7B56F38E"/>
    <w:rsid w:val="7BC8CAB6"/>
    <w:rsid w:val="7BF5F1C8"/>
    <w:rsid w:val="7C4C9D14"/>
    <w:rsid w:val="7C63AA46"/>
    <w:rsid w:val="7C89B7F2"/>
    <w:rsid w:val="7CBD86AC"/>
    <w:rsid w:val="7D616272"/>
    <w:rsid w:val="7DB9C94F"/>
    <w:rsid w:val="7E34E831"/>
    <w:rsid w:val="7E3BB1C4"/>
    <w:rsid w:val="7E505D96"/>
    <w:rsid w:val="7E7C8A0C"/>
    <w:rsid w:val="7EE45782"/>
    <w:rsid w:val="7F1C2091"/>
    <w:rsid w:val="7F7BB940"/>
    <w:rsid w:val="7F8077C9"/>
    <w:rsid w:val="7FAB88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519A"/>
  <w15:chartTrackingRefBased/>
  <w15:docId w15:val="{6E0F1093-7759-4E44-8080-D1E476C98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76"/>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aliases w:val="Bullet List,FooterText,List Paragraph1,numbered,Paragraphe de liste1,Bulletr List Paragraph,列出段落,列出段落1,List Paragraph2,List Paragraph21,Listeafsnit1,Parágrafo da Lista1,Párrafo de lista1,リスト段落1,List Paragraph11,Listenabsatz1,Bullet list,F"/>
    <w:basedOn w:val="Normal"/>
    <w:link w:val="ListParagraphChar"/>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 w:type="paragraph" w:styleId="Revision">
    <w:name w:val="Revision"/>
    <w:hidden/>
    <w:uiPriority w:val="99"/>
    <w:semiHidden/>
    <w:rsid w:val="00131729"/>
  </w:style>
  <w:style w:type="character" w:styleId="Mention">
    <w:name w:val="Mention"/>
    <w:basedOn w:val="DefaultParagraphFont"/>
    <w:uiPriority w:val="99"/>
    <w:unhideWhenUsed/>
    <w:rsid w:val="0023343B"/>
    <w:rPr>
      <w:color w:val="2B579A"/>
      <w:shd w:val="clear" w:color="auto" w:fill="E1DFDD"/>
    </w:rPr>
  </w:style>
  <w:style w:type="character" w:customStyle="1" w:styleId="ListParagraphChar">
    <w:name w:val="List Paragraph Char"/>
    <w:aliases w:val="Bullet List Char,FooterText Char,List Paragraph1 Char,numbered Char,Paragraphe de liste1 Char,Bulletr List Paragraph Char,列出段落 Char,列出段落1 Char,List Paragraph2 Char,List Paragraph21 Char,Listeafsnit1 Char,Parágrafo da Lista1 Char"/>
    <w:basedOn w:val="DefaultParagraphFont"/>
    <w:link w:val="ListParagraph"/>
    <w:uiPriority w:val="34"/>
    <w:locked/>
    <w:rsid w:val="002E0A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inicaltrials.gov/study/NCT05600036" TargetMode="External"/><Relationship Id="rId18" Type="http://schemas.microsoft.com/office/2018/08/relationships/commentsExtensible" Target="commentsExtensible.xml"/><Relationship Id="rId26" Type="http://schemas.openxmlformats.org/officeDocument/2006/relationships/image" Target="media/image5.png"/><Relationship Id="rId39" Type="http://schemas.openxmlformats.org/officeDocument/2006/relationships/fontTable" Target="fontTable.xml"/><Relationship Id="rId21" Type="http://schemas.openxmlformats.org/officeDocument/2006/relationships/hyperlink" Target="https://clinicaltrials.gov/study/NCT05966480" TargetMode="External"/><Relationship Id="rId34" Type="http://schemas.openxmlformats.org/officeDocument/2006/relationships/hyperlink" Target="mailto:chanda.bhat@abbvie.com"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2.png"/><Relationship Id="rId29" Type="http://schemas.openxmlformats.org/officeDocument/2006/relationships/hyperlink" Target="https://clinicaltrials.gov/study/NCT05739435"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inicaltrials.gov/study/NCT06586112?term=ESK-001&amp;limit=25&amp;page=1&amp;rank=8" TargetMode="External"/><Relationship Id="rId24" Type="http://schemas.openxmlformats.org/officeDocument/2006/relationships/image" Target="media/image3.png"/><Relationship Id="rId32" Type="http://schemas.openxmlformats.org/officeDocument/2006/relationships/hyperlink" Target="mailto:priti.anand@abbvie.com" TargetMode="External"/><Relationship Id="rId37"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40" Type="http://schemas.microsoft.com/office/2011/relationships/people" Target="people.xml"/><Relationship Id="rId5"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hyperlink" Target="https://clinicaltrials.gov/study/NCT06588738" TargetMode="External"/><Relationship Id="rId28" Type="http://schemas.openxmlformats.org/officeDocument/2006/relationships/hyperlink" Target="https://clinicaltrials.gov/study/NCT06846541" TargetMode="External"/><Relationship Id="rId36"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10" Type="http://schemas.openxmlformats.org/officeDocument/2006/relationships/hyperlink" Target="https://investors.alumis.com/news-releases/news-release-details/alumis-host-conference-call-and-webcast-report-phase-3-onward" TargetMode="External"/><Relationship Id="rId19" Type="http://schemas.openxmlformats.org/officeDocument/2006/relationships/hyperlink" Target="https://www.takeda.com/newsroom/newsreleases/2025/takeda-zasocitinib-phase-3-plaque-psoriasis-data-once-daily-pill/" TargetMode="External"/><Relationship Id="rId31"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hyperlink" Target="https://investors.alumis.com/news-releases/news-release-details/alumis-envudeucitinib-delivers-leading-skin-clearance-among-next" TargetMode="External"/><Relationship Id="rId14" Type="http://schemas.openxmlformats.org/officeDocument/2006/relationships/hyperlink" Target="https://clinicaltrials.gov/study/NCT05739435" TargetMode="External"/><Relationship Id="rId22" Type="http://schemas.openxmlformats.org/officeDocument/2006/relationships/hyperlink" Target="https://clinicaltrials.gov/study/NCT06586112?term=ESK-001&amp;limit=25&amp;page=1&amp;rank=8" TargetMode="External"/><Relationship Id="rId27" Type="http://schemas.openxmlformats.org/officeDocument/2006/relationships/hyperlink" Target="https://clinicaltrials.gov/study/NCT05966480" TargetMode="External"/><Relationship Id="rId30" Type="http://schemas.openxmlformats.org/officeDocument/2006/relationships/image" Target="media/image6.png"/><Relationship Id="rId35" Type="http://schemas.openxmlformats.org/officeDocument/2006/relationships/hyperlink" Target="mailto:luke.versten@abbvie.com" TargetMode="External"/><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hyperlink" Target="https://clinicaltrials.gov/study/NCT06588738" TargetMode="External"/><Relationship Id="rId17" Type="http://schemas.microsoft.com/office/2016/09/relationships/commentsIds" Target="commentsIds.xml"/><Relationship Id="rId25" Type="http://schemas.openxmlformats.org/officeDocument/2006/relationships/image" Target="media/image4.png"/><Relationship Id="rId33" Type="http://schemas.openxmlformats.org/officeDocument/2006/relationships/hyperlink" Target="mailto:irene.knorn@abbvie.com" TargetMode="External"/><Relationship Id="rId38"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f920774-ee3d-4dd0-a2c2-211158b06580">
      <Terms xmlns="http://schemas.microsoft.com/office/infopath/2007/PartnerControls"/>
    </lcf76f155ced4ddcb4097134ff3c332f>
    <TaxCatchAll xmlns="043e1017-c5a4-4201-a35d-9d1168f6588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538039f74bb1472f4ca5edaa7b71dd53">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4aec1d37859439ad2782a0011e6ab488"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0f920774-ee3d-4dd0-a2c2-211158b06580"/>
    <ds:schemaRef ds:uri="043e1017-c5a4-4201-a35d-9d1168f65886"/>
  </ds:schemaRefs>
</ds:datastoreItem>
</file>

<file path=customXml/itemProps2.xml><?xml version="1.0" encoding="utf-8"?>
<ds:datastoreItem xmlns:ds="http://schemas.openxmlformats.org/officeDocument/2006/customXml" ds:itemID="{8AF7A418-9E1E-47B7-92CB-45C421762A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18B181-489D-42B2-A6D9-6235D7B974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1417</Words>
  <Characters>8079</Characters>
  <Application>Microsoft Office Word</Application>
  <DocSecurity>4</DocSecurity>
  <Lines>67</Lines>
  <Paragraphs>18</Paragraphs>
  <ScaleCrop>false</ScaleCrop>
  <Company/>
  <LinksUpToDate>false</LinksUpToDate>
  <CharactersWithSpaces>9478</CharactersWithSpaces>
  <SharedDoc>false</SharedDoc>
  <HLinks>
    <vt:vector size="132" baseType="variant">
      <vt:variant>
        <vt:i4>589939</vt:i4>
      </vt:variant>
      <vt:variant>
        <vt:i4>63</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60</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57</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458863</vt:i4>
      </vt:variant>
      <vt:variant>
        <vt:i4>54</vt:i4>
      </vt:variant>
      <vt:variant>
        <vt:i4>0</vt:i4>
      </vt:variant>
      <vt:variant>
        <vt:i4>5</vt:i4>
      </vt:variant>
      <vt:variant>
        <vt:lpwstr>mailto:luke.versten@abbvie.com</vt:lpwstr>
      </vt:variant>
      <vt:variant>
        <vt:lpwstr/>
      </vt:variant>
      <vt:variant>
        <vt:i4>1900668</vt:i4>
      </vt:variant>
      <vt:variant>
        <vt:i4>51</vt:i4>
      </vt:variant>
      <vt:variant>
        <vt:i4>0</vt:i4>
      </vt:variant>
      <vt:variant>
        <vt:i4>5</vt:i4>
      </vt:variant>
      <vt:variant>
        <vt:lpwstr>mailto:chanda.bhat@abbvie.com</vt:lpwstr>
      </vt:variant>
      <vt:variant>
        <vt:lpwstr/>
      </vt:variant>
      <vt:variant>
        <vt:i4>4849718</vt:i4>
      </vt:variant>
      <vt:variant>
        <vt:i4>48</vt:i4>
      </vt:variant>
      <vt:variant>
        <vt:i4>0</vt:i4>
      </vt:variant>
      <vt:variant>
        <vt:i4>5</vt:i4>
      </vt:variant>
      <vt:variant>
        <vt:lpwstr>mailto:irene.knorn@abbvie.com</vt:lpwstr>
      </vt:variant>
      <vt:variant>
        <vt:lpwstr/>
      </vt:variant>
      <vt:variant>
        <vt:i4>6094896</vt:i4>
      </vt:variant>
      <vt:variant>
        <vt:i4>45</vt:i4>
      </vt:variant>
      <vt:variant>
        <vt:i4>0</vt:i4>
      </vt:variant>
      <vt:variant>
        <vt:i4>5</vt:i4>
      </vt:variant>
      <vt:variant>
        <vt:lpwstr>mailto:priti.anand@abbvie.com</vt:lpwstr>
      </vt:variant>
      <vt:variant>
        <vt:lpwstr/>
      </vt:variant>
      <vt:variant>
        <vt:i4>3407975</vt:i4>
      </vt:variant>
      <vt:variant>
        <vt:i4>42</vt:i4>
      </vt:variant>
      <vt:variant>
        <vt:i4>0</vt:i4>
      </vt:variant>
      <vt:variant>
        <vt:i4>5</vt:i4>
      </vt:variant>
      <vt:variant>
        <vt:lpwstr>https://investors.alumis.com/static-files/042708e0-2978-49ef-828c-c890ff71adbe</vt:lpwstr>
      </vt:variant>
      <vt:variant>
        <vt:lpwstr/>
      </vt:variant>
      <vt:variant>
        <vt:i4>983052</vt:i4>
      </vt:variant>
      <vt:variant>
        <vt:i4>39</vt:i4>
      </vt:variant>
      <vt:variant>
        <vt:i4>0</vt:i4>
      </vt:variant>
      <vt:variant>
        <vt:i4>5</vt:i4>
      </vt:variant>
      <vt:variant>
        <vt:lpwstr>https://clinicaltrials.gov/study/NCT05739435</vt:lpwstr>
      </vt:variant>
      <vt:variant>
        <vt:lpwstr/>
      </vt:variant>
      <vt:variant>
        <vt:i4>917515</vt:i4>
      </vt:variant>
      <vt:variant>
        <vt:i4>36</vt:i4>
      </vt:variant>
      <vt:variant>
        <vt:i4>0</vt:i4>
      </vt:variant>
      <vt:variant>
        <vt:i4>5</vt:i4>
      </vt:variant>
      <vt:variant>
        <vt:lpwstr>https://clinicaltrials.gov/study/NCT06846541</vt:lpwstr>
      </vt:variant>
      <vt:variant>
        <vt:lpwstr/>
      </vt:variant>
      <vt:variant>
        <vt:i4>983046</vt:i4>
      </vt:variant>
      <vt:variant>
        <vt:i4>33</vt:i4>
      </vt:variant>
      <vt:variant>
        <vt:i4>0</vt:i4>
      </vt:variant>
      <vt:variant>
        <vt:i4>5</vt:i4>
      </vt:variant>
      <vt:variant>
        <vt:lpwstr>https://clinicaltrials.gov/study/NCT05966480</vt:lpwstr>
      </vt:variant>
      <vt:variant>
        <vt:lpwstr/>
      </vt:variant>
      <vt:variant>
        <vt:i4>589839</vt:i4>
      </vt:variant>
      <vt:variant>
        <vt:i4>30</vt:i4>
      </vt:variant>
      <vt:variant>
        <vt:i4>0</vt:i4>
      </vt:variant>
      <vt:variant>
        <vt:i4>5</vt:i4>
      </vt:variant>
      <vt:variant>
        <vt:lpwstr>https://clinicaltrials.gov/study/NCT06588738</vt:lpwstr>
      </vt:variant>
      <vt:variant>
        <vt:lpwstr/>
      </vt:variant>
      <vt:variant>
        <vt:i4>4194382</vt:i4>
      </vt:variant>
      <vt:variant>
        <vt:i4>27</vt:i4>
      </vt:variant>
      <vt:variant>
        <vt:i4>0</vt:i4>
      </vt:variant>
      <vt:variant>
        <vt:i4>5</vt:i4>
      </vt:variant>
      <vt:variant>
        <vt:lpwstr>https://clinicaltrials.gov/study/NCT06586112?term=ESK-001&amp;limit=25&amp;page=1&amp;rank=8</vt:lpwstr>
      </vt:variant>
      <vt:variant>
        <vt:lpwstr/>
      </vt:variant>
      <vt:variant>
        <vt:i4>983046</vt:i4>
      </vt:variant>
      <vt:variant>
        <vt:i4>24</vt:i4>
      </vt:variant>
      <vt:variant>
        <vt:i4>0</vt:i4>
      </vt:variant>
      <vt:variant>
        <vt:i4>5</vt:i4>
      </vt:variant>
      <vt:variant>
        <vt:lpwstr>https://clinicaltrials.gov/study/NCT05966480</vt:lpwstr>
      </vt:variant>
      <vt:variant>
        <vt:lpwstr/>
      </vt:variant>
      <vt:variant>
        <vt:i4>6815807</vt:i4>
      </vt:variant>
      <vt:variant>
        <vt:i4>21</vt:i4>
      </vt:variant>
      <vt:variant>
        <vt:i4>0</vt:i4>
      </vt:variant>
      <vt:variant>
        <vt:i4>5</vt:i4>
      </vt:variant>
      <vt:variant>
        <vt:lpwstr>https://www.takeda.com/newsroom/newsreleases/2025/takeda-zasocitinib-phase-3-plaque-psoriasis-data-once-daily-pill/</vt:lpwstr>
      </vt:variant>
      <vt:variant>
        <vt:lpwstr/>
      </vt:variant>
      <vt:variant>
        <vt:i4>983052</vt:i4>
      </vt:variant>
      <vt:variant>
        <vt:i4>18</vt:i4>
      </vt:variant>
      <vt:variant>
        <vt:i4>0</vt:i4>
      </vt:variant>
      <vt:variant>
        <vt:i4>5</vt:i4>
      </vt:variant>
      <vt:variant>
        <vt:lpwstr>https://clinicaltrials.gov/study/NCT05739435</vt:lpwstr>
      </vt:variant>
      <vt:variant>
        <vt:lpwstr/>
      </vt:variant>
      <vt:variant>
        <vt:i4>720900</vt:i4>
      </vt:variant>
      <vt:variant>
        <vt:i4>15</vt:i4>
      </vt:variant>
      <vt:variant>
        <vt:i4>0</vt:i4>
      </vt:variant>
      <vt:variant>
        <vt:i4>5</vt:i4>
      </vt:variant>
      <vt:variant>
        <vt:lpwstr>https://clinicaltrials.gov/study/NCT05600036</vt:lpwstr>
      </vt:variant>
      <vt:variant>
        <vt:lpwstr/>
      </vt:variant>
      <vt:variant>
        <vt:i4>589839</vt:i4>
      </vt:variant>
      <vt:variant>
        <vt:i4>12</vt:i4>
      </vt:variant>
      <vt:variant>
        <vt:i4>0</vt:i4>
      </vt:variant>
      <vt:variant>
        <vt:i4>5</vt:i4>
      </vt:variant>
      <vt:variant>
        <vt:lpwstr>https://clinicaltrials.gov/study/NCT06588738</vt:lpwstr>
      </vt:variant>
      <vt:variant>
        <vt:lpwstr/>
      </vt:variant>
      <vt:variant>
        <vt:i4>4194382</vt:i4>
      </vt:variant>
      <vt:variant>
        <vt:i4>9</vt:i4>
      </vt:variant>
      <vt:variant>
        <vt:i4>0</vt:i4>
      </vt:variant>
      <vt:variant>
        <vt:i4>5</vt:i4>
      </vt:variant>
      <vt:variant>
        <vt:lpwstr>https://clinicaltrials.gov/study/NCT06586112?term=ESK-001&amp;limit=25&amp;page=1&amp;rank=8</vt:lpwstr>
      </vt:variant>
      <vt:variant>
        <vt:lpwstr/>
      </vt:variant>
      <vt:variant>
        <vt:i4>3407975</vt:i4>
      </vt:variant>
      <vt:variant>
        <vt:i4>6</vt:i4>
      </vt:variant>
      <vt:variant>
        <vt:i4>0</vt:i4>
      </vt:variant>
      <vt:variant>
        <vt:i4>5</vt:i4>
      </vt:variant>
      <vt:variant>
        <vt:lpwstr>https://investors.alumis.com/static-files/042708e0-2978-49ef-828c-c890ff71adbe</vt:lpwstr>
      </vt:variant>
      <vt:variant>
        <vt:lpwstr/>
      </vt:variant>
      <vt:variant>
        <vt:i4>589903</vt:i4>
      </vt:variant>
      <vt:variant>
        <vt:i4>3</vt:i4>
      </vt:variant>
      <vt:variant>
        <vt:i4>0</vt:i4>
      </vt:variant>
      <vt:variant>
        <vt:i4>5</vt:i4>
      </vt:variant>
      <vt:variant>
        <vt:lpwstr>https://investors.alumis.com/news-releases/news-release-details/alumis-host-conference-call-and-webcast-report-phase-3-onward</vt:lpwstr>
      </vt:variant>
      <vt:variant>
        <vt:lpwstr/>
      </vt:variant>
      <vt:variant>
        <vt:i4>5242965</vt:i4>
      </vt:variant>
      <vt:variant>
        <vt:i4>0</vt:i4>
      </vt:variant>
      <vt:variant>
        <vt:i4>0</vt:i4>
      </vt:variant>
      <vt:variant>
        <vt:i4>5</vt:i4>
      </vt:variant>
      <vt:variant>
        <vt:lpwstr>https://investors.alumis.com/news-releases/news-release-details/alumis-envudeucitinib-delivers-leading-skin-clearance-among-next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Zeynep Eratalar</cp:lastModifiedBy>
  <cp:revision>8</cp:revision>
  <dcterms:created xsi:type="dcterms:W3CDTF">2026-01-06T17:44:00Z</dcterms:created>
  <dcterms:modified xsi:type="dcterms:W3CDTF">2026-01-06T20:55:00Z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0x010100563F1E92B093F14F8F48C5120BCB8BEA</vt:lpwstr>
  </property>
</Properties>
</file>