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30"/>
      </w:tblGrid>
      <w:tr w:rsidR="00465E54" w:rsidRPr="003A4E1A" w14:paraId="1B75E729" w14:textId="77777777" w:rsidTr="6E497326">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DD927820-DBCC-493B-B314-67E71F7641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465E54" w:rsidRPr="003A4E1A" w14:paraId="7A7137E7" w14:textId="77777777" w:rsidTr="6E497326">
        <w:trPr>
          <w:trHeight w:val="52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465E54" w:rsidRPr="003A4E1A" w14:paraId="31CD5D6D" w14:textId="77777777" w:rsidTr="6E497326">
        <w:trPr>
          <w:trHeight w:val="144"/>
        </w:trPr>
        <w:tc>
          <w:tcPr>
            <w:tcW w:w="9510" w:type="dxa"/>
            <w:tcMar>
              <w:top w:w="0" w:type="dxa"/>
              <w:left w:w="108" w:type="dxa"/>
              <w:bottom w:w="0" w:type="dxa"/>
              <w:right w:w="108" w:type="dxa"/>
            </w:tcMar>
            <w:vAlign w:val="bottom"/>
          </w:tcPr>
          <w:tbl>
            <w:tblPr>
              <w:tblW w:w="9240" w:type="dxa"/>
              <w:tblCellMar>
                <w:left w:w="0" w:type="dxa"/>
                <w:right w:w="0" w:type="dxa"/>
              </w:tblCellMar>
              <w:tblLook w:val="04A0" w:firstRow="1" w:lastRow="0" w:firstColumn="1" w:lastColumn="0" w:noHBand="0" w:noVBand="1"/>
            </w:tblPr>
            <w:tblGrid>
              <w:gridCol w:w="16"/>
              <w:gridCol w:w="4556"/>
              <w:gridCol w:w="4742"/>
            </w:tblGrid>
            <w:tr w:rsidR="00B7191E" w14:paraId="7A174E09" w14:textId="77777777" w:rsidTr="006D7D8A">
              <w:trPr>
                <w:gridBefore w:val="1"/>
                <w:wBefore w:w="8" w:type="dxa"/>
                <w:trHeight w:val="1512"/>
              </w:trPr>
              <w:tc>
                <w:tcPr>
                  <w:tcW w:w="9232" w:type="dxa"/>
                  <w:gridSpan w:val="2"/>
                  <w:tcBorders>
                    <w:top w:val="nil"/>
                    <w:left w:val="nil"/>
                    <w:bottom w:val="single" w:sz="12" w:space="0" w:color="071D49"/>
                    <w:right w:val="nil"/>
                  </w:tcBorders>
                </w:tcPr>
                <w:p w14:paraId="239A861A" w14:textId="3E22AAA2" w:rsidR="007A4084" w:rsidRPr="009C1B24" w:rsidRDefault="00096D90" w:rsidP="00092B29">
                  <w:pPr>
                    <w:ind w:left="-120"/>
                    <w:jc w:val="center"/>
                    <w:rPr>
                      <w:rFonts w:ascii="Aptos" w:eastAsia="Calibri" w:hAnsi="Aptos" w:cs="Calibri"/>
                      <w:b/>
                      <w:bCs/>
                      <w:color w:val="002060"/>
                      <w:sz w:val="32"/>
                      <w:szCs w:val="32"/>
                      <w:lang w:val="en-GB" w:eastAsia="ja-JP"/>
                    </w:rPr>
                  </w:pPr>
                  <w:bookmarkStart w:id="1" w:name="_MailOriginal"/>
                  <w:bookmarkStart w:id="2" w:name="_Hlk96516995"/>
                  <w:r w:rsidRPr="6E497326">
                    <w:rPr>
                      <w:rFonts w:ascii="Aptos" w:eastAsia="Calibri" w:hAnsi="Aptos" w:cs="Calibri"/>
                      <w:b/>
                      <w:bCs/>
                      <w:color w:val="002060"/>
                      <w:sz w:val="32"/>
                      <w:szCs w:val="32"/>
                      <w:lang w:val="en-GB" w:eastAsia="ja-JP"/>
                    </w:rPr>
                    <w:t>Moon</w:t>
                  </w:r>
                  <w:r w:rsidR="003D0733" w:rsidRPr="6E497326">
                    <w:rPr>
                      <w:rFonts w:ascii="Aptos" w:eastAsia="Calibri" w:hAnsi="Aptos" w:cs="Calibri"/>
                      <w:b/>
                      <w:bCs/>
                      <w:color w:val="002060"/>
                      <w:sz w:val="32"/>
                      <w:szCs w:val="32"/>
                      <w:lang w:val="en-GB" w:eastAsia="ja-JP"/>
                    </w:rPr>
                    <w:t>L</w:t>
                  </w:r>
                  <w:r w:rsidRPr="6E497326">
                    <w:rPr>
                      <w:rFonts w:ascii="Aptos" w:eastAsia="Calibri" w:hAnsi="Aptos" w:cs="Calibri"/>
                      <w:b/>
                      <w:bCs/>
                      <w:color w:val="002060"/>
                      <w:sz w:val="32"/>
                      <w:szCs w:val="32"/>
                      <w:lang w:val="en-GB" w:eastAsia="ja-JP"/>
                    </w:rPr>
                    <w:t xml:space="preserve">ake </w:t>
                  </w:r>
                  <w:r w:rsidR="003D0733" w:rsidRPr="6E497326">
                    <w:rPr>
                      <w:rFonts w:ascii="Aptos" w:eastAsia="Calibri" w:hAnsi="Aptos" w:cs="Calibri"/>
                      <w:b/>
                      <w:bCs/>
                      <w:color w:val="002060"/>
                      <w:sz w:val="32"/>
                      <w:szCs w:val="32"/>
                      <w:lang w:val="en-GB" w:eastAsia="ja-JP"/>
                    </w:rPr>
                    <w:t xml:space="preserve">Investor Day: </w:t>
                  </w:r>
                  <w:r w:rsidR="00F50B60" w:rsidRPr="6E497326">
                    <w:rPr>
                      <w:rFonts w:ascii="Aptos" w:eastAsia="Calibri" w:hAnsi="Aptos" w:cs="Calibri"/>
                      <w:b/>
                      <w:bCs/>
                      <w:color w:val="002060"/>
                      <w:sz w:val="32"/>
                      <w:szCs w:val="32"/>
                      <w:lang w:val="en-GB" w:eastAsia="ja-JP"/>
                    </w:rPr>
                    <w:t xml:space="preserve">Positive readout for sonelokimab’s </w:t>
                  </w:r>
                  <w:r w:rsidR="003D0733" w:rsidRPr="6E497326">
                    <w:rPr>
                      <w:rFonts w:ascii="Aptos" w:eastAsia="Calibri" w:hAnsi="Aptos" w:cs="Calibri"/>
                      <w:b/>
                      <w:bCs/>
                      <w:color w:val="002060"/>
                      <w:sz w:val="32"/>
                      <w:szCs w:val="32"/>
                      <w:lang w:val="en-GB" w:eastAsia="ja-JP"/>
                    </w:rPr>
                    <w:t xml:space="preserve">Phase 2 </w:t>
                  </w:r>
                  <w:r w:rsidR="00F50B60" w:rsidRPr="6E497326">
                    <w:rPr>
                      <w:rFonts w:ascii="Aptos" w:eastAsia="Calibri" w:hAnsi="Aptos" w:cs="Calibri"/>
                      <w:b/>
                      <w:bCs/>
                      <w:color w:val="002060"/>
                      <w:sz w:val="32"/>
                      <w:szCs w:val="32"/>
                      <w:lang w:val="en-GB" w:eastAsia="ja-JP"/>
                    </w:rPr>
                    <w:t xml:space="preserve">S-OLARIS in </w:t>
                  </w:r>
                  <w:r w:rsidR="00023DEA" w:rsidRPr="6E497326">
                    <w:rPr>
                      <w:rFonts w:ascii="Aptos" w:eastAsia="Calibri" w:hAnsi="Aptos" w:cs="Calibri"/>
                      <w:b/>
                      <w:bCs/>
                      <w:color w:val="002060"/>
                      <w:sz w:val="32"/>
                      <w:szCs w:val="32"/>
                      <w:lang w:val="en-GB" w:eastAsia="ja-JP"/>
                    </w:rPr>
                    <w:t>A</w:t>
                  </w:r>
                  <w:r w:rsidR="00F50B60" w:rsidRPr="6E497326">
                    <w:rPr>
                      <w:rFonts w:ascii="Aptos" w:eastAsia="Calibri" w:hAnsi="Aptos" w:cs="Calibri"/>
                      <w:b/>
                      <w:bCs/>
                      <w:color w:val="002060"/>
                      <w:sz w:val="32"/>
                      <w:szCs w:val="32"/>
                      <w:lang w:val="en-GB" w:eastAsia="ja-JP"/>
                    </w:rPr>
                    <w:t>xSpA</w:t>
                  </w:r>
                  <w:r w:rsidR="001B4696" w:rsidRPr="6E497326">
                    <w:rPr>
                      <w:rFonts w:ascii="Aptos" w:eastAsia="Calibri" w:hAnsi="Aptos" w:cs="Calibri"/>
                      <w:b/>
                      <w:bCs/>
                      <w:color w:val="002060"/>
                      <w:sz w:val="32"/>
                      <w:szCs w:val="32"/>
                      <w:lang w:val="en-GB" w:eastAsia="ja-JP"/>
                    </w:rPr>
                    <w:t xml:space="preserve">; On track for BLA submission for HS in Q3 2026; </w:t>
                  </w:r>
                  <w:r w:rsidR="004A5A29" w:rsidRPr="6E497326">
                    <w:rPr>
                      <w:rFonts w:ascii="Aptos" w:eastAsia="Calibri" w:hAnsi="Aptos" w:cs="Calibri"/>
                      <w:b/>
                      <w:bCs/>
                      <w:color w:val="002060"/>
                      <w:sz w:val="32"/>
                      <w:szCs w:val="32"/>
                      <w:lang w:val="en-GB" w:eastAsia="ja-JP"/>
                    </w:rPr>
                    <w:t xml:space="preserve">PsA </w:t>
                  </w:r>
                  <w:r w:rsidR="001B4696" w:rsidRPr="6E497326">
                    <w:rPr>
                      <w:rFonts w:ascii="Aptos" w:eastAsia="Calibri" w:hAnsi="Aptos" w:cs="Calibri"/>
                      <w:b/>
                      <w:bCs/>
                      <w:color w:val="002060"/>
                      <w:sz w:val="32"/>
                      <w:szCs w:val="32"/>
                      <w:lang w:val="en-GB" w:eastAsia="ja-JP"/>
                    </w:rPr>
                    <w:t>IZAR-1 &amp;</w:t>
                  </w:r>
                  <w:r w:rsidR="004A5A29" w:rsidRPr="6E497326">
                    <w:rPr>
                      <w:rFonts w:ascii="Aptos" w:eastAsia="Calibri" w:hAnsi="Aptos" w:cs="Calibri"/>
                      <w:b/>
                      <w:bCs/>
                      <w:color w:val="002060"/>
                      <w:sz w:val="32"/>
                      <w:szCs w:val="32"/>
                      <w:lang w:val="en-GB" w:eastAsia="ja-JP"/>
                    </w:rPr>
                    <w:t xml:space="preserve"> </w:t>
                  </w:r>
                  <w:r w:rsidR="001B4696" w:rsidRPr="6E497326">
                    <w:rPr>
                      <w:rFonts w:ascii="Aptos" w:eastAsia="Calibri" w:hAnsi="Aptos" w:cs="Calibri"/>
                      <w:b/>
                      <w:bCs/>
                      <w:color w:val="002060"/>
                      <w:sz w:val="32"/>
                      <w:szCs w:val="32"/>
                      <w:lang w:val="en-GB" w:eastAsia="ja-JP"/>
                    </w:rPr>
                    <w:t xml:space="preserve">2 </w:t>
                  </w:r>
                  <w:r w:rsidR="004A5A29" w:rsidRPr="6E497326">
                    <w:rPr>
                      <w:rFonts w:ascii="Aptos" w:eastAsia="Calibri" w:hAnsi="Aptos" w:cs="Calibri"/>
                      <w:b/>
                      <w:bCs/>
                      <w:color w:val="002060"/>
                      <w:sz w:val="32"/>
                      <w:szCs w:val="32"/>
                      <w:lang w:val="en-GB" w:eastAsia="ja-JP"/>
                    </w:rPr>
                    <w:t>readouts in 2026</w:t>
                  </w:r>
                  <w:r w:rsidR="001B4696" w:rsidRPr="6E497326">
                    <w:rPr>
                      <w:rFonts w:ascii="Aptos" w:eastAsia="Calibri" w:hAnsi="Aptos" w:cs="Calibri"/>
                      <w:b/>
                      <w:bCs/>
                      <w:color w:val="002060"/>
                      <w:sz w:val="32"/>
                      <w:szCs w:val="32"/>
                      <w:lang w:val="en-GB" w:eastAsia="ja-JP"/>
                    </w:rPr>
                    <w:t xml:space="preserve"> </w:t>
                  </w:r>
                  <w:r w:rsidR="003D0733" w:rsidRPr="6E497326">
                    <w:rPr>
                      <w:rFonts w:ascii="Aptos" w:eastAsia="Calibri" w:hAnsi="Aptos" w:cs="Calibri"/>
                      <w:b/>
                      <w:bCs/>
                      <w:color w:val="002060"/>
                      <w:sz w:val="32"/>
                      <w:szCs w:val="32"/>
                      <w:lang w:val="en-GB" w:eastAsia="ja-JP"/>
                    </w:rPr>
                    <w:t xml:space="preserve"> </w:t>
                  </w:r>
                </w:p>
              </w:tc>
            </w:tr>
            <w:tr w:rsidR="003C04A0" w14:paraId="6CEB7BB1" w14:textId="77777777" w:rsidTr="006D7D8A">
              <w:trPr>
                <w:gridBefore w:val="1"/>
                <w:wBefore w:w="8" w:type="dxa"/>
                <w:trHeight w:val="510"/>
              </w:trPr>
              <w:tc>
                <w:tcPr>
                  <w:tcW w:w="4320" w:type="dxa"/>
                  <w:tcBorders>
                    <w:top w:val="single" w:sz="12" w:space="0" w:color="071D49"/>
                    <w:left w:val="nil"/>
                    <w:bottom w:val="single" w:sz="12" w:space="0" w:color="071D49"/>
                    <w:right w:val="nil"/>
                  </w:tcBorders>
                  <w:vAlign w:val="center"/>
                  <w:hideMark/>
                </w:tcPr>
                <w:p w14:paraId="6B19B11E" w14:textId="7A52926D" w:rsidR="007A4084" w:rsidRPr="009C1B24" w:rsidRDefault="007A4084" w:rsidP="69FAB384">
                  <w:pPr>
                    <w:jc w:val="center"/>
                    <w:rPr>
                      <w:rFonts w:ascii="Aptos" w:eastAsia="Calibri" w:hAnsi="Aptos" w:cs="Calibri"/>
                      <w:sz w:val="16"/>
                      <w:szCs w:val="16"/>
                      <w:lang w:eastAsia="ko-KR"/>
                      <w14:ligatures w14:val="standardContextual"/>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3D513D" w:rsidRPr="003D513D">
                    <w:rPr>
                      <w:rFonts w:ascii="Aptos" w:eastAsia="Calibri" w:hAnsi="Aptos" w:cs="Calibri"/>
                      <w:sz w:val="16"/>
                      <w:szCs w:val="16"/>
                    </w:rPr>
                    <w:t>MoonLake Immunotherapeutics</w:t>
                  </w:r>
                </w:p>
                <w:p w14:paraId="53ACC3DC" w14:textId="6B8BDCF6" w:rsidR="007A4084" w:rsidRPr="009C1B24" w:rsidRDefault="007A4084" w:rsidP="69FAB384">
                  <w:pPr>
                    <w:jc w:val="center"/>
                    <w:rPr>
                      <w:rFonts w:ascii="Aptos" w:eastAsia="Calibri" w:hAnsi="Aptos" w:cs="Calibri"/>
                      <w:b/>
                      <w:sz w:val="16"/>
                      <w:szCs w:val="16"/>
                    </w:rPr>
                  </w:pPr>
                  <w:r w:rsidRPr="009C1B24">
                    <w:rPr>
                      <w:rFonts w:ascii="Aptos" w:eastAsia="Calibri" w:hAnsi="Aptos" w:cs="Calibri"/>
                      <w:b/>
                      <w:sz w:val="16"/>
                      <w:szCs w:val="16"/>
                    </w:rPr>
                    <w:t>Drug:</w:t>
                  </w:r>
                  <w:r w:rsidRPr="009C1B24">
                    <w:rPr>
                      <w:rFonts w:ascii="Aptos" w:eastAsia="Calibri" w:hAnsi="Aptos" w:cs="Calibri"/>
                      <w:sz w:val="16"/>
                      <w:szCs w:val="16"/>
                    </w:rPr>
                    <w:t xml:space="preserve"> </w:t>
                  </w:r>
                  <w:r w:rsidR="003D513D" w:rsidRPr="003D513D">
                    <w:rPr>
                      <w:rFonts w:ascii="Aptos" w:eastAsia="Calibri" w:hAnsi="Aptos" w:cs="Calibri"/>
                      <w:sz w:val="16"/>
                      <w:szCs w:val="16"/>
                    </w:rPr>
                    <w:t>Sonelokimab</w:t>
                  </w:r>
                  <w:r w:rsidR="00A43F8B">
                    <w:rPr>
                      <w:rFonts w:ascii="Aptos" w:eastAsia="Calibri" w:hAnsi="Aptos" w:cs="Calibri"/>
                      <w:sz w:val="16"/>
                      <w:szCs w:val="16"/>
                    </w:rPr>
                    <w:t xml:space="preserve"> (SC, </w:t>
                  </w:r>
                  <w:r w:rsidR="00A43F8B" w:rsidRPr="00A43F8B">
                    <w:rPr>
                      <w:rFonts w:ascii="Aptos" w:eastAsia="Calibri" w:hAnsi="Aptos" w:cs="Calibri"/>
                      <w:sz w:val="16"/>
                      <w:szCs w:val="16"/>
                    </w:rPr>
                    <w:t>IL-17A/F</w:t>
                  </w:r>
                  <w:r w:rsidR="00D26F36">
                    <w:rPr>
                      <w:rFonts w:ascii="Aptos" w:eastAsia="Calibri" w:hAnsi="Aptos" w:cs="Calibri"/>
                      <w:sz w:val="16"/>
                      <w:szCs w:val="16"/>
                    </w:rPr>
                    <w:t xml:space="preserve"> nanobody</w:t>
                  </w:r>
                  <w:r w:rsidR="00A43F8B">
                    <w:rPr>
                      <w:rFonts w:ascii="Aptos" w:eastAsia="Calibri" w:hAnsi="Aptos" w:cs="Calibri"/>
                      <w:sz w:val="16"/>
                      <w:szCs w:val="16"/>
                    </w:rPr>
                    <w:t>)</w:t>
                  </w:r>
                </w:p>
              </w:tc>
              <w:tc>
                <w:tcPr>
                  <w:tcW w:w="491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4C16D77F" w:rsidR="007A4084" w:rsidRPr="008E01FB"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4A5A29">
                    <w:rPr>
                      <w:rFonts w:ascii="Aptos" w:eastAsia="Calibri" w:hAnsi="Aptos" w:cs="Calibri"/>
                      <w:sz w:val="16"/>
                      <w:szCs w:val="16"/>
                    </w:rPr>
                    <w:t>February 23</w:t>
                  </w:r>
                  <w:r w:rsidR="004A5A29" w:rsidRPr="004A5A29">
                    <w:rPr>
                      <w:rFonts w:ascii="Aptos" w:eastAsia="Calibri" w:hAnsi="Aptos" w:cs="Calibri"/>
                      <w:sz w:val="16"/>
                      <w:szCs w:val="16"/>
                      <w:vertAlign w:val="superscript"/>
                    </w:rPr>
                    <w:t>rd</w:t>
                  </w:r>
                  <w:r w:rsidR="008E01FB" w:rsidRPr="00556FD5">
                    <w:rPr>
                      <w:rFonts w:ascii="Aptos" w:eastAsia="Calibri" w:hAnsi="Aptos" w:cs="Calibri"/>
                      <w:sz w:val="16"/>
                      <w:szCs w:val="16"/>
                      <w:vertAlign w:val="superscript"/>
                    </w:rPr>
                    <w:t xml:space="preserve">, </w:t>
                  </w:r>
                  <w:r w:rsidR="008E01FB" w:rsidRPr="008E01FB">
                    <w:rPr>
                      <w:rFonts w:ascii="Aptos" w:eastAsia="Calibri" w:hAnsi="Aptos" w:cs="Calibri"/>
                      <w:sz w:val="16"/>
                      <w:szCs w:val="16"/>
                    </w:rPr>
                    <w:t>2026</w:t>
                  </w:r>
                </w:p>
                <w:p w14:paraId="02575F31" w14:textId="6583EDA8"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556FD5" w:rsidRPr="00736714">
                      <w:rPr>
                        <w:rStyle w:val="Hyperlink"/>
                        <w:rFonts w:ascii="Aptos" w:eastAsia="Calibri" w:hAnsi="Aptos" w:cs="Calibri"/>
                        <w:sz w:val="16"/>
                        <w:szCs w:val="16"/>
                      </w:rPr>
                      <w:t>Press Release</w:t>
                    </w:r>
                  </w:hyperlink>
                  <w:r w:rsidR="00736714" w:rsidRPr="00736714">
                    <w:rPr>
                      <w:rFonts w:ascii="Aptos" w:hAnsi="Aptos"/>
                      <w:sz w:val="16"/>
                      <w:szCs w:val="16"/>
                    </w:rPr>
                    <w:t xml:space="preserve">; </w:t>
                  </w:r>
                  <w:hyperlink r:id="rId10" w:history="1">
                    <w:r w:rsidR="00736714" w:rsidRPr="00736714">
                      <w:rPr>
                        <w:rStyle w:val="Hyperlink"/>
                        <w:rFonts w:ascii="Aptos" w:hAnsi="Aptos"/>
                        <w:sz w:val="16"/>
                        <w:szCs w:val="16"/>
                      </w:rPr>
                      <w:t>Presentation</w:t>
                    </w:r>
                  </w:hyperlink>
                </w:p>
              </w:tc>
            </w:tr>
            <w:tr w:rsidR="00DC7BB4" w14:paraId="0AB49604" w14:textId="77777777" w:rsidTr="006D7D8A">
              <w:trPr>
                <w:trHeight w:val="720"/>
              </w:trPr>
              <w:tc>
                <w:tcPr>
                  <w:tcW w:w="9240" w:type="dxa"/>
                  <w:gridSpan w:val="3"/>
                  <w:tcBorders>
                    <w:top w:val="single" w:sz="12" w:space="0" w:color="071D49"/>
                  </w:tcBorders>
                </w:tcPr>
                <w:p w14:paraId="47B4F07A" w14:textId="77777777" w:rsidR="000B15B3" w:rsidRDefault="000B15B3" w:rsidP="6E497326">
                  <w:pPr>
                    <w:keepNext/>
                    <w:rPr>
                      <w:rFonts w:ascii="Aptos" w:eastAsia="Calibri" w:hAnsi="Aptos" w:cs="Calibri"/>
                      <w:b/>
                      <w:bCs/>
                      <w:color w:val="071D49"/>
                      <w:sz w:val="28"/>
                      <w:szCs w:val="28"/>
                    </w:rPr>
                  </w:pPr>
                </w:p>
                <w:p w14:paraId="7D35EAD5" w14:textId="58D6E8FC" w:rsidR="00D842D8" w:rsidRPr="009C1B24" w:rsidRDefault="00D842D8" w:rsidP="6E497326">
                  <w:pPr>
                    <w:keepNext/>
                    <w:rPr>
                      <w:rFonts w:ascii="Aptos" w:eastAsia="Calibri" w:hAnsi="Aptos" w:cs="Calibri"/>
                      <w:b/>
                      <w:bCs/>
                      <w:color w:val="071D49"/>
                      <w:sz w:val="28"/>
                      <w:szCs w:val="28"/>
                    </w:rPr>
                  </w:pPr>
                  <w:r w:rsidRPr="6E497326">
                    <w:rPr>
                      <w:rFonts w:ascii="Aptos" w:eastAsia="Calibri" w:hAnsi="Aptos" w:cs="Calibri"/>
                      <w:b/>
                      <w:bCs/>
                      <w:color w:val="071D49"/>
                      <w:sz w:val="28"/>
                      <w:szCs w:val="28"/>
                    </w:rPr>
                    <w:t xml:space="preserve">What happened: </w:t>
                  </w:r>
                </w:p>
                <w:p w14:paraId="1576D642" w14:textId="3DF78E1A" w:rsidR="00F00633" w:rsidRPr="00215470" w:rsidRDefault="00F00633" w:rsidP="003D205A">
                  <w:pPr>
                    <w:pStyle w:val="ListParagraph"/>
                    <w:keepNext/>
                    <w:numPr>
                      <w:ilvl w:val="0"/>
                      <w:numId w:val="5"/>
                    </w:numPr>
                    <w:ind w:left="720"/>
                    <w:rPr>
                      <w:rFonts w:ascii="Aptos" w:hAnsi="Aptos" w:cs="Calibri"/>
                      <w:sz w:val="22"/>
                      <w:szCs w:val="22"/>
                    </w:rPr>
                  </w:pPr>
                  <w:r w:rsidRPr="00F63F56">
                    <w:rPr>
                      <w:rFonts w:ascii="Aptos" w:hAnsi="Aptos" w:cs="Calibri"/>
                      <w:b/>
                      <w:bCs/>
                      <w:sz w:val="22"/>
                      <w:szCs w:val="22"/>
                    </w:rPr>
                    <w:t>Moonlake</w:t>
                  </w:r>
                  <w:r w:rsidRPr="00215470">
                    <w:rPr>
                      <w:rFonts w:ascii="Aptos" w:hAnsi="Aptos" w:cs="Calibri"/>
                      <w:sz w:val="22"/>
                      <w:szCs w:val="22"/>
                    </w:rPr>
                    <w:t xml:space="preserve"> </w:t>
                  </w:r>
                  <w:r w:rsidRPr="003D205A">
                    <w:rPr>
                      <w:rFonts w:ascii="Aptos" w:eastAsia="Aptos" w:hAnsi="Aptos" w:cs="Aptos"/>
                      <w:sz w:val="22"/>
                      <w:szCs w:val="22"/>
                    </w:rPr>
                    <w:t>hosted</w:t>
                  </w:r>
                  <w:r w:rsidRPr="00215470">
                    <w:rPr>
                      <w:rFonts w:ascii="Aptos" w:hAnsi="Aptos" w:cs="Calibri"/>
                      <w:sz w:val="22"/>
                      <w:szCs w:val="22"/>
                    </w:rPr>
                    <w:t xml:space="preserve"> an </w:t>
                  </w:r>
                  <w:r w:rsidRPr="00283162">
                    <w:rPr>
                      <w:rFonts w:ascii="Aptos" w:hAnsi="Aptos" w:cs="Calibri"/>
                      <w:b/>
                      <w:bCs/>
                      <w:sz w:val="22"/>
                      <w:szCs w:val="22"/>
                    </w:rPr>
                    <w:t>investor day announcing Q4 and FY 2025</w:t>
                  </w:r>
                  <w:r w:rsidRPr="00215470">
                    <w:rPr>
                      <w:rFonts w:ascii="Aptos" w:hAnsi="Aptos" w:cs="Calibri"/>
                      <w:sz w:val="22"/>
                      <w:szCs w:val="22"/>
                    </w:rPr>
                    <w:t xml:space="preserve"> financial results along with positive topline results from sonelokimab’s</w:t>
                  </w:r>
                  <w:r w:rsidR="001075ED">
                    <w:rPr>
                      <w:rFonts w:ascii="Aptos" w:hAnsi="Aptos" w:cs="Calibri"/>
                      <w:sz w:val="22"/>
                      <w:szCs w:val="22"/>
                    </w:rPr>
                    <w:t xml:space="preserve"> </w:t>
                  </w:r>
                  <w:r w:rsidRPr="00215470">
                    <w:rPr>
                      <w:rFonts w:ascii="Aptos" w:hAnsi="Aptos" w:cs="Calibri"/>
                      <w:sz w:val="22"/>
                      <w:szCs w:val="22"/>
                    </w:rPr>
                    <w:t>Ph2</w:t>
                  </w:r>
                  <w:r w:rsidRPr="00215470">
                    <w:rPr>
                      <w:rFonts w:ascii="Aptos" w:hAnsi="Aptos" w:cs="Calibri"/>
                      <w:color w:val="071D49"/>
                      <w:sz w:val="22"/>
                      <w:szCs w:val="22"/>
                    </w:rPr>
                    <w:t xml:space="preserve"> </w:t>
                  </w:r>
                  <w:hyperlink r:id="rId11">
                    <w:r w:rsidRPr="00215470">
                      <w:rPr>
                        <w:rStyle w:val="Hyperlink"/>
                        <w:rFonts w:ascii="Aptos" w:hAnsi="Aptos" w:cs="Calibri"/>
                        <w:sz w:val="22"/>
                        <w:szCs w:val="22"/>
                      </w:rPr>
                      <w:t>S-OLARIS</w:t>
                    </w:r>
                  </w:hyperlink>
                  <w:r w:rsidRPr="00215470">
                    <w:rPr>
                      <w:rFonts w:ascii="Aptos" w:hAnsi="Aptos" w:cs="Calibri"/>
                      <w:color w:val="071D49"/>
                      <w:sz w:val="22"/>
                      <w:szCs w:val="22"/>
                    </w:rPr>
                    <w:t xml:space="preserve"> study in radiographic and non-radiographic axSpA </w:t>
                  </w:r>
                  <w:r w:rsidR="00236D23">
                    <w:rPr>
                      <w:rFonts w:ascii="Aptos" w:hAnsi="Aptos" w:cs="Calibri"/>
                      <w:color w:val="071D49"/>
                      <w:sz w:val="22"/>
                      <w:szCs w:val="22"/>
                    </w:rPr>
                    <w:t>and updates on HS program</w:t>
                  </w:r>
                </w:p>
                <w:p w14:paraId="0B066C76" w14:textId="6FA03614" w:rsidR="00F00633" w:rsidRPr="00215470" w:rsidRDefault="000D4669" w:rsidP="003D205A">
                  <w:pPr>
                    <w:pStyle w:val="ListParagraph"/>
                    <w:keepNext/>
                    <w:numPr>
                      <w:ilvl w:val="0"/>
                      <w:numId w:val="5"/>
                    </w:numPr>
                    <w:ind w:left="720"/>
                    <w:rPr>
                      <w:rFonts w:ascii="Aptos" w:hAnsi="Aptos" w:cs="Calibri"/>
                      <w:sz w:val="22"/>
                      <w:szCs w:val="22"/>
                    </w:rPr>
                  </w:pPr>
                  <w:r>
                    <w:rPr>
                      <w:rFonts w:ascii="Aptos" w:hAnsi="Aptos" w:cs="Calibri"/>
                      <w:b/>
                      <w:bCs/>
                      <w:sz w:val="22"/>
                      <w:szCs w:val="22"/>
                    </w:rPr>
                    <w:t xml:space="preserve">AxSpA: </w:t>
                  </w:r>
                  <w:r w:rsidR="00F00633" w:rsidRPr="00283162">
                    <w:rPr>
                      <w:rFonts w:ascii="Aptos" w:hAnsi="Aptos" w:cs="Calibri"/>
                      <w:b/>
                      <w:bCs/>
                      <w:sz w:val="22"/>
                      <w:szCs w:val="22"/>
                    </w:rPr>
                    <w:t>12-week results from Ph2</w:t>
                  </w:r>
                  <w:r w:rsidR="00F00633" w:rsidRPr="00283162">
                    <w:rPr>
                      <w:rFonts w:ascii="Aptos" w:hAnsi="Aptos" w:cs="Calibri"/>
                      <w:b/>
                      <w:bCs/>
                      <w:color w:val="071D49"/>
                      <w:sz w:val="22"/>
                      <w:szCs w:val="22"/>
                    </w:rPr>
                    <w:t xml:space="preserve"> </w:t>
                  </w:r>
                  <w:hyperlink r:id="rId12">
                    <w:r w:rsidR="00F00633" w:rsidRPr="00283162">
                      <w:rPr>
                        <w:rStyle w:val="Hyperlink"/>
                        <w:rFonts w:ascii="Aptos" w:hAnsi="Aptos" w:cs="Calibri"/>
                        <w:b/>
                        <w:bCs/>
                        <w:sz w:val="22"/>
                        <w:szCs w:val="22"/>
                      </w:rPr>
                      <w:t>S-OLARIS</w:t>
                    </w:r>
                  </w:hyperlink>
                  <w:r w:rsidR="00F00633" w:rsidRPr="00283162">
                    <w:rPr>
                      <w:rFonts w:ascii="Aptos" w:hAnsi="Aptos" w:cs="Calibri"/>
                      <w:b/>
                      <w:bCs/>
                      <w:color w:val="071D49"/>
                      <w:sz w:val="22"/>
                      <w:szCs w:val="22"/>
                    </w:rPr>
                    <w:t xml:space="preserve"> study </w:t>
                  </w:r>
                  <w:r w:rsidR="00F00633" w:rsidRPr="00283162">
                    <w:rPr>
                      <w:rFonts w:ascii="Aptos" w:hAnsi="Aptos" w:cs="Calibri"/>
                      <w:b/>
                      <w:bCs/>
                      <w:sz w:val="22"/>
                      <w:szCs w:val="22"/>
                    </w:rPr>
                    <w:t xml:space="preserve">in adults </w:t>
                  </w:r>
                  <w:r w:rsidR="00F00633" w:rsidRPr="00215470">
                    <w:rPr>
                      <w:rFonts w:ascii="Aptos" w:hAnsi="Aptos" w:cs="Calibri"/>
                      <w:sz w:val="22"/>
                      <w:szCs w:val="22"/>
                    </w:rPr>
                    <w:t xml:space="preserve">(N=26) showed that sonelokimab demonstrated clinically meaningful and statistically significant benefit </w:t>
                  </w:r>
                </w:p>
                <w:p w14:paraId="47BAACB8" w14:textId="1721FA49" w:rsidR="00560DE4" w:rsidRPr="003D205A" w:rsidRDefault="00F00633" w:rsidP="003D205A">
                  <w:pPr>
                    <w:pStyle w:val="ListParagraph"/>
                    <w:keepNext/>
                    <w:numPr>
                      <w:ilvl w:val="1"/>
                      <w:numId w:val="5"/>
                    </w:numPr>
                    <w:ind w:left="1440"/>
                    <w:rPr>
                      <w:rFonts w:ascii="Aptos" w:hAnsi="Aptos" w:cs="Calibri"/>
                      <w:b/>
                      <w:bCs/>
                      <w:sz w:val="22"/>
                      <w:szCs w:val="22"/>
                    </w:rPr>
                  </w:pPr>
                  <w:r w:rsidRPr="00215470">
                    <w:rPr>
                      <w:rFonts w:ascii="Aptos" w:hAnsi="Aptos" w:cs="Calibri"/>
                      <w:sz w:val="22"/>
                      <w:szCs w:val="22"/>
                    </w:rPr>
                    <w:t>~77% ASAS40 at Week 4 and &gt;80% ASAS40 at Week 12</w:t>
                  </w:r>
                  <w:r w:rsidR="00F97CF8">
                    <w:rPr>
                      <w:rFonts w:ascii="Aptos" w:hAnsi="Aptos" w:cs="Calibri"/>
                      <w:sz w:val="22"/>
                      <w:szCs w:val="22"/>
                    </w:rPr>
                    <w:t xml:space="preserve">, </w:t>
                  </w:r>
                  <w:r w:rsidR="00193A75">
                    <w:rPr>
                      <w:rFonts w:ascii="Aptos" w:hAnsi="Aptos" w:cs="Calibri"/>
                      <w:sz w:val="22"/>
                      <w:szCs w:val="22"/>
                    </w:rPr>
                    <w:t>with</w:t>
                  </w:r>
                  <w:r w:rsidR="00C25236">
                    <w:rPr>
                      <w:rFonts w:ascii="Aptos" w:hAnsi="Aptos" w:cs="Calibri"/>
                      <w:sz w:val="22"/>
                      <w:szCs w:val="22"/>
                    </w:rPr>
                    <w:t xml:space="preserve"> </w:t>
                  </w:r>
                  <w:r w:rsidR="0040415D">
                    <w:rPr>
                      <w:rFonts w:ascii="Aptos" w:hAnsi="Aptos" w:cs="Calibri"/>
                      <w:sz w:val="22"/>
                      <w:szCs w:val="22"/>
                    </w:rPr>
                    <w:t>“unpr</w:t>
                  </w:r>
                  <w:r w:rsidR="00E025B8">
                    <w:rPr>
                      <w:rFonts w:ascii="Aptos" w:hAnsi="Aptos" w:cs="Calibri"/>
                      <w:sz w:val="22"/>
                      <w:szCs w:val="22"/>
                    </w:rPr>
                    <w:t>ecedent</w:t>
                  </w:r>
                  <w:r w:rsidR="006340E4">
                    <w:rPr>
                      <w:rFonts w:ascii="Aptos" w:hAnsi="Aptos" w:cs="Calibri"/>
                      <w:sz w:val="22"/>
                      <w:szCs w:val="22"/>
                    </w:rPr>
                    <w:t>ed speed of onset”</w:t>
                  </w:r>
                  <w:r w:rsidR="00167936">
                    <w:rPr>
                      <w:rFonts w:ascii="Aptos" w:hAnsi="Aptos" w:cs="Calibri"/>
                      <w:sz w:val="22"/>
                      <w:szCs w:val="22"/>
                    </w:rPr>
                    <w:t xml:space="preserve"> and </w:t>
                  </w:r>
                  <w:r w:rsidR="00480C46">
                    <w:rPr>
                      <w:rFonts w:ascii="Aptos" w:hAnsi="Aptos" w:cs="Calibri"/>
                      <w:sz w:val="22"/>
                      <w:szCs w:val="22"/>
                    </w:rPr>
                    <w:t xml:space="preserve">a </w:t>
                  </w:r>
                  <w:r w:rsidR="00167936">
                    <w:rPr>
                      <w:rFonts w:ascii="Aptos" w:hAnsi="Aptos" w:cs="Calibri"/>
                      <w:sz w:val="22"/>
                      <w:szCs w:val="22"/>
                    </w:rPr>
                    <w:t>hig</w:t>
                  </w:r>
                  <w:r w:rsidR="00F654D5">
                    <w:rPr>
                      <w:rFonts w:ascii="Aptos" w:hAnsi="Aptos" w:cs="Calibri"/>
                      <w:sz w:val="22"/>
                      <w:szCs w:val="22"/>
                    </w:rPr>
                    <w:t>h</w:t>
                  </w:r>
                  <w:r w:rsidR="00877B5F">
                    <w:rPr>
                      <w:rFonts w:ascii="Aptos" w:hAnsi="Aptos" w:cs="Calibri"/>
                      <w:sz w:val="22"/>
                      <w:szCs w:val="22"/>
                    </w:rPr>
                    <w:t xml:space="preserve"> </w:t>
                  </w:r>
                  <w:r w:rsidR="00F654D5">
                    <w:rPr>
                      <w:rFonts w:ascii="Aptos" w:hAnsi="Aptos" w:cs="Calibri"/>
                      <w:sz w:val="22"/>
                      <w:szCs w:val="22"/>
                    </w:rPr>
                    <w:t>mag</w:t>
                  </w:r>
                  <w:r w:rsidR="00A51ED4">
                    <w:rPr>
                      <w:rFonts w:ascii="Aptos" w:hAnsi="Aptos" w:cs="Calibri"/>
                      <w:sz w:val="22"/>
                      <w:szCs w:val="22"/>
                    </w:rPr>
                    <w:t xml:space="preserve">nitude </w:t>
                  </w:r>
                  <w:r w:rsidR="00C00313">
                    <w:rPr>
                      <w:rFonts w:ascii="Aptos" w:hAnsi="Aptos" w:cs="Calibri"/>
                      <w:sz w:val="22"/>
                      <w:szCs w:val="22"/>
                    </w:rPr>
                    <w:t>of res</w:t>
                  </w:r>
                  <w:r w:rsidR="000F2C0C">
                    <w:rPr>
                      <w:rFonts w:ascii="Aptos" w:hAnsi="Aptos" w:cs="Calibri"/>
                      <w:sz w:val="22"/>
                      <w:szCs w:val="22"/>
                    </w:rPr>
                    <w:t>ponses</w:t>
                  </w:r>
                  <w:r w:rsidRPr="00215470">
                    <w:rPr>
                      <w:rFonts w:ascii="Aptos" w:hAnsi="Aptos" w:cs="Calibri"/>
                      <w:sz w:val="22"/>
                      <w:szCs w:val="22"/>
                    </w:rPr>
                    <w:t xml:space="preserve"> </w:t>
                  </w:r>
                </w:p>
                <w:p w14:paraId="107B989D" w14:textId="76584CB2" w:rsidR="00F00633" w:rsidRPr="00F63F56" w:rsidRDefault="00860B54" w:rsidP="003D205A">
                  <w:pPr>
                    <w:pStyle w:val="ListParagraph"/>
                    <w:keepNext/>
                    <w:numPr>
                      <w:ilvl w:val="1"/>
                      <w:numId w:val="5"/>
                    </w:numPr>
                    <w:ind w:left="1440"/>
                    <w:rPr>
                      <w:rFonts w:ascii="Aptos" w:hAnsi="Aptos" w:cs="Calibri"/>
                      <w:b/>
                      <w:bCs/>
                      <w:sz w:val="22"/>
                      <w:szCs w:val="22"/>
                    </w:rPr>
                  </w:pPr>
                  <w:r>
                    <w:rPr>
                      <w:rFonts w:ascii="Aptos" w:hAnsi="Aptos" w:cs="Calibri"/>
                      <w:sz w:val="22"/>
                      <w:szCs w:val="22"/>
                    </w:rPr>
                    <w:t>8</w:t>
                  </w:r>
                  <w:r w:rsidR="000B38D6">
                    <w:rPr>
                      <w:rFonts w:ascii="Aptos" w:hAnsi="Aptos" w:cs="Calibri"/>
                      <w:sz w:val="22"/>
                      <w:szCs w:val="22"/>
                    </w:rPr>
                    <w:t>9</w:t>
                  </w:r>
                  <w:r w:rsidR="00F00633" w:rsidRPr="00215470">
                    <w:rPr>
                      <w:rFonts w:ascii="Aptos" w:hAnsi="Aptos" w:cs="Calibri"/>
                      <w:sz w:val="22"/>
                      <w:szCs w:val="22"/>
                    </w:rPr>
                    <w:t>% ASDAS-CRP</w:t>
                  </w:r>
                  <w:r w:rsidR="009D27EE">
                    <w:rPr>
                      <w:rFonts w:ascii="Aptos" w:hAnsi="Aptos" w:cs="Calibri"/>
                      <w:sz w:val="22"/>
                      <w:szCs w:val="22"/>
                    </w:rPr>
                    <w:t xml:space="preserve"> </w:t>
                  </w:r>
                  <w:r w:rsidR="00EE64F5">
                    <w:rPr>
                      <w:rFonts w:ascii="Aptos" w:hAnsi="Aptos" w:cs="Calibri"/>
                      <w:sz w:val="22"/>
                      <w:szCs w:val="22"/>
                    </w:rPr>
                    <w:t>(</w:t>
                  </w:r>
                  <w:r w:rsidR="002629DE">
                    <w:rPr>
                      <w:rFonts w:ascii="Aptos" w:hAnsi="Aptos" w:cs="Calibri"/>
                      <w:sz w:val="22"/>
                      <w:szCs w:val="22"/>
                    </w:rPr>
                    <w:t>inac</w:t>
                  </w:r>
                  <w:r w:rsidR="00A65916">
                    <w:rPr>
                      <w:rFonts w:ascii="Aptos" w:hAnsi="Aptos" w:cs="Calibri"/>
                      <w:sz w:val="22"/>
                      <w:szCs w:val="22"/>
                    </w:rPr>
                    <w:t>tive or low disease activity</w:t>
                  </w:r>
                  <w:r w:rsidR="0010777F">
                    <w:rPr>
                      <w:rFonts w:ascii="Aptos" w:hAnsi="Aptos" w:cs="Calibri"/>
                      <w:sz w:val="22"/>
                      <w:szCs w:val="22"/>
                    </w:rPr>
                    <w:t>)</w:t>
                  </w:r>
                  <w:r w:rsidR="00087FDC">
                    <w:rPr>
                      <w:rFonts w:ascii="Aptos" w:hAnsi="Aptos" w:cs="Calibri"/>
                      <w:sz w:val="22"/>
                      <w:szCs w:val="22"/>
                    </w:rPr>
                    <w:t xml:space="preserve"> at we</w:t>
                  </w:r>
                  <w:r w:rsidR="00520A42">
                    <w:rPr>
                      <w:rFonts w:ascii="Aptos" w:hAnsi="Aptos" w:cs="Calibri"/>
                      <w:sz w:val="22"/>
                      <w:szCs w:val="22"/>
                    </w:rPr>
                    <w:t>eks 4</w:t>
                  </w:r>
                  <w:r w:rsidR="0020740A">
                    <w:rPr>
                      <w:rFonts w:ascii="Aptos" w:hAnsi="Aptos" w:cs="Calibri"/>
                      <w:sz w:val="22"/>
                      <w:szCs w:val="22"/>
                    </w:rPr>
                    <w:t xml:space="preserve"> and 12</w:t>
                  </w:r>
                  <w:r w:rsidR="00090E40">
                    <w:rPr>
                      <w:rFonts w:ascii="Aptos" w:hAnsi="Aptos" w:cs="Calibri"/>
                      <w:sz w:val="22"/>
                      <w:szCs w:val="22"/>
                    </w:rPr>
                    <w:t xml:space="preserve">; </w:t>
                  </w:r>
                  <w:r w:rsidR="006C3771">
                    <w:rPr>
                      <w:rFonts w:ascii="Aptos" w:hAnsi="Aptos" w:cs="Calibri"/>
                      <w:sz w:val="22"/>
                      <w:szCs w:val="22"/>
                    </w:rPr>
                    <w:t>8</w:t>
                  </w:r>
                  <w:r w:rsidR="00DF5C41">
                    <w:rPr>
                      <w:rFonts w:ascii="Aptos" w:hAnsi="Aptos" w:cs="Calibri"/>
                      <w:sz w:val="22"/>
                      <w:szCs w:val="22"/>
                    </w:rPr>
                    <w:t>1</w:t>
                  </w:r>
                  <w:r w:rsidR="002753D4">
                    <w:rPr>
                      <w:rFonts w:ascii="Aptos" w:hAnsi="Aptos" w:cs="Calibri"/>
                      <w:sz w:val="22"/>
                      <w:szCs w:val="22"/>
                    </w:rPr>
                    <w:t>% ac</w:t>
                  </w:r>
                  <w:r w:rsidR="004A78B9">
                    <w:rPr>
                      <w:rFonts w:ascii="Aptos" w:hAnsi="Aptos" w:cs="Calibri"/>
                      <w:sz w:val="22"/>
                      <w:szCs w:val="22"/>
                    </w:rPr>
                    <w:t>hi</w:t>
                  </w:r>
                  <w:r w:rsidR="00B56382">
                    <w:rPr>
                      <w:rFonts w:ascii="Aptos" w:hAnsi="Aptos" w:cs="Calibri"/>
                      <w:sz w:val="22"/>
                      <w:szCs w:val="22"/>
                    </w:rPr>
                    <w:t>eved clinicall</w:t>
                  </w:r>
                  <w:r w:rsidR="009F4C5C">
                    <w:rPr>
                      <w:rFonts w:ascii="Aptos" w:hAnsi="Aptos" w:cs="Calibri"/>
                      <w:sz w:val="22"/>
                      <w:szCs w:val="22"/>
                    </w:rPr>
                    <w:t>y important improv</w:t>
                  </w:r>
                  <w:r w:rsidR="000C06DD">
                    <w:rPr>
                      <w:rFonts w:ascii="Aptos" w:hAnsi="Aptos" w:cs="Calibri"/>
                      <w:sz w:val="22"/>
                      <w:szCs w:val="22"/>
                    </w:rPr>
                    <w:t>ement</w:t>
                  </w:r>
                  <w:r w:rsidR="00754629">
                    <w:rPr>
                      <w:rFonts w:ascii="Aptos" w:hAnsi="Aptos" w:cs="Calibri"/>
                      <w:sz w:val="22"/>
                      <w:szCs w:val="22"/>
                    </w:rPr>
                    <w:t xml:space="preserve"> at week </w:t>
                  </w:r>
                  <w:r w:rsidR="00174292">
                    <w:rPr>
                      <w:rFonts w:ascii="Aptos" w:hAnsi="Aptos" w:cs="Calibri"/>
                      <w:sz w:val="22"/>
                      <w:szCs w:val="22"/>
                    </w:rPr>
                    <w:t>12</w:t>
                  </w:r>
                </w:p>
                <w:p w14:paraId="08816904" w14:textId="31187C67" w:rsidR="00F63F56" w:rsidRPr="00F63F56" w:rsidRDefault="00F63F56" w:rsidP="003D205A">
                  <w:pPr>
                    <w:pStyle w:val="ListParagraph"/>
                    <w:keepNext/>
                    <w:numPr>
                      <w:ilvl w:val="1"/>
                      <w:numId w:val="5"/>
                    </w:numPr>
                    <w:ind w:left="1440"/>
                    <w:rPr>
                      <w:rFonts w:ascii="Aptos" w:hAnsi="Aptos" w:cs="Calibri"/>
                      <w:i/>
                      <w:iCs/>
                      <w:color w:val="0070C0"/>
                      <w:sz w:val="22"/>
                      <w:szCs w:val="22"/>
                    </w:rPr>
                  </w:pPr>
                  <w:r w:rsidRPr="00F63F56">
                    <w:rPr>
                      <w:rFonts w:ascii="Aptos" w:hAnsi="Aptos" w:cs="Calibri"/>
                      <w:i/>
                      <w:iCs/>
                      <w:color w:val="0070C0"/>
                      <w:sz w:val="22"/>
                      <w:szCs w:val="22"/>
                    </w:rPr>
                    <w:t>As</w:t>
                  </w:r>
                  <w:r>
                    <w:rPr>
                      <w:rFonts w:ascii="Aptos" w:hAnsi="Aptos" w:cs="Calibri"/>
                      <w:i/>
                      <w:iCs/>
                      <w:color w:val="0070C0"/>
                      <w:sz w:val="22"/>
                      <w:szCs w:val="22"/>
                    </w:rPr>
                    <w:t>suming Ph3 commencement in H2 2026, US/EU approval for AxSpA anticipated Q4 2029</w:t>
                  </w:r>
                </w:p>
                <w:p w14:paraId="72683354" w14:textId="4F06DADC" w:rsidR="00F00633" w:rsidRPr="00320DE0" w:rsidRDefault="004D67C8" w:rsidP="004D67C8">
                  <w:pPr>
                    <w:pStyle w:val="ListParagraph"/>
                    <w:keepNext/>
                    <w:numPr>
                      <w:ilvl w:val="0"/>
                      <w:numId w:val="5"/>
                    </w:numPr>
                    <w:ind w:left="720"/>
                    <w:rPr>
                      <w:rFonts w:ascii="Aptos" w:hAnsi="Aptos" w:cs="Calibri"/>
                      <w:sz w:val="22"/>
                      <w:szCs w:val="22"/>
                    </w:rPr>
                  </w:pPr>
                  <w:r w:rsidRPr="004D67C8">
                    <w:rPr>
                      <w:rFonts w:ascii="Aptos" w:hAnsi="Aptos" w:cs="Calibri"/>
                      <w:b/>
                      <w:bCs/>
                      <w:sz w:val="22"/>
                      <w:szCs w:val="22"/>
                    </w:rPr>
                    <w:t>PsA:</w:t>
                  </w:r>
                  <w:r>
                    <w:rPr>
                      <w:rFonts w:ascii="Aptos" w:hAnsi="Aptos" w:cs="Calibri"/>
                      <w:sz w:val="22"/>
                      <w:szCs w:val="22"/>
                    </w:rPr>
                    <w:t xml:space="preserve"> </w:t>
                  </w:r>
                  <w:r w:rsidR="00C169BB">
                    <w:rPr>
                      <w:rFonts w:ascii="Aptos" w:hAnsi="Aptos" w:cs="Calibri"/>
                      <w:sz w:val="22"/>
                      <w:szCs w:val="22"/>
                    </w:rPr>
                    <w:t>Ph3 IZAR-1 &amp; 2 trial primary endpoint readouts for PsA are expected in Q2/Q3 2026 and Q4 2026, respectively</w:t>
                  </w:r>
                  <w:r w:rsidR="000E6A96">
                    <w:rPr>
                      <w:rFonts w:ascii="Aptos" w:hAnsi="Aptos" w:cs="Calibri"/>
                      <w:sz w:val="22"/>
                      <w:szCs w:val="22"/>
                    </w:rPr>
                    <w:t xml:space="preserve"> </w:t>
                  </w:r>
                  <w:r w:rsidR="00F83C46" w:rsidRPr="00F83C46">
                    <w:rPr>
                      <w:rFonts w:ascii="Aptos" w:hAnsi="Aptos" w:cs="Calibri"/>
                      <w:i/>
                      <w:iCs/>
                      <w:color w:val="0070C0"/>
                      <w:sz w:val="22"/>
                      <w:szCs w:val="22"/>
                    </w:rPr>
                    <w:t xml:space="preserve">(earliest </w:t>
                  </w:r>
                  <w:r w:rsidR="00F83C46">
                    <w:rPr>
                      <w:rFonts w:ascii="Aptos" w:hAnsi="Aptos" w:cs="Calibri"/>
                      <w:i/>
                      <w:iCs/>
                      <w:color w:val="0070C0"/>
                      <w:sz w:val="22"/>
                      <w:szCs w:val="22"/>
                    </w:rPr>
                    <w:t xml:space="preserve">US/EU </w:t>
                  </w:r>
                  <w:r w:rsidR="00F83C46" w:rsidRPr="00F83C46">
                    <w:rPr>
                      <w:rFonts w:ascii="Aptos" w:hAnsi="Aptos" w:cs="Calibri"/>
                      <w:i/>
                      <w:iCs/>
                      <w:color w:val="0070C0"/>
                      <w:sz w:val="22"/>
                      <w:szCs w:val="22"/>
                    </w:rPr>
                    <w:t xml:space="preserve">approval </w:t>
                  </w:r>
                  <w:r w:rsidR="00F63F56">
                    <w:rPr>
                      <w:rFonts w:ascii="Aptos" w:hAnsi="Aptos" w:cs="Calibri"/>
                      <w:i/>
                      <w:iCs/>
                      <w:color w:val="0070C0"/>
                      <w:sz w:val="22"/>
                      <w:szCs w:val="22"/>
                    </w:rPr>
                    <w:t xml:space="preserve">for PsA </w:t>
                  </w:r>
                  <w:r w:rsidR="00F83C46" w:rsidRPr="00F83C46">
                    <w:rPr>
                      <w:rFonts w:ascii="Aptos" w:hAnsi="Aptos" w:cs="Calibri"/>
                      <w:i/>
                      <w:iCs/>
                      <w:color w:val="0070C0"/>
                      <w:sz w:val="22"/>
                      <w:szCs w:val="22"/>
                    </w:rPr>
                    <w:t>anticipated in Q3 2028)</w:t>
                  </w:r>
                </w:p>
                <w:p w14:paraId="62C3ACD6" w14:textId="737BA259" w:rsidR="00F00633" w:rsidRPr="00E67964" w:rsidRDefault="009D372A" w:rsidP="003D205A">
                  <w:pPr>
                    <w:pStyle w:val="ListParagraph"/>
                    <w:keepNext/>
                    <w:numPr>
                      <w:ilvl w:val="0"/>
                      <w:numId w:val="5"/>
                    </w:numPr>
                    <w:ind w:left="720"/>
                    <w:rPr>
                      <w:rFonts w:ascii="Aptos" w:hAnsi="Aptos" w:cs="Calibri"/>
                      <w:i/>
                      <w:iCs/>
                      <w:sz w:val="22"/>
                      <w:szCs w:val="22"/>
                    </w:rPr>
                  </w:pPr>
                  <w:r w:rsidRPr="009D372A">
                    <w:rPr>
                      <w:rFonts w:ascii="Aptos" w:hAnsi="Aptos" w:cs="Calibri"/>
                      <w:b/>
                      <w:bCs/>
                      <w:color w:val="000000" w:themeColor="text1"/>
                      <w:sz w:val="22"/>
                      <w:szCs w:val="22"/>
                    </w:rPr>
                    <w:t>HS:</w:t>
                  </w:r>
                  <w:r>
                    <w:rPr>
                      <w:rFonts w:ascii="Aptos" w:hAnsi="Aptos" w:cs="Calibri"/>
                      <w:color w:val="000000" w:themeColor="text1"/>
                      <w:sz w:val="22"/>
                      <w:szCs w:val="22"/>
                    </w:rPr>
                    <w:t xml:space="preserve"> </w:t>
                  </w:r>
                  <w:r w:rsidR="00F00633" w:rsidRPr="103A5FEA">
                    <w:rPr>
                      <w:rFonts w:ascii="Aptos" w:hAnsi="Aptos" w:cs="Calibri"/>
                      <w:color w:val="000000" w:themeColor="text1"/>
                      <w:sz w:val="22"/>
                      <w:szCs w:val="22"/>
                      <w:lang w:val="en-GB"/>
                    </w:rPr>
                    <w:t xml:space="preserve">On track for </w:t>
                  </w:r>
                  <w:r w:rsidR="00F00633" w:rsidRPr="00A12FDF">
                    <w:rPr>
                      <w:rFonts w:ascii="Aptos" w:hAnsi="Aptos" w:cs="Calibri"/>
                      <w:b/>
                      <w:bCs/>
                      <w:sz w:val="22"/>
                      <w:szCs w:val="22"/>
                    </w:rPr>
                    <w:t>BLA submission in Q3 2026</w:t>
                  </w:r>
                  <w:r w:rsidR="00F00633" w:rsidRPr="103A5FEA">
                    <w:rPr>
                      <w:rFonts w:ascii="Aptos" w:hAnsi="Aptos" w:cs="Calibri"/>
                      <w:sz w:val="22"/>
                      <w:szCs w:val="22"/>
                    </w:rPr>
                    <w:t xml:space="preserve">, with launch guided to Q3 2027 </w:t>
                  </w:r>
                  <w:r w:rsidR="00F00633" w:rsidRPr="00F83C46">
                    <w:rPr>
                      <w:rFonts w:ascii="Aptos" w:hAnsi="Aptos" w:cs="Calibri"/>
                      <w:i/>
                      <w:iCs/>
                      <w:color w:val="0070C0"/>
                      <w:sz w:val="22"/>
                      <w:szCs w:val="22"/>
                    </w:rPr>
                    <w:t>(</w:t>
                  </w:r>
                  <w:r w:rsidR="00F00633" w:rsidRPr="00E67964">
                    <w:rPr>
                      <w:rFonts w:ascii="Aptos" w:hAnsi="Aptos" w:cs="Calibri"/>
                      <w:i/>
                      <w:iCs/>
                      <w:color w:val="0070C0"/>
                      <w:sz w:val="22"/>
                      <w:szCs w:val="22"/>
                    </w:rPr>
                    <w:t>in line with previous expectations</w:t>
                  </w:r>
                  <w:r w:rsidR="00C21897">
                    <w:rPr>
                      <w:rFonts w:ascii="Aptos" w:hAnsi="Aptos" w:cs="Calibri"/>
                      <w:i/>
                      <w:iCs/>
                      <w:color w:val="0070C0"/>
                      <w:sz w:val="22"/>
                      <w:szCs w:val="22"/>
                    </w:rPr>
                    <w:t>; launch guided for Q3 2027</w:t>
                  </w:r>
                  <w:r w:rsidR="00F00633" w:rsidRPr="00F83C46">
                    <w:rPr>
                      <w:rFonts w:ascii="Aptos" w:hAnsi="Aptos" w:cs="Calibri"/>
                      <w:i/>
                      <w:iCs/>
                      <w:color w:val="0070C0"/>
                      <w:sz w:val="22"/>
                      <w:szCs w:val="22"/>
                    </w:rPr>
                    <w:t>)</w:t>
                  </w:r>
                </w:p>
                <w:p w14:paraId="5BA66753" w14:textId="5816F1B0" w:rsidR="00E6092D" w:rsidRPr="004900CB" w:rsidRDefault="00E6092D" w:rsidP="00D75E6F">
                  <w:pPr>
                    <w:pStyle w:val="ListParagraph"/>
                    <w:keepNext/>
                    <w:numPr>
                      <w:ilvl w:val="1"/>
                      <w:numId w:val="5"/>
                    </w:numPr>
                    <w:ind w:left="1440"/>
                    <w:rPr>
                      <w:rFonts w:ascii="Aptos" w:hAnsi="Aptos" w:cs="Calibri"/>
                      <w:sz w:val="22"/>
                      <w:szCs w:val="22"/>
                    </w:rPr>
                  </w:pPr>
                  <w:r w:rsidRPr="00E6092D">
                    <w:rPr>
                      <w:rFonts w:ascii="Aptos" w:hAnsi="Aptos" w:cs="Calibri"/>
                      <w:sz w:val="22"/>
                      <w:szCs w:val="22"/>
                    </w:rPr>
                    <w:t>VELA-1</w:t>
                  </w:r>
                  <w:r w:rsidR="004F11A4">
                    <w:rPr>
                      <w:rFonts w:ascii="Aptos" w:hAnsi="Aptos" w:cs="Calibri"/>
                      <w:sz w:val="22"/>
                      <w:szCs w:val="22"/>
                    </w:rPr>
                    <w:t xml:space="preserve"> (Ph3)</w:t>
                  </w:r>
                  <w:r w:rsidRPr="00E6092D">
                    <w:rPr>
                      <w:rFonts w:ascii="Aptos" w:hAnsi="Aptos" w:cs="Calibri"/>
                      <w:sz w:val="22"/>
                      <w:szCs w:val="22"/>
                    </w:rPr>
                    <w:t xml:space="preserve"> and MIRA trial (</w:t>
                  </w:r>
                  <w:r>
                    <w:rPr>
                      <w:rFonts w:ascii="Aptos" w:hAnsi="Aptos" w:cs="Calibri"/>
                      <w:sz w:val="22"/>
                      <w:szCs w:val="22"/>
                    </w:rPr>
                    <w:t>P</w:t>
                  </w:r>
                  <w:r w:rsidRPr="00E6092D">
                    <w:rPr>
                      <w:rFonts w:ascii="Aptos" w:hAnsi="Aptos" w:cs="Calibri"/>
                      <w:sz w:val="22"/>
                      <w:szCs w:val="22"/>
                    </w:rPr>
                    <w:t>h2) to be submitted to establish substantial evidence of effectiveness (SEE) and to support safety. VELA-2 to be submitted for safety, its use to establish SEE will be discusse</w:t>
                  </w:r>
                  <w:r w:rsidR="00B64032">
                    <w:rPr>
                      <w:rFonts w:ascii="Aptos" w:hAnsi="Aptos" w:cs="Calibri"/>
                      <w:sz w:val="22"/>
                      <w:szCs w:val="22"/>
                    </w:rPr>
                    <w:t>d</w:t>
                  </w:r>
                </w:p>
                <w:p w14:paraId="0DA184D7" w14:textId="22AA0E6A" w:rsidR="000E4990" w:rsidRDefault="00DF039B" w:rsidP="00433EF5">
                  <w:pPr>
                    <w:pStyle w:val="ListParagraph"/>
                    <w:keepNext/>
                    <w:numPr>
                      <w:ilvl w:val="1"/>
                      <w:numId w:val="5"/>
                    </w:numPr>
                    <w:ind w:left="1440"/>
                    <w:rPr>
                      <w:rFonts w:ascii="Aptos" w:hAnsi="Aptos" w:cs="Calibri"/>
                      <w:sz w:val="22"/>
                      <w:szCs w:val="22"/>
                    </w:rPr>
                  </w:pPr>
                  <w:r w:rsidRPr="0045001C">
                    <w:rPr>
                      <w:rFonts w:ascii="Aptos" w:hAnsi="Aptos" w:cs="Calibri"/>
                      <w:b/>
                      <w:bCs/>
                      <w:sz w:val="22"/>
                      <w:szCs w:val="22"/>
                    </w:rPr>
                    <w:t>VELA-TEEN</w:t>
                  </w:r>
                  <w:r w:rsidRPr="103A5FEA">
                    <w:rPr>
                      <w:rFonts w:ascii="Aptos" w:hAnsi="Aptos" w:cs="Calibri"/>
                      <w:sz w:val="22"/>
                      <w:szCs w:val="22"/>
                    </w:rPr>
                    <w:t xml:space="preserve"> </w:t>
                  </w:r>
                  <w:r w:rsidR="0019624F">
                    <w:rPr>
                      <w:rFonts w:ascii="Aptos" w:hAnsi="Aptos" w:cs="Calibri"/>
                      <w:sz w:val="22"/>
                      <w:szCs w:val="22"/>
                    </w:rPr>
                    <w:t xml:space="preserve">will support </w:t>
                  </w:r>
                  <w:r w:rsidR="007B40A3">
                    <w:rPr>
                      <w:rFonts w:ascii="Aptos" w:hAnsi="Aptos" w:cs="Calibri"/>
                      <w:sz w:val="22"/>
                      <w:szCs w:val="22"/>
                    </w:rPr>
                    <w:t xml:space="preserve">differentiation in label through </w:t>
                  </w:r>
                  <w:r w:rsidR="007B40A3" w:rsidRPr="0045001C">
                    <w:rPr>
                      <w:rFonts w:ascii="Aptos" w:hAnsi="Aptos" w:cs="Calibri"/>
                      <w:b/>
                      <w:bCs/>
                      <w:sz w:val="22"/>
                      <w:szCs w:val="22"/>
                    </w:rPr>
                    <w:t>adolescent</w:t>
                  </w:r>
                  <w:r w:rsidR="007B40A3">
                    <w:rPr>
                      <w:rFonts w:ascii="Aptos" w:hAnsi="Aptos" w:cs="Calibri"/>
                      <w:sz w:val="22"/>
                      <w:szCs w:val="22"/>
                    </w:rPr>
                    <w:t xml:space="preserve"> data</w:t>
                  </w:r>
                  <w:r w:rsidR="0091649C">
                    <w:rPr>
                      <w:rFonts w:ascii="Aptos" w:hAnsi="Aptos" w:cs="Calibri"/>
                      <w:sz w:val="22"/>
                      <w:szCs w:val="22"/>
                    </w:rPr>
                    <w:t xml:space="preserve"> (12+yrs)</w:t>
                  </w:r>
                </w:p>
                <w:p w14:paraId="21834BC8" w14:textId="696D650E" w:rsidR="008D14AB" w:rsidRPr="00424ACC" w:rsidRDefault="00C754DE" w:rsidP="00424ACC">
                  <w:pPr>
                    <w:pStyle w:val="ListParagraph"/>
                    <w:keepNext/>
                    <w:numPr>
                      <w:ilvl w:val="1"/>
                      <w:numId w:val="5"/>
                    </w:numPr>
                    <w:ind w:left="1440"/>
                    <w:rPr>
                      <w:rFonts w:ascii="Aptos" w:hAnsi="Aptos" w:cs="Calibri"/>
                      <w:sz w:val="22"/>
                      <w:szCs w:val="22"/>
                    </w:rPr>
                  </w:pPr>
                  <w:r w:rsidRPr="005E34A5">
                    <w:rPr>
                      <w:rFonts w:ascii="Aptos" w:hAnsi="Aptos" w:cs="Calibri"/>
                      <w:b/>
                      <w:bCs/>
                      <w:sz w:val="22"/>
                      <w:szCs w:val="22"/>
                    </w:rPr>
                    <w:t xml:space="preserve">Interim </w:t>
                  </w:r>
                  <w:r w:rsidR="005E34A5" w:rsidRPr="005E34A5">
                    <w:rPr>
                      <w:rFonts w:ascii="Aptos" w:hAnsi="Aptos" w:cs="Calibri"/>
                      <w:b/>
                      <w:bCs/>
                      <w:sz w:val="22"/>
                      <w:szCs w:val="22"/>
                    </w:rPr>
                    <w:t>52-week</w:t>
                  </w:r>
                  <w:r w:rsidRPr="00424ACC">
                    <w:rPr>
                      <w:rFonts w:ascii="Aptos" w:hAnsi="Aptos" w:cs="Calibri"/>
                      <w:sz w:val="22"/>
                      <w:szCs w:val="22"/>
                    </w:rPr>
                    <w:t xml:space="preserve"> data released</w:t>
                  </w:r>
                  <w:r w:rsidR="00424ACC" w:rsidRPr="00424ACC">
                    <w:rPr>
                      <w:rFonts w:ascii="Aptos" w:hAnsi="Aptos" w:cs="Calibri"/>
                      <w:sz w:val="22"/>
                      <w:szCs w:val="22"/>
                    </w:rPr>
                    <w:t xml:space="preserve">; HiSCR75 responses at 67-69% at 52 weeks </w:t>
                  </w:r>
                  <w:r w:rsidR="00956454">
                    <w:rPr>
                      <w:rFonts w:ascii="Aptos" w:hAnsi="Aptos" w:cs="Calibri"/>
                      <w:sz w:val="22"/>
                      <w:szCs w:val="22"/>
                    </w:rPr>
                    <w:t xml:space="preserve">(positioned as </w:t>
                  </w:r>
                  <w:r w:rsidR="002E5CE3">
                    <w:rPr>
                      <w:rFonts w:ascii="Aptos" w:hAnsi="Aptos" w:cs="Calibri"/>
                      <w:sz w:val="22"/>
                      <w:szCs w:val="22"/>
                    </w:rPr>
                    <w:t>better than Bimzelx and Cosentyx)</w:t>
                  </w:r>
                  <w:r w:rsidR="007E0E8F">
                    <w:rPr>
                      <w:rFonts w:ascii="Aptos" w:hAnsi="Aptos" w:cs="Calibri"/>
                      <w:sz w:val="22"/>
                      <w:szCs w:val="22"/>
                    </w:rPr>
                    <w:t>; full data in Q2 2026</w:t>
                  </w:r>
                </w:p>
                <w:p w14:paraId="7E376590" w14:textId="0AA78281" w:rsidR="009F0F89" w:rsidRPr="009F0F89" w:rsidRDefault="00AB131A" w:rsidP="009F0F89">
                  <w:pPr>
                    <w:pStyle w:val="ListParagraph"/>
                    <w:keepNext/>
                    <w:numPr>
                      <w:ilvl w:val="2"/>
                      <w:numId w:val="5"/>
                    </w:numPr>
                    <w:rPr>
                      <w:rFonts w:ascii="Aptos" w:hAnsi="Aptos" w:cs="Calibri"/>
                      <w:sz w:val="22"/>
                      <w:szCs w:val="22"/>
                    </w:rPr>
                  </w:pPr>
                  <w:commentRangeStart w:id="3"/>
                  <w:r>
                    <w:rPr>
                      <w:rFonts w:ascii="Aptos" w:hAnsi="Aptos" w:cs="Calibri"/>
                      <w:sz w:val="22"/>
                      <w:szCs w:val="22"/>
                    </w:rPr>
                    <w:t xml:space="preserve">The VELA trials are still ongoing and </w:t>
                  </w:r>
                  <w:r w:rsidR="0001562A" w:rsidRPr="0001562A">
                    <w:rPr>
                      <w:rFonts w:ascii="Aptos" w:hAnsi="Aptos" w:cs="Calibri"/>
                      <w:sz w:val="22"/>
                      <w:szCs w:val="22"/>
                    </w:rPr>
                    <w:t xml:space="preserve">MoonLake did not specify how many patients had reached the </w:t>
                  </w:r>
                  <w:r w:rsidR="005F1946" w:rsidRPr="0001562A">
                    <w:rPr>
                      <w:rFonts w:ascii="Aptos" w:hAnsi="Aptos" w:cs="Calibri"/>
                      <w:sz w:val="22"/>
                      <w:szCs w:val="22"/>
                    </w:rPr>
                    <w:t>52-week</w:t>
                  </w:r>
                  <w:r w:rsidR="0001562A" w:rsidRPr="0001562A">
                    <w:rPr>
                      <w:rFonts w:ascii="Aptos" w:hAnsi="Aptos" w:cs="Calibri"/>
                      <w:sz w:val="22"/>
                      <w:szCs w:val="22"/>
                    </w:rPr>
                    <w:t xml:space="preserve"> timepoint</w:t>
                  </w:r>
                  <w:r>
                    <w:rPr>
                      <w:rFonts w:ascii="Aptos" w:hAnsi="Aptos" w:cs="Calibri"/>
                      <w:sz w:val="22"/>
                      <w:szCs w:val="22"/>
                    </w:rPr>
                    <w:t>;</w:t>
                  </w:r>
                  <w:r w:rsidR="007E0CAC">
                    <w:rPr>
                      <w:rFonts w:ascii="Aptos" w:hAnsi="Aptos" w:cs="Calibri"/>
                      <w:sz w:val="22"/>
                      <w:szCs w:val="22"/>
                    </w:rPr>
                    <w:t xml:space="preserve"> data </w:t>
                  </w:r>
                  <w:r w:rsidR="007E0CAC" w:rsidRPr="007E0CAC">
                    <w:rPr>
                      <w:rFonts w:ascii="Aptos" w:hAnsi="Aptos" w:cs="Calibri"/>
                      <w:sz w:val="22"/>
                      <w:szCs w:val="22"/>
                    </w:rPr>
                    <w:t xml:space="preserve">are subject to change </w:t>
                  </w:r>
                  <w:r w:rsidR="00712758">
                    <w:rPr>
                      <w:rFonts w:ascii="Aptos" w:hAnsi="Aptos" w:cs="Calibri"/>
                      <w:sz w:val="22"/>
                      <w:szCs w:val="22"/>
                    </w:rPr>
                    <w:t>when</w:t>
                  </w:r>
                  <w:r w:rsidR="007E0CAC" w:rsidRPr="007E0CAC">
                    <w:rPr>
                      <w:rFonts w:ascii="Aptos" w:hAnsi="Aptos" w:cs="Calibri"/>
                      <w:sz w:val="22"/>
                      <w:szCs w:val="22"/>
                    </w:rPr>
                    <w:t xml:space="preserve"> final clinical study reports are released</w:t>
                  </w:r>
                  <w:commentRangeEnd w:id="3"/>
                  <w:r w:rsidR="005C0CD7" w:rsidRPr="009F0F89">
                    <w:rPr>
                      <w:rStyle w:val="CommentReference"/>
                      <w:rFonts w:ascii="Aptos" w:hAnsi="Aptos" w:cs="Calibri"/>
                      <w:sz w:val="22"/>
                      <w:szCs w:val="22"/>
                    </w:rPr>
                    <w:commentReference w:id="3"/>
                  </w:r>
                </w:p>
                <w:p w14:paraId="5145C903" w14:textId="77777777" w:rsidR="00433EF5" w:rsidRDefault="00433EF5" w:rsidP="1ECFDDF7">
                  <w:pPr>
                    <w:keepNext/>
                    <w:rPr>
                      <w:rFonts w:ascii="Aptos" w:eastAsia="Calibri" w:hAnsi="Aptos" w:cs="Calibri"/>
                      <w:b/>
                      <w:bCs/>
                      <w:color w:val="071D49"/>
                      <w:sz w:val="28"/>
                      <w:szCs w:val="28"/>
                    </w:rPr>
                  </w:pPr>
                </w:p>
                <w:p w14:paraId="3F943502" w14:textId="63E7DE3D" w:rsidR="00913910" w:rsidRPr="009C1B24" w:rsidRDefault="00913910" w:rsidP="1ECFDDF7">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Pr="1ECFDDF7">
                    <w:rPr>
                      <w:rFonts w:ascii="Aptos" w:eastAsia="Calibri" w:hAnsi="Aptos" w:cs="Calibri"/>
                      <w:b/>
                      <w:bCs/>
                      <w:color w:val="E97132"/>
                      <w:sz w:val="28"/>
                      <w:szCs w:val="28"/>
                    </w:rPr>
                    <w:t>MEDIUM</w:t>
                  </w:r>
                  <w:r w:rsidR="0082747D" w:rsidRPr="1ECFDDF7">
                    <w:rPr>
                      <w:rFonts w:ascii="Aptos" w:eastAsia="Calibri" w:hAnsi="Aptos" w:cs="Calibri"/>
                      <w:b/>
                      <w:bCs/>
                      <w:color w:val="E97132"/>
                      <w:sz w:val="28"/>
                      <w:szCs w:val="28"/>
                    </w:rPr>
                    <w:t xml:space="preserve"> </w:t>
                  </w:r>
                </w:p>
                <w:p w14:paraId="4B5EA5A2" w14:textId="1B2E5469" w:rsidR="00202242" w:rsidRPr="00DD01A7" w:rsidRDefault="00823187" w:rsidP="003D205A">
                  <w:pPr>
                    <w:pStyle w:val="ListParagraph"/>
                    <w:keepNext/>
                    <w:numPr>
                      <w:ilvl w:val="0"/>
                      <w:numId w:val="5"/>
                    </w:numPr>
                    <w:ind w:left="720"/>
                    <w:rPr>
                      <w:rFonts w:ascii="Aptos" w:hAnsi="Aptos" w:cs="Calibri"/>
                      <w:sz w:val="22"/>
                      <w:szCs w:val="22"/>
                    </w:rPr>
                  </w:pPr>
                  <w:r>
                    <w:rPr>
                      <w:rFonts w:ascii="Aptos" w:hAnsi="Aptos" w:cs="Calibri"/>
                      <w:sz w:val="22"/>
                      <w:szCs w:val="22"/>
                    </w:rPr>
                    <w:t>Moon</w:t>
                  </w:r>
                  <w:r w:rsidR="00452B95">
                    <w:rPr>
                      <w:rFonts w:ascii="Aptos" w:hAnsi="Aptos" w:cs="Calibri"/>
                      <w:sz w:val="22"/>
                      <w:szCs w:val="22"/>
                    </w:rPr>
                    <w:t>lake is</w:t>
                  </w:r>
                  <w:r w:rsidR="00202242" w:rsidRPr="00DD01A7">
                    <w:rPr>
                      <w:rFonts w:ascii="Aptos" w:hAnsi="Aptos" w:cs="Calibri"/>
                      <w:sz w:val="22"/>
                      <w:szCs w:val="22"/>
                    </w:rPr>
                    <w:t xml:space="preserve"> </w:t>
                  </w:r>
                  <w:r w:rsidR="00202242" w:rsidRPr="003D205A">
                    <w:rPr>
                      <w:rFonts w:ascii="Aptos" w:hAnsi="Aptos" w:cs="Calibri"/>
                      <w:color w:val="000000" w:themeColor="text1"/>
                      <w:sz w:val="22"/>
                      <w:szCs w:val="22"/>
                      <w:lang w:val="en-GB"/>
                    </w:rPr>
                    <w:t>positioning</w:t>
                  </w:r>
                  <w:r w:rsidR="00202242" w:rsidRPr="00DD01A7">
                    <w:rPr>
                      <w:rFonts w:ascii="Aptos" w:hAnsi="Aptos" w:cs="Calibri"/>
                      <w:sz w:val="22"/>
                      <w:szCs w:val="22"/>
                    </w:rPr>
                    <w:t xml:space="preserve"> sonelokimab as</w:t>
                  </w:r>
                  <w:r w:rsidR="0003168B">
                    <w:rPr>
                      <w:rFonts w:ascii="Aptos" w:hAnsi="Aptos" w:cs="Calibri"/>
                      <w:sz w:val="22"/>
                      <w:szCs w:val="22"/>
                    </w:rPr>
                    <w:t xml:space="preserve"> a next-generation</w:t>
                  </w:r>
                  <w:r w:rsidR="002267F1">
                    <w:rPr>
                      <w:rFonts w:ascii="Aptos" w:hAnsi="Aptos" w:cs="Calibri"/>
                      <w:sz w:val="22"/>
                      <w:szCs w:val="22"/>
                    </w:rPr>
                    <w:t xml:space="preserve"> tri</w:t>
                  </w:r>
                  <w:r w:rsidR="00E96C80">
                    <w:rPr>
                      <w:rFonts w:ascii="Aptos" w:hAnsi="Aptos" w:cs="Calibri"/>
                      <w:sz w:val="22"/>
                      <w:szCs w:val="22"/>
                    </w:rPr>
                    <w:t>-s</w:t>
                  </w:r>
                  <w:r w:rsidR="002267F1">
                    <w:rPr>
                      <w:rFonts w:ascii="Aptos" w:hAnsi="Aptos" w:cs="Calibri"/>
                      <w:sz w:val="22"/>
                      <w:szCs w:val="22"/>
                    </w:rPr>
                    <w:t>pecific</w:t>
                  </w:r>
                  <w:r w:rsidR="00F94DB5">
                    <w:rPr>
                      <w:rFonts w:ascii="Aptos" w:hAnsi="Aptos" w:cs="Calibri"/>
                      <w:sz w:val="22"/>
                      <w:szCs w:val="22"/>
                    </w:rPr>
                    <w:t xml:space="preserve"> </w:t>
                  </w:r>
                  <w:r w:rsidR="00E96C80">
                    <w:rPr>
                      <w:rFonts w:ascii="Aptos" w:hAnsi="Aptos" w:cs="Calibri"/>
                      <w:sz w:val="22"/>
                      <w:szCs w:val="22"/>
                    </w:rPr>
                    <w:t>IL</w:t>
                  </w:r>
                  <w:r w:rsidR="0016042E">
                    <w:rPr>
                      <w:rFonts w:ascii="Aptos" w:hAnsi="Aptos" w:cs="Calibri"/>
                      <w:sz w:val="22"/>
                      <w:szCs w:val="22"/>
                    </w:rPr>
                    <w:t>-17A/F nanobody</w:t>
                  </w:r>
                  <w:r w:rsidR="002B6665">
                    <w:rPr>
                      <w:rFonts w:ascii="Aptos" w:hAnsi="Aptos" w:cs="Calibri"/>
                      <w:sz w:val="22"/>
                      <w:szCs w:val="22"/>
                    </w:rPr>
                    <w:t xml:space="preserve"> </w:t>
                  </w:r>
                  <w:r w:rsidR="00FE6F8A">
                    <w:rPr>
                      <w:rFonts w:ascii="Aptos" w:hAnsi="Aptos" w:cs="Calibri"/>
                      <w:sz w:val="22"/>
                      <w:szCs w:val="22"/>
                    </w:rPr>
                    <w:t xml:space="preserve">with </w:t>
                  </w:r>
                  <w:r w:rsidR="00764612">
                    <w:rPr>
                      <w:rFonts w:ascii="Aptos" w:hAnsi="Aptos" w:cs="Calibri"/>
                      <w:sz w:val="22"/>
                      <w:szCs w:val="22"/>
                    </w:rPr>
                    <w:t>a</w:t>
                  </w:r>
                  <w:r w:rsidR="00202242" w:rsidRPr="00DD01A7">
                    <w:rPr>
                      <w:rFonts w:ascii="Aptos" w:hAnsi="Aptos" w:cs="Calibri"/>
                      <w:sz w:val="22"/>
                      <w:szCs w:val="22"/>
                    </w:rPr>
                    <w:t xml:space="preserve"> favorable safety profile</w:t>
                  </w:r>
                </w:p>
                <w:p w14:paraId="4D237D05" w14:textId="14336549" w:rsidR="00202242" w:rsidRDefault="00936416" w:rsidP="69FAB384">
                  <w:pPr>
                    <w:pStyle w:val="ListParagraph"/>
                    <w:keepNext/>
                    <w:numPr>
                      <w:ilvl w:val="1"/>
                      <w:numId w:val="5"/>
                    </w:numPr>
                    <w:ind w:left="1440"/>
                    <w:rPr>
                      <w:rFonts w:ascii="Aptos" w:hAnsi="Aptos" w:cs="Calibri"/>
                      <w:sz w:val="22"/>
                      <w:szCs w:val="22"/>
                    </w:rPr>
                  </w:pPr>
                  <w:r>
                    <w:rPr>
                      <w:rFonts w:ascii="Aptos" w:hAnsi="Aptos" w:cs="Calibri"/>
                      <w:sz w:val="22"/>
                      <w:szCs w:val="22"/>
                    </w:rPr>
                    <w:t>Highlighted</w:t>
                  </w:r>
                  <w:r w:rsidR="00FE6F8A">
                    <w:rPr>
                      <w:rFonts w:ascii="Aptos" w:hAnsi="Aptos" w:cs="Calibri"/>
                      <w:sz w:val="22"/>
                      <w:szCs w:val="22"/>
                    </w:rPr>
                    <w:t xml:space="preserve"> “</w:t>
                  </w:r>
                  <w:r w:rsidR="00FE6F8A" w:rsidRPr="00B713B4">
                    <w:rPr>
                      <w:rFonts w:ascii="Aptos" w:hAnsi="Aptos" w:cs="Calibri"/>
                      <w:i/>
                      <w:sz w:val="22"/>
                      <w:szCs w:val="22"/>
                    </w:rPr>
                    <w:t>disease modifying</w:t>
                  </w:r>
                  <w:r w:rsidR="00FE6F8A">
                    <w:rPr>
                      <w:rFonts w:ascii="Aptos" w:hAnsi="Aptos" w:cs="Calibri"/>
                      <w:sz w:val="22"/>
                      <w:szCs w:val="22"/>
                    </w:rPr>
                    <w:t xml:space="preserve">” potential in AxSpA. While </w:t>
                  </w:r>
                  <w:r w:rsidR="000B700E">
                    <w:rPr>
                      <w:rFonts w:ascii="Aptos" w:hAnsi="Aptos" w:cs="Calibri"/>
                      <w:sz w:val="22"/>
                      <w:szCs w:val="22"/>
                    </w:rPr>
                    <w:t>s</w:t>
                  </w:r>
                  <w:r w:rsidR="00202242" w:rsidRPr="00DD01A7">
                    <w:rPr>
                      <w:rFonts w:ascii="Aptos" w:hAnsi="Aptos" w:cs="Calibri"/>
                      <w:sz w:val="22"/>
                      <w:szCs w:val="22"/>
                    </w:rPr>
                    <w:t xml:space="preserve">onelokimab </w:t>
                  </w:r>
                  <w:r w:rsidR="008D23B6" w:rsidRPr="00DD01A7">
                    <w:rPr>
                      <w:rFonts w:ascii="Aptos" w:hAnsi="Aptos" w:cs="Calibri"/>
                      <w:sz w:val="22"/>
                      <w:szCs w:val="22"/>
                    </w:rPr>
                    <w:t>offer</w:t>
                  </w:r>
                  <w:r w:rsidR="008D23B6">
                    <w:rPr>
                      <w:rFonts w:ascii="Aptos" w:hAnsi="Aptos" w:cs="Calibri"/>
                      <w:sz w:val="22"/>
                      <w:szCs w:val="22"/>
                    </w:rPr>
                    <w:t>ed</w:t>
                  </w:r>
                  <w:r w:rsidR="008D23B6" w:rsidRPr="00DD01A7">
                    <w:rPr>
                      <w:rFonts w:ascii="Aptos" w:hAnsi="Aptos" w:cs="Calibri"/>
                      <w:sz w:val="22"/>
                      <w:szCs w:val="22"/>
                    </w:rPr>
                    <w:t xml:space="preserve"> </w:t>
                  </w:r>
                  <w:r w:rsidR="00202242" w:rsidRPr="00DD01A7">
                    <w:rPr>
                      <w:rFonts w:ascii="Aptos" w:hAnsi="Aptos" w:cs="Calibri"/>
                      <w:sz w:val="22"/>
                      <w:szCs w:val="22"/>
                    </w:rPr>
                    <w:t xml:space="preserve">compelling Phase 2 data; however, results were generated in a small cohort (~30 </w:t>
                  </w:r>
                  <w:r w:rsidR="00202242" w:rsidRPr="00DD01A7">
                    <w:rPr>
                      <w:rFonts w:ascii="Aptos" w:hAnsi="Aptos" w:cs="Calibri"/>
                      <w:sz w:val="22"/>
                      <w:szCs w:val="22"/>
                    </w:rPr>
                    <w:lastRenderedPageBreak/>
                    <w:t>patients), open label study without placebo group, making Phase 3 confirmation critical to validate magnitude, durability</w:t>
                  </w:r>
                  <w:r w:rsidR="00AC7A13">
                    <w:rPr>
                      <w:rFonts w:ascii="Aptos" w:hAnsi="Aptos" w:cs="Calibri"/>
                      <w:sz w:val="22"/>
                      <w:szCs w:val="22"/>
                    </w:rPr>
                    <w:t>,</w:t>
                  </w:r>
                  <w:r w:rsidR="00202242" w:rsidRPr="00DD01A7">
                    <w:rPr>
                      <w:rFonts w:ascii="Aptos" w:hAnsi="Aptos" w:cs="Calibri"/>
                      <w:sz w:val="22"/>
                      <w:szCs w:val="22"/>
                    </w:rPr>
                    <w:t xml:space="preserve"> and competitive differentiation</w:t>
                  </w:r>
                </w:p>
                <w:p w14:paraId="252A3510" w14:textId="02A6EEDE" w:rsidR="0034548D" w:rsidRDefault="00936416" w:rsidP="00E65B67">
                  <w:pPr>
                    <w:pStyle w:val="ListParagraph"/>
                    <w:keepNext/>
                    <w:numPr>
                      <w:ilvl w:val="1"/>
                      <w:numId w:val="5"/>
                    </w:numPr>
                    <w:ind w:left="1440"/>
                    <w:rPr>
                      <w:rFonts w:ascii="Aptos" w:hAnsi="Aptos" w:cs="Calibri"/>
                      <w:sz w:val="22"/>
                      <w:szCs w:val="22"/>
                    </w:rPr>
                  </w:pPr>
                  <w:r>
                    <w:rPr>
                      <w:rFonts w:ascii="Aptos" w:hAnsi="Aptos" w:cs="Calibri"/>
                      <w:sz w:val="22"/>
                      <w:szCs w:val="22"/>
                    </w:rPr>
                    <w:t xml:space="preserve">Management </w:t>
                  </w:r>
                  <w:r w:rsidR="004F2373">
                    <w:rPr>
                      <w:rFonts w:ascii="Aptos" w:hAnsi="Aptos" w:cs="Calibri"/>
                      <w:sz w:val="22"/>
                      <w:szCs w:val="22"/>
                    </w:rPr>
                    <w:t>bullish around</w:t>
                  </w:r>
                  <w:r w:rsidR="00B03E95">
                    <w:rPr>
                      <w:rFonts w:ascii="Aptos" w:hAnsi="Aptos" w:cs="Calibri"/>
                      <w:sz w:val="22"/>
                      <w:szCs w:val="22"/>
                    </w:rPr>
                    <w:t xml:space="preserve"> regulatory submission pathway for</w:t>
                  </w:r>
                  <w:r w:rsidR="00E72FF4">
                    <w:rPr>
                      <w:rFonts w:ascii="Aptos" w:hAnsi="Aptos" w:cs="Calibri"/>
                      <w:sz w:val="22"/>
                      <w:szCs w:val="22"/>
                    </w:rPr>
                    <w:t xml:space="preserve"> HS </w:t>
                  </w:r>
                  <w:r w:rsidR="00B03E95">
                    <w:rPr>
                      <w:rFonts w:ascii="Aptos" w:hAnsi="Aptos" w:cs="Calibri"/>
                      <w:sz w:val="22"/>
                      <w:szCs w:val="22"/>
                    </w:rPr>
                    <w:t xml:space="preserve">without need for additional studies </w:t>
                  </w:r>
                  <w:r w:rsidR="00E72FF4">
                    <w:rPr>
                      <w:rFonts w:ascii="Aptos" w:hAnsi="Aptos" w:cs="Calibri"/>
                      <w:sz w:val="22"/>
                      <w:szCs w:val="22"/>
                    </w:rPr>
                    <w:t>despite mixed Ph3 results; continues to bel</w:t>
                  </w:r>
                  <w:r w:rsidR="00B035F2">
                    <w:rPr>
                      <w:rFonts w:ascii="Aptos" w:hAnsi="Aptos" w:cs="Calibri"/>
                      <w:sz w:val="22"/>
                      <w:szCs w:val="22"/>
                    </w:rPr>
                    <w:t xml:space="preserve">ieve asset </w:t>
                  </w:r>
                  <w:r w:rsidR="002E6CE0">
                    <w:rPr>
                      <w:rFonts w:ascii="Aptos" w:hAnsi="Aptos" w:cs="Calibri"/>
                      <w:sz w:val="22"/>
                      <w:szCs w:val="22"/>
                    </w:rPr>
                    <w:t xml:space="preserve">is </w:t>
                  </w:r>
                  <w:r w:rsidR="00B035F2">
                    <w:rPr>
                      <w:rFonts w:ascii="Aptos" w:hAnsi="Aptos" w:cs="Calibri"/>
                      <w:sz w:val="22"/>
                      <w:szCs w:val="22"/>
                    </w:rPr>
                    <w:t>well positioned to be differentiated vs on market competitors</w:t>
                  </w:r>
                </w:p>
                <w:p w14:paraId="5E2C6573" w14:textId="77777777" w:rsidR="00F63F56" w:rsidRPr="00F63F56" w:rsidRDefault="00F63F56" w:rsidP="00F63F56">
                  <w:pPr>
                    <w:pStyle w:val="ListParagraph"/>
                    <w:keepNext/>
                    <w:ind w:left="1440"/>
                    <w:rPr>
                      <w:rFonts w:ascii="Aptos" w:hAnsi="Aptos" w:cs="Calibri"/>
                      <w:sz w:val="22"/>
                      <w:szCs w:val="22"/>
                    </w:rPr>
                  </w:pPr>
                </w:p>
                <w:p w14:paraId="06D7094D" w14:textId="30C693DE" w:rsidR="00913910" w:rsidRPr="009C1B24" w:rsidRDefault="00913910" w:rsidP="69FAB384">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 xml:space="preserve">Why it matters </w:t>
                  </w:r>
                  <w:r w:rsidRPr="009C1B24">
                    <w:rPr>
                      <w:rFonts w:ascii="Aptos" w:eastAsia="Calibri" w:hAnsi="Aptos" w:cs="Calibri"/>
                      <w:color w:val="0070C0"/>
                      <w:sz w:val="28"/>
                      <w:szCs w:val="28"/>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62E1DC66" w14:textId="66DC670F" w:rsidR="00B72E98" w:rsidRPr="00F34EA9" w:rsidRDefault="00B72E98" w:rsidP="00F34EA9">
                  <w:pPr>
                    <w:pStyle w:val="ListParagraph"/>
                    <w:keepNext/>
                    <w:numPr>
                      <w:ilvl w:val="0"/>
                      <w:numId w:val="5"/>
                    </w:numPr>
                    <w:ind w:left="720"/>
                    <w:rPr>
                      <w:rFonts w:ascii="Aptos" w:hAnsi="Aptos" w:cs="Calibri"/>
                      <w:color w:val="000000" w:themeColor="text1"/>
                      <w:sz w:val="22"/>
                      <w:szCs w:val="22"/>
                      <w:lang w:val="en-GB"/>
                    </w:rPr>
                  </w:pPr>
                  <w:r w:rsidRPr="00245691">
                    <w:rPr>
                      <w:rFonts w:ascii="Aptos" w:hAnsi="Aptos" w:cs="Calibri"/>
                      <w:color w:val="000000" w:themeColor="text1"/>
                      <w:sz w:val="22"/>
                      <w:szCs w:val="22"/>
                      <w:lang w:val="en-GB"/>
                    </w:rPr>
                    <w:t xml:space="preserve">Sonelokimab underpins MoonLake’s portfolio strategy, with multi-indication expansion across </w:t>
                  </w:r>
                  <w:r w:rsidRPr="00AA478C">
                    <w:rPr>
                      <w:rFonts w:ascii="Aptos" w:hAnsi="Aptos" w:cs="Calibri"/>
                      <w:color w:val="000000" w:themeColor="text1"/>
                      <w:sz w:val="22"/>
                      <w:szCs w:val="22"/>
                      <w:lang w:val="en-GB"/>
                    </w:rPr>
                    <w:t xml:space="preserve">immunology </w:t>
                  </w:r>
                  <w:r w:rsidRPr="00245691">
                    <w:rPr>
                      <w:rFonts w:ascii="Aptos" w:hAnsi="Aptos" w:cs="Calibri"/>
                      <w:color w:val="000000" w:themeColor="text1"/>
                      <w:sz w:val="22"/>
                      <w:szCs w:val="22"/>
                      <w:lang w:val="en-GB"/>
                    </w:rPr>
                    <w:t>supporting its narrative as a pipeline-in-a-product with broad immunomodulatory potential</w:t>
                  </w:r>
                </w:p>
                <w:p w14:paraId="5CED7D58" w14:textId="2A4D21C4" w:rsidR="00B72E98" w:rsidRDefault="006533EF" w:rsidP="00F34EA9">
                  <w:pPr>
                    <w:pStyle w:val="ListParagraph"/>
                    <w:keepNext/>
                    <w:numPr>
                      <w:ilvl w:val="0"/>
                      <w:numId w:val="5"/>
                    </w:numPr>
                    <w:ind w:left="720"/>
                    <w:rPr>
                      <w:rFonts w:ascii="Aptos" w:eastAsia="Calibri" w:hAnsi="Aptos" w:cs="Calibri"/>
                      <w:sz w:val="22"/>
                      <w:szCs w:val="22"/>
                      <w:lang w:val="en-GB" w:eastAsia="ja-JP"/>
                    </w:rPr>
                  </w:pPr>
                  <w:r>
                    <w:rPr>
                      <w:rFonts w:ascii="Aptos" w:hAnsi="Aptos" w:cs="Calibri"/>
                      <w:sz w:val="22"/>
                      <w:szCs w:val="22"/>
                    </w:rPr>
                    <w:t>S</w:t>
                  </w:r>
                  <w:r w:rsidR="009C4342">
                    <w:rPr>
                      <w:rFonts w:ascii="Aptos" w:hAnsi="Aptos" w:cs="Calibri"/>
                      <w:sz w:val="22"/>
                      <w:szCs w:val="22"/>
                    </w:rPr>
                    <w:t>onelo</w:t>
                  </w:r>
                  <w:r w:rsidR="00E80A0E">
                    <w:rPr>
                      <w:rFonts w:ascii="Aptos" w:hAnsi="Aptos" w:cs="Calibri"/>
                      <w:sz w:val="22"/>
                      <w:szCs w:val="22"/>
                    </w:rPr>
                    <w:t>kimab</w:t>
                  </w:r>
                  <w:r w:rsidR="0053006B">
                    <w:rPr>
                      <w:rFonts w:ascii="Aptos" w:hAnsi="Aptos" w:cs="Calibri"/>
                      <w:sz w:val="22"/>
                      <w:szCs w:val="22"/>
                    </w:rPr>
                    <w:t xml:space="preserve"> is </w:t>
                  </w:r>
                  <w:r w:rsidR="00A345BC">
                    <w:rPr>
                      <w:rFonts w:ascii="Aptos" w:hAnsi="Aptos" w:cs="Calibri"/>
                      <w:sz w:val="22"/>
                      <w:szCs w:val="22"/>
                    </w:rPr>
                    <w:t xml:space="preserve">seeking to “break </w:t>
                  </w:r>
                  <w:r w:rsidR="00A345BC" w:rsidRPr="00F34EA9">
                    <w:rPr>
                      <w:rFonts w:ascii="Aptos" w:hAnsi="Aptos" w:cs="Calibri"/>
                      <w:color w:val="000000" w:themeColor="text1"/>
                      <w:sz w:val="22"/>
                      <w:szCs w:val="22"/>
                      <w:lang w:val="en-GB"/>
                    </w:rPr>
                    <w:t>the</w:t>
                  </w:r>
                  <w:r w:rsidR="00A345BC">
                    <w:rPr>
                      <w:rFonts w:ascii="Aptos" w:hAnsi="Aptos" w:cs="Calibri"/>
                      <w:sz w:val="22"/>
                      <w:szCs w:val="22"/>
                    </w:rPr>
                    <w:t xml:space="preserve"> treatment level” with a next generation </w:t>
                  </w:r>
                  <w:r w:rsidR="00A7470D">
                    <w:rPr>
                      <w:rFonts w:ascii="Aptos" w:hAnsi="Aptos" w:cs="Calibri"/>
                      <w:sz w:val="22"/>
                      <w:szCs w:val="22"/>
                    </w:rPr>
                    <w:t>multi-domain approach</w:t>
                  </w:r>
                  <w:r w:rsidR="00D30D82">
                    <w:rPr>
                      <w:rFonts w:ascii="Aptos" w:hAnsi="Aptos" w:cs="Calibri"/>
                      <w:sz w:val="22"/>
                      <w:szCs w:val="22"/>
                    </w:rPr>
                    <w:t xml:space="preserve"> that</w:t>
                  </w:r>
                  <w:r w:rsidR="00BD4564">
                    <w:rPr>
                      <w:rFonts w:ascii="Aptos" w:hAnsi="Aptos" w:cs="Calibri"/>
                      <w:sz w:val="22"/>
                      <w:szCs w:val="22"/>
                    </w:rPr>
                    <w:t xml:space="preserve"> aims at</w:t>
                  </w:r>
                  <w:r w:rsidR="00D30D82">
                    <w:rPr>
                      <w:rFonts w:ascii="Aptos" w:hAnsi="Aptos" w:cs="Calibri"/>
                      <w:sz w:val="22"/>
                      <w:szCs w:val="22"/>
                    </w:rPr>
                    <w:t xml:space="preserve"> </w:t>
                  </w:r>
                  <w:r w:rsidR="00BD4564">
                    <w:rPr>
                      <w:rFonts w:ascii="Aptos" w:hAnsi="Aptos" w:cs="Calibri"/>
                      <w:sz w:val="22"/>
                      <w:szCs w:val="22"/>
                    </w:rPr>
                    <w:t>“</w:t>
                  </w:r>
                  <w:r w:rsidR="00D30D82">
                    <w:rPr>
                      <w:rFonts w:ascii="Aptos" w:hAnsi="Aptos" w:cs="Calibri"/>
                      <w:sz w:val="22"/>
                      <w:szCs w:val="22"/>
                    </w:rPr>
                    <w:t>chang</w:t>
                  </w:r>
                  <w:r w:rsidR="00BD4564">
                    <w:rPr>
                      <w:rFonts w:ascii="Aptos" w:hAnsi="Aptos" w:cs="Calibri"/>
                      <w:sz w:val="22"/>
                      <w:szCs w:val="22"/>
                    </w:rPr>
                    <w:t>ing</w:t>
                  </w:r>
                  <w:r w:rsidR="00D30D82">
                    <w:rPr>
                      <w:rFonts w:ascii="Aptos" w:hAnsi="Aptos" w:cs="Calibri"/>
                      <w:sz w:val="22"/>
                      <w:szCs w:val="22"/>
                    </w:rPr>
                    <w:t xml:space="preserve"> the treatment paradigm</w:t>
                  </w:r>
                  <w:r w:rsidR="00BD4564">
                    <w:rPr>
                      <w:rFonts w:ascii="Aptos" w:hAnsi="Aptos" w:cs="Calibri"/>
                      <w:sz w:val="22"/>
                      <w:szCs w:val="22"/>
                    </w:rPr>
                    <w:t>”</w:t>
                  </w:r>
                  <w:r w:rsidR="00D30D82">
                    <w:rPr>
                      <w:rFonts w:ascii="Aptos" w:hAnsi="Aptos" w:cs="Calibri"/>
                      <w:sz w:val="22"/>
                      <w:szCs w:val="22"/>
                    </w:rPr>
                    <w:t xml:space="preserve"> </w:t>
                  </w:r>
                  <w:r w:rsidR="00D35994">
                    <w:rPr>
                      <w:rFonts w:ascii="Aptos" w:hAnsi="Aptos" w:cs="Calibri"/>
                      <w:sz w:val="22"/>
                      <w:szCs w:val="22"/>
                    </w:rPr>
                    <w:t>across disease states</w:t>
                  </w:r>
                </w:p>
                <w:p w14:paraId="23B337EA" w14:textId="77777777" w:rsidR="00383376" w:rsidRDefault="00383376" w:rsidP="69FAB384">
                  <w:pPr>
                    <w:keepNext/>
                    <w:rPr>
                      <w:rFonts w:ascii="Aptos" w:eastAsia="Calibri" w:hAnsi="Aptos" w:cs="Calibri"/>
                      <w:b/>
                      <w:color w:val="071D49"/>
                      <w:sz w:val="28"/>
                      <w:szCs w:val="28"/>
                    </w:rPr>
                  </w:pPr>
                </w:p>
                <w:p w14:paraId="34B7DCF7" w14:textId="5A9BBD1F" w:rsidR="003B1AD7" w:rsidRDefault="003B1AD7"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Tell me more:</w:t>
                  </w:r>
                </w:p>
                <w:p w14:paraId="0C3C80E1" w14:textId="3FCC7B36" w:rsidR="00B15AB3" w:rsidRDefault="00B15AB3" w:rsidP="69FAB384">
                  <w:pPr>
                    <w:keepNext/>
                    <w:rPr>
                      <w:rFonts w:ascii="Aptos" w:eastAsia="Calibri" w:hAnsi="Aptos" w:cs="Calibri"/>
                      <w:b/>
                      <w:color w:val="000000" w:themeColor="text1"/>
                      <w:sz w:val="22"/>
                      <w:szCs w:val="22"/>
                      <w:lang w:eastAsia="ko-KR"/>
                      <w14:ligatures w14:val="standardContextual"/>
                    </w:rPr>
                  </w:pPr>
                  <w:r w:rsidRPr="00F7245D">
                    <w:rPr>
                      <w:rFonts w:ascii="Aptos" w:eastAsia="Calibri" w:hAnsi="Aptos" w:cs="Calibri"/>
                      <w:b/>
                      <w:color w:val="000000" w:themeColor="text1"/>
                      <w:sz w:val="22"/>
                      <w:szCs w:val="22"/>
                      <w:lang w:eastAsia="ko-KR"/>
                      <w14:ligatures w14:val="standardContextual"/>
                    </w:rPr>
                    <w:t>Financial Highlights</w:t>
                  </w:r>
                </w:p>
                <w:p w14:paraId="2F94E647" w14:textId="6860D059" w:rsidR="00F7245D" w:rsidRPr="006C685D" w:rsidRDefault="00F7245D" w:rsidP="003D205A">
                  <w:pPr>
                    <w:pStyle w:val="ListParagraph"/>
                    <w:keepNext/>
                    <w:numPr>
                      <w:ilvl w:val="0"/>
                      <w:numId w:val="5"/>
                    </w:numPr>
                    <w:ind w:left="720"/>
                    <w:rPr>
                      <w:rFonts w:ascii="Aptos" w:eastAsia="Calibri" w:hAnsi="Aptos" w:cs="Calibri"/>
                      <w:sz w:val="22"/>
                      <w:szCs w:val="22"/>
                    </w:rPr>
                  </w:pPr>
                  <w:r w:rsidRPr="006C685D">
                    <w:rPr>
                      <w:rFonts w:ascii="Aptos" w:eastAsia="Calibri" w:hAnsi="Aptos" w:cs="Calibri"/>
                      <w:sz w:val="22"/>
                      <w:szCs w:val="22"/>
                    </w:rPr>
                    <w:t xml:space="preserve">Cash &amp; </w:t>
                  </w:r>
                  <w:r w:rsidRPr="003D205A">
                    <w:rPr>
                      <w:rFonts w:ascii="Aptos" w:hAnsi="Aptos" w:cs="Calibri"/>
                      <w:color w:val="000000" w:themeColor="text1"/>
                      <w:sz w:val="22"/>
                      <w:szCs w:val="22"/>
                      <w:lang w:val="en-GB"/>
                    </w:rPr>
                    <w:t>equivalents</w:t>
                  </w:r>
                  <w:r w:rsidRPr="006C685D">
                    <w:rPr>
                      <w:rFonts w:ascii="Aptos" w:eastAsia="Calibri" w:hAnsi="Aptos" w:cs="Calibri"/>
                      <w:sz w:val="22"/>
                      <w:szCs w:val="22"/>
                    </w:rPr>
                    <w:t>: $394 M (vs $32</w:t>
                  </w:r>
                  <w:r>
                    <w:rPr>
                      <w:rFonts w:ascii="Aptos" w:eastAsia="Calibri" w:hAnsi="Aptos" w:cs="Calibri"/>
                      <w:sz w:val="22"/>
                      <w:szCs w:val="22"/>
                    </w:rPr>
                    <w:t>2</w:t>
                  </w:r>
                  <w:r w:rsidRPr="006C685D">
                    <w:rPr>
                      <w:rFonts w:ascii="Aptos" w:eastAsia="Calibri" w:hAnsi="Aptos" w:cs="Calibri"/>
                      <w:sz w:val="22"/>
                      <w:szCs w:val="22"/>
                    </w:rPr>
                    <w:t xml:space="preserve"> M in Q3 2025)</w:t>
                  </w:r>
                  <w:r w:rsidR="00843D7A">
                    <w:rPr>
                      <w:rFonts w:ascii="Aptos" w:eastAsia="Calibri" w:hAnsi="Aptos" w:cs="Calibri"/>
                      <w:sz w:val="22"/>
                      <w:szCs w:val="22"/>
                    </w:rPr>
                    <w:t xml:space="preserve"> + gross proceeds of </w:t>
                  </w:r>
                  <w:r w:rsidR="00BB76E0">
                    <w:rPr>
                      <w:rFonts w:ascii="Aptos" w:eastAsia="Calibri" w:hAnsi="Aptos" w:cs="Calibri"/>
                      <w:sz w:val="22"/>
                      <w:szCs w:val="22"/>
                    </w:rPr>
                    <w:t>$75 M</w:t>
                  </w:r>
                  <w:r w:rsidR="006C6DA9">
                    <w:rPr>
                      <w:rFonts w:ascii="Aptos" w:eastAsia="Calibri" w:hAnsi="Aptos" w:cs="Calibri"/>
                      <w:sz w:val="22"/>
                      <w:szCs w:val="22"/>
                    </w:rPr>
                    <w:t xml:space="preserve"> from equity</w:t>
                  </w:r>
                  <w:r w:rsidRPr="006C685D">
                    <w:rPr>
                      <w:rFonts w:ascii="Aptos" w:eastAsia="Calibri" w:hAnsi="Aptos" w:cs="Calibri"/>
                      <w:sz w:val="22"/>
                      <w:szCs w:val="22"/>
                    </w:rPr>
                    <w:t xml:space="preserve"> runway to H2 2027</w:t>
                  </w:r>
                </w:p>
                <w:p w14:paraId="7E5304A9" w14:textId="77777777" w:rsidR="00F7245D" w:rsidRPr="007C36BF" w:rsidRDefault="00F7245D" w:rsidP="003D205A">
                  <w:pPr>
                    <w:pStyle w:val="ListParagraph"/>
                    <w:keepNext/>
                    <w:numPr>
                      <w:ilvl w:val="0"/>
                      <w:numId w:val="5"/>
                    </w:numPr>
                    <w:ind w:left="720"/>
                    <w:rPr>
                      <w:rFonts w:ascii="Aptos" w:eastAsia="Calibri" w:hAnsi="Aptos" w:cs="Calibri"/>
                      <w:sz w:val="22"/>
                      <w:szCs w:val="22"/>
                    </w:rPr>
                  </w:pPr>
                  <w:r w:rsidRPr="007C36BF">
                    <w:rPr>
                      <w:rFonts w:ascii="Aptos" w:eastAsia="Calibri" w:hAnsi="Aptos" w:cs="Calibri"/>
                      <w:sz w:val="22"/>
                      <w:szCs w:val="22"/>
                    </w:rPr>
                    <w:t>R&amp;D expenses: $56 M (</w:t>
                  </w:r>
                  <w:r w:rsidRPr="006C685D">
                    <w:rPr>
                      <w:rFonts w:ascii="Aptos" w:eastAsia="Calibri" w:hAnsi="Aptos" w:cs="Calibri"/>
                      <w:sz w:val="22"/>
                      <w:szCs w:val="22"/>
                    </w:rPr>
                    <w:t>vs $</w:t>
                  </w:r>
                  <w:r>
                    <w:rPr>
                      <w:rFonts w:ascii="Aptos" w:eastAsia="Calibri" w:hAnsi="Aptos" w:cs="Calibri"/>
                      <w:sz w:val="22"/>
                      <w:szCs w:val="22"/>
                    </w:rPr>
                    <w:t>61</w:t>
                  </w:r>
                  <w:r w:rsidRPr="006C685D">
                    <w:rPr>
                      <w:rFonts w:ascii="Aptos" w:eastAsia="Calibri" w:hAnsi="Aptos" w:cs="Calibri"/>
                      <w:sz w:val="22"/>
                      <w:szCs w:val="22"/>
                    </w:rPr>
                    <w:t xml:space="preserve"> M in Q3 2025)</w:t>
                  </w:r>
                </w:p>
                <w:p w14:paraId="51E6C38D" w14:textId="77777777" w:rsidR="00F7245D" w:rsidRPr="007C36BF" w:rsidRDefault="00F7245D" w:rsidP="003D205A">
                  <w:pPr>
                    <w:pStyle w:val="ListParagraph"/>
                    <w:keepNext/>
                    <w:numPr>
                      <w:ilvl w:val="0"/>
                      <w:numId w:val="5"/>
                    </w:numPr>
                    <w:ind w:left="720"/>
                    <w:rPr>
                      <w:rFonts w:ascii="Aptos" w:eastAsia="Calibri" w:hAnsi="Aptos" w:cs="Calibri"/>
                      <w:sz w:val="22"/>
                      <w:szCs w:val="22"/>
                    </w:rPr>
                  </w:pPr>
                  <w:r w:rsidRPr="007C36BF">
                    <w:rPr>
                      <w:rFonts w:ascii="Aptos" w:eastAsia="Calibri" w:hAnsi="Aptos" w:cs="Calibri"/>
                      <w:sz w:val="22"/>
                      <w:szCs w:val="22"/>
                    </w:rPr>
                    <w:t>G&amp;A expenses: $9 M (</w:t>
                  </w:r>
                  <w:r w:rsidRPr="006C685D">
                    <w:rPr>
                      <w:rFonts w:ascii="Aptos" w:eastAsia="Calibri" w:hAnsi="Aptos" w:cs="Calibri"/>
                      <w:sz w:val="22"/>
                      <w:szCs w:val="22"/>
                    </w:rPr>
                    <w:t>vs $</w:t>
                  </w:r>
                  <w:r w:rsidRPr="007C36BF">
                    <w:rPr>
                      <w:rFonts w:ascii="Aptos" w:eastAsia="Calibri" w:hAnsi="Aptos" w:cs="Calibri"/>
                      <w:sz w:val="22"/>
                      <w:szCs w:val="22"/>
                    </w:rPr>
                    <w:t>11</w:t>
                  </w:r>
                  <w:r w:rsidRPr="006C685D">
                    <w:rPr>
                      <w:rFonts w:ascii="Aptos" w:eastAsia="Calibri" w:hAnsi="Aptos" w:cs="Calibri"/>
                      <w:sz w:val="22"/>
                      <w:szCs w:val="22"/>
                    </w:rPr>
                    <w:t xml:space="preserve"> M in Q3 2025)</w:t>
                  </w:r>
                </w:p>
                <w:p w14:paraId="09FFA621" w14:textId="77777777" w:rsidR="00F7245D" w:rsidRDefault="00F7245D" w:rsidP="69FAB384">
                  <w:pPr>
                    <w:keepNext/>
                    <w:rPr>
                      <w:rFonts w:ascii="Aptos" w:eastAsia="Calibri" w:hAnsi="Aptos" w:cs="Calibri"/>
                      <w:b/>
                      <w:color w:val="000000" w:themeColor="text1"/>
                      <w:sz w:val="22"/>
                      <w:szCs w:val="22"/>
                      <w:lang w:eastAsia="ko-KR"/>
                      <w14:ligatures w14:val="standardContextual"/>
                    </w:rPr>
                  </w:pPr>
                </w:p>
                <w:p w14:paraId="15B7B5E7" w14:textId="4A6C6417" w:rsidR="00F7245D" w:rsidRDefault="00F7245D" w:rsidP="00AA4915">
                  <w:pPr>
                    <w:keepNext/>
                    <w:rPr>
                      <w:rFonts w:ascii="Aptos" w:eastAsia="Calibri" w:hAnsi="Aptos" w:cs="Calibri"/>
                      <w:bCs/>
                      <w:i/>
                      <w:iCs/>
                      <w:color w:val="0070C0"/>
                      <w:sz w:val="22"/>
                      <w:szCs w:val="22"/>
                      <w:lang w:eastAsia="ko-KR"/>
                      <w14:ligatures w14:val="standardContextual"/>
                    </w:rPr>
                  </w:pPr>
                  <w:r>
                    <w:rPr>
                      <w:rFonts w:ascii="Aptos" w:eastAsia="Calibri" w:hAnsi="Aptos" w:cs="Calibri"/>
                      <w:b/>
                      <w:color w:val="000000" w:themeColor="text1"/>
                      <w:sz w:val="22"/>
                      <w:szCs w:val="22"/>
                      <w:lang w:eastAsia="ko-KR"/>
                      <w14:ligatures w14:val="standardContextual"/>
                    </w:rPr>
                    <w:t xml:space="preserve">Immunology Portfolio </w:t>
                  </w:r>
                  <w:r w:rsidRPr="00F7245D">
                    <w:rPr>
                      <w:rFonts w:ascii="Aptos" w:eastAsia="Calibri" w:hAnsi="Aptos" w:cs="Calibri"/>
                      <w:bCs/>
                      <w:i/>
                      <w:iCs/>
                      <w:color w:val="0070C0"/>
                      <w:sz w:val="22"/>
                      <w:szCs w:val="22"/>
                      <w:lang w:eastAsia="ko-KR"/>
                      <w14:ligatures w14:val="standardContextual"/>
                    </w:rPr>
                    <w:t>(CI Insights in Blue Italics)</w:t>
                  </w:r>
                </w:p>
                <w:p w14:paraId="0A9BCEDF" w14:textId="23EAF90E" w:rsidR="004E3FE3" w:rsidRPr="00204137" w:rsidRDefault="004E3FE3" w:rsidP="004E3FE3">
                  <w:pPr>
                    <w:rPr>
                      <w:rFonts w:ascii="Aptos" w:eastAsia="Calibri" w:hAnsi="Aptos" w:cs="Calibri"/>
                      <w:b/>
                      <w:bCs/>
                      <w:color w:val="0070C0"/>
                      <w:sz w:val="22"/>
                      <w:szCs w:val="22"/>
                    </w:rPr>
                  </w:pPr>
                  <w:r w:rsidRPr="009B2CA2">
                    <w:rPr>
                      <w:rFonts w:ascii="Aptos" w:eastAsia="Calibri" w:hAnsi="Aptos" w:cs="Calibri"/>
                      <w:b/>
                      <w:bCs/>
                      <w:color w:val="0070C0"/>
                      <w:sz w:val="22"/>
                      <w:szCs w:val="22"/>
                    </w:rPr>
                    <w:t>Sonelokimab (</w:t>
                  </w:r>
                  <w:r>
                    <w:rPr>
                      <w:rFonts w:ascii="Aptos" w:eastAsia="Calibri" w:hAnsi="Aptos" w:cs="Calibri"/>
                      <w:b/>
                      <w:bCs/>
                      <w:color w:val="0070C0"/>
                      <w:sz w:val="22"/>
                      <w:szCs w:val="22"/>
                    </w:rPr>
                    <w:t>SLK</w:t>
                  </w:r>
                  <w:r w:rsidRPr="009B2CA2">
                    <w:rPr>
                      <w:rFonts w:ascii="Aptos" w:eastAsia="Calibri" w:hAnsi="Aptos" w:cs="Calibri"/>
                      <w:b/>
                      <w:bCs/>
                      <w:color w:val="0070C0"/>
                      <w:sz w:val="22"/>
                      <w:szCs w:val="22"/>
                    </w:rPr>
                    <w:t xml:space="preserve">) </w:t>
                  </w:r>
                  <w:r>
                    <w:rPr>
                      <w:rFonts w:ascii="Aptos" w:eastAsia="Calibri" w:hAnsi="Aptos" w:cs="Calibri"/>
                      <w:b/>
                      <w:bCs/>
                      <w:color w:val="0070C0"/>
                      <w:sz w:val="22"/>
                      <w:szCs w:val="22"/>
                    </w:rPr>
                    <w:t>–</w:t>
                  </w:r>
                  <w:r w:rsidRPr="009B2CA2">
                    <w:rPr>
                      <w:rFonts w:ascii="Aptos" w:eastAsia="Calibri" w:hAnsi="Aptos" w:cs="Calibri"/>
                      <w:b/>
                      <w:bCs/>
                      <w:color w:val="0070C0"/>
                      <w:sz w:val="22"/>
                      <w:szCs w:val="22"/>
                    </w:rPr>
                    <w:t xml:space="preserve"> </w:t>
                  </w:r>
                  <w:r>
                    <w:rPr>
                      <w:rFonts w:ascii="Aptos" w:eastAsia="Calibri" w:hAnsi="Aptos" w:cs="Calibri"/>
                      <w:b/>
                      <w:bCs/>
                      <w:color w:val="0070C0"/>
                      <w:sz w:val="22"/>
                      <w:szCs w:val="22"/>
                    </w:rPr>
                    <w:t>SC</w:t>
                  </w:r>
                  <w:r w:rsidRPr="009B2CA2">
                    <w:rPr>
                      <w:rFonts w:ascii="Aptos" w:eastAsia="Calibri" w:hAnsi="Aptos" w:cs="Calibri"/>
                      <w:b/>
                      <w:bCs/>
                      <w:color w:val="0070C0"/>
                      <w:sz w:val="22"/>
                      <w:szCs w:val="22"/>
                    </w:rPr>
                    <w:t xml:space="preserve"> IL-17A/F </w:t>
                  </w:r>
                  <w:r w:rsidR="00A14632">
                    <w:rPr>
                      <w:rFonts w:ascii="Aptos" w:eastAsia="Calibri" w:hAnsi="Aptos" w:cs="Calibri"/>
                      <w:b/>
                      <w:bCs/>
                      <w:color w:val="0070C0"/>
                      <w:sz w:val="22"/>
                      <w:szCs w:val="22"/>
                    </w:rPr>
                    <w:t>Nanobody</w:t>
                  </w:r>
                  <w:r>
                    <w:rPr>
                      <w:rFonts w:ascii="Aptos" w:eastAsia="Calibri" w:hAnsi="Aptos" w:cs="Calibri"/>
                      <w:b/>
                      <w:bCs/>
                      <w:color w:val="0070C0"/>
                      <w:sz w:val="22"/>
                      <w:szCs w:val="22"/>
                    </w:rPr>
                    <w:t xml:space="preserve"> </w:t>
                  </w:r>
                  <w:r w:rsidR="00A14632">
                    <w:rPr>
                      <w:rFonts w:ascii="Aptos" w:eastAsia="Calibri" w:hAnsi="Aptos" w:cs="Calibri"/>
                      <w:b/>
                      <w:bCs/>
                      <w:color w:val="0070C0"/>
                      <w:sz w:val="22"/>
                      <w:szCs w:val="22"/>
                    </w:rPr>
                    <w:t>(</w:t>
                  </w:r>
                  <w:r>
                    <w:rPr>
                      <w:rFonts w:ascii="Aptos" w:eastAsia="Calibri" w:hAnsi="Aptos" w:cs="Calibri"/>
                      <w:b/>
                      <w:bCs/>
                      <w:color w:val="0070C0"/>
                      <w:sz w:val="22"/>
                      <w:szCs w:val="22"/>
                    </w:rPr>
                    <w:t>HS, AxSpA, PsA, PPP</w:t>
                  </w:r>
                  <w:r w:rsidR="00A14632">
                    <w:rPr>
                      <w:rFonts w:ascii="Aptos" w:eastAsia="Calibri" w:hAnsi="Aptos" w:cs="Calibri"/>
                      <w:b/>
                      <w:bCs/>
                      <w:color w:val="0070C0"/>
                      <w:sz w:val="22"/>
                      <w:szCs w:val="22"/>
                    </w:rPr>
                    <w:t>)</w:t>
                  </w:r>
                </w:p>
                <w:p w14:paraId="165C09FF" w14:textId="77777777" w:rsidR="004E3FE3" w:rsidRPr="007A30CE" w:rsidRDefault="355BD613" w:rsidP="003D205A">
                  <w:pPr>
                    <w:pStyle w:val="ListParagraph"/>
                    <w:keepNext/>
                    <w:numPr>
                      <w:ilvl w:val="0"/>
                      <w:numId w:val="5"/>
                    </w:numPr>
                    <w:ind w:left="720"/>
                    <w:rPr>
                      <w:rFonts w:ascii="Aptos" w:eastAsia="Aptos" w:hAnsi="Aptos" w:cs="Aptos"/>
                      <w:b/>
                      <w:bCs/>
                      <w:color w:val="242424"/>
                      <w:sz w:val="22"/>
                      <w:szCs w:val="22"/>
                      <w:lang w:val="it-IT" w:eastAsia="ja-JP"/>
                    </w:rPr>
                  </w:pPr>
                  <w:r w:rsidRPr="53FC680F">
                    <w:rPr>
                      <w:rFonts w:ascii="Aptos" w:eastAsia="Calibri" w:hAnsi="Aptos" w:cs="Calibri"/>
                      <w:b/>
                      <w:bCs/>
                      <w:color w:val="242424"/>
                      <w:sz w:val="22"/>
                      <w:szCs w:val="22"/>
                      <w:lang w:val="it-IT" w:eastAsia="ja-JP"/>
                    </w:rPr>
                    <w:t>HS</w:t>
                  </w:r>
                  <w:r w:rsidRPr="53FC680F">
                    <w:rPr>
                      <w:rFonts w:ascii="Aptos" w:eastAsia="Aptos" w:hAnsi="Aptos" w:cs="Aptos"/>
                      <w:b/>
                      <w:bCs/>
                      <w:color w:val="242424"/>
                      <w:sz w:val="22"/>
                      <w:szCs w:val="22"/>
                      <w:lang w:val="it-IT" w:eastAsia="ja-JP"/>
                    </w:rPr>
                    <w:t xml:space="preserve"> (</w:t>
                  </w:r>
                  <w:r w:rsidRPr="53FC680F">
                    <w:rPr>
                      <w:rFonts w:ascii="Aptos" w:eastAsia="Aptos" w:hAnsi="Aptos" w:cs="Aptos"/>
                      <w:b/>
                      <w:bCs/>
                      <w:color w:val="000000" w:themeColor="text1"/>
                      <w:sz w:val="22"/>
                      <w:szCs w:val="22"/>
                      <w:lang w:val="it-IT"/>
                    </w:rPr>
                    <w:t xml:space="preserve">Ph3 </w:t>
                  </w:r>
                  <w:hyperlink r:id="rId17">
                    <w:r w:rsidRPr="53FC680F">
                      <w:rPr>
                        <w:rStyle w:val="Hyperlink"/>
                        <w:rFonts w:ascii="Aptos" w:eastAsia="Aptos" w:hAnsi="Aptos" w:cs="Aptos"/>
                        <w:b/>
                        <w:bCs/>
                        <w:sz w:val="22"/>
                        <w:szCs w:val="22"/>
                        <w:lang w:val="it-IT"/>
                      </w:rPr>
                      <w:t>VELA-1</w:t>
                    </w:r>
                  </w:hyperlink>
                  <w:r w:rsidRPr="53FC680F">
                    <w:rPr>
                      <w:rFonts w:ascii="Aptos" w:eastAsia="Aptos" w:hAnsi="Aptos" w:cs="Aptos"/>
                      <w:b/>
                      <w:bCs/>
                      <w:color w:val="000000" w:themeColor="text1"/>
                      <w:sz w:val="22"/>
                      <w:szCs w:val="22"/>
                      <w:lang w:val="it-IT"/>
                    </w:rPr>
                    <w:t xml:space="preserve"> &amp; </w:t>
                  </w:r>
                  <w:hyperlink r:id="rId18">
                    <w:r w:rsidRPr="53FC680F">
                      <w:rPr>
                        <w:rStyle w:val="Hyperlink"/>
                        <w:rFonts w:ascii="Aptos" w:eastAsia="Aptos" w:hAnsi="Aptos" w:cs="Aptos"/>
                        <w:b/>
                        <w:bCs/>
                        <w:sz w:val="22"/>
                        <w:szCs w:val="22"/>
                        <w:lang w:val="it-IT"/>
                      </w:rPr>
                      <w:t>VELA-2</w:t>
                    </w:r>
                  </w:hyperlink>
                  <w:r w:rsidRPr="53FC680F">
                    <w:rPr>
                      <w:rFonts w:ascii="Aptos" w:eastAsia="Aptos" w:hAnsi="Aptos" w:cs="Aptos"/>
                      <w:b/>
                      <w:bCs/>
                      <w:sz w:val="22"/>
                      <w:szCs w:val="22"/>
                      <w:lang w:val="it-IT"/>
                    </w:rPr>
                    <w:t xml:space="preserve">; Ph2 </w:t>
                  </w:r>
                  <w:hyperlink r:id="rId19">
                    <w:r w:rsidRPr="53FC680F">
                      <w:rPr>
                        <w:rStyle w:val="Hyperlink"/>
                        <w:rFonts w:ascii="Aptos" w:eastAsia="Aptos" w:hAnsi="Aptos" w:cs="Aptos"/>
                        <w:b/>
                        <w:bCs/>
                        <w:sz w:val="22"/>
                        <w:szCs w:val="22"/>
                        <w:lang w:val="it-IT"/>
                      </w:rPr>
                      <w:t>MIRA</w:t>
                    </w:r>
                  </w:hyperlink>
                  <w:r w:rsidRPr="53FC680F">
                    <w:rPr>
                      <w:rFonts w:ascii="Aptos" w:eastAsia="Aptos" w:hAnsi="Aptos" w:cs="Aptos"/>
                      <w:b/>
                      <w:bCs/>
                      <w:sz w:val="22"/>
                      <w:szCs w:val="22"/>
                      <w:lang w:val="it-IT"/>
                    </w:rPr>
                    <w:t xml:space="preserve">; Ph3 </w:t>
                  </w:r>
                  <w:hyperlink r:id="rId20">
                    <w:r w:rsidRPr="53FC680F">
                      <w:rPr>
                        <w:rStyle w:val="Hyperlink"/>
                        <w:rFonts w:ascii="Aptos" w:eastAsia="Aptos" w:hAnsi="Aptos" w:cs="Aptos"/>
                        <w:b/>
                        <w:bCs/>
                        <w:sz w:val="22"/>
                        <w:szCs w:val="22"/>
                        <w:lang w:val="it-IT"/>
                      </w:rPr>
                      <w:t>VELA-TEEN</w:t>
                    </w:r>
                  </w:hyperlink>
                  <w:r w:rsidRPr="53FC680F">
                    <w:rPr>
                      <w:rFonts w:ascii="Aptos" w:eastAsia="Aptos" w:hAnsi="Aptos" w:cs="Aptos"/>
                      <w:b/>
                      <w:bCs/>
                      <w:color w:val="242424"/>
                      <w:sz w:val="22"/>
                      <w:szCs w:val="22"/>
                      <w:lang w:val="it-IT" w:eastAsia="ja-JP"/>
                    </w:rPr>
                    <w:t>)</w:t>
                  </w:r>
                </w:p>
                <w:p w14:paraId="63F82BF7" w14:textId="1BE17434" w:rsidR="004E3FE3" w:rsidRPr="005E0F5E" w:rsidRDefault="355BD613" w:rsidP="003D205A">
                  <w:pPr>
                    <w:pStyle w:val="ListParagraph"/>
                    <w:keepNext/>
                    <w:numPr>
                      <w:ilvl w:val="1"/>
                      <w:numId w:val="5"/>
                    </w:numPr>
                    <w:ind w:left="1440"/>
                    <w:rPr>
                      <w:rFonts w:ascii="Aptos" w:eastAsia="Calibri" w:hAnsi="Aptos" w:cs="Calibri"/>
                      <w:color w:val="242424"/>
                      <w:sz w:val="22"/>
                      <w:szCs w:val="22"/>
                      <w:lang w:eastAsia="ja-JP"/>
                    </w:rPr>
                  </w:pPr>
                  <w:r w:rsidRPr="53FC680F">
                    <w:rPr>
                      <w:rFonts w:ascii="Aptos" w:eastAsia="Calibri" w:hAnsi="Aptos" w:cs="Calibri"/>
                      <w:b/>
                      <w:bCs/>
                      <w:color w:val="242424"/>
                      <w:sz w:val="22"/>
                      <w:szCs w:val="22"/>
                      <w:lang w:eastAsia="ja-JP"/>
                    </w:rPr>
                    <w:t xml:space="preserve">BLA submission: </w:t>
                  </w:r>
                  <w:r w:rsidRPr="53FC680F">
                    <w:rPr>
                      <w:rFonts w:ascii="Aptos" w:eastAsia="Calibri" w:hAnsi="Aptos" w:cs="Calibri"/>
                      <w:color w:val="242424"/>
                      <w:sz w:val="22"/>
                      <w:szCs w:val="22"/>
                      <w:lang w:eastAsia="ja-JP"/>
                    </w:rPr>
                    <w:t xml:space="preserve">Reiterated outcomes of Type B meeting with FDA which confirmed that VELA-1, -2 and MIRA can be submitted, with no additional trials required </w:t>
                  </w:r>
                </w:p>
                <w:p w14:paraId="42BB82A4" w14:textId="0256D881" w:rsidR="004E3FE3" w:rsidRPr="006D7D8A" w:rsidRDefault="355BD613" w:rsidP="003D205A">
                  <w:pPr>
                    <w:pStyle w:val="ListParagraph"/>
                    <w:keepNext/>
                    <w:numPr>
                      <w:ilvl w:val="2"/>
                      <w:numId w:val="5"/>
                    </w:numPr>
                    <w:rPr>
                      <w:rFonts w:ascii="Aptos" w:eastAsia="Calibri" w:hAnsi="Aptos" w:cs="Calibri"/>
                      <w:i/>
                      <w:sz w:val="22"/>
                      <w:szCs w:val="22"/>
                      <w:lang w:eastAsia="en-IN"/>
                      <w14:ligatures w14:val="standardContextual"/>
                    </w:rPr>
                  </w:pPr>
                  <w:r w:rsidRPr="53FC680F">
                    <w:rPr>
                      <w:rFonts w:ascii="Aptos" w:eastAsia="Calibri" w:hAnsi="Aptos" w:cs="Calibri"/>
                      <w:sz w:val="22"/>
                      <w:szCs w:val="22"/>
                      <w:lang w:val="en-GB" w:eastAsia="ja-JP"/>
                    </w:rPr>
                    <w:t>VELA-1 and MIRA</w:t>
                  </w:r>
                  <w:r>
                    <w:t xml:space="preserve"> </w:t>
                  </w:r>
                  <w:r w:rsidRPr="53FC680F">
                    <w:rPr>
                      <w:rFonts w:ascii="Aptos" w:hAnsi="Aptos"/>
                      <w:sz w:val="22"/>
                      <w:szCs w:val="22"/>
                    </w:rPr>
                    <w:t xml:space="preserve">to be used to establish </w:t>
                  </w:r>
                  <w:r w:rsidR="00BA6A53">
                    <w:rPr>
                      <w:rFonts w:ascii="Aptos" w:hAnsi="Aptos"/>
                      <w:sz w:val="22"/>
                      <w:szCs w:val="22"/>
                    </w:rPr>
                    <w:t>SEE</w:t>
                  </w:r>
                  <w:r w:rsidRPr="53FC680F">
                    <w:rPr>
                      <w:rFonts w:ascii="Aptos" w:hAnsi="Aptos"/>
                      <w:sz w:val="22"/>
                      <w:szCs w:val="22"/>
                    </w:rPr>
                    <w:t xml:space="preserve"> and support the safety profile; VELA-2 will primarily support safety </w:t>
                  </w:r>
                </w:p>
                <w:p w14:paraId="40513FD3" w14:textId="299E3A56" w:rsidR="006D7D8A" w:rsidRPr="003A65EF" w:rsidRDefault="00367883" w:rsidP="003D205A">
                  <w:pPr>
                    <w:pStyle w:val="ListParagraph"/>
                    <w:keepNext/>
                    <w:numPr>
                      <w:ilvl w:val="2"/>
                      <w:numId w:val="5"/>
                    </w:numPr>
                    <w:rPr>
                      <w:rFonts w:ascii="Aptos" w:hAnsi="Aptos"/>
                      <w:sz w:val="22"/>
                      <w:szCs w:val="22"/>
                    </w:rPr>
                  </w:pPr>
                  <w:r w:rsidRPr="003A65EF">
                    <w:rPr>
                      <w:rFonts w:ascii="Aptos" w:hAnsi="Aptos"/>
                      <w:sz w:val="22"/>
                      <w:szCs w:val="22"/>
                    </w:rPr>
                    <w:t xml:space="preserve">MIRA was highlighted as </w:t>
                  </w:r>
                  <w:r w:rsidR="000D7776">
                    <w:rPr>
                      <w:rFonts w:ascii="Aptos" w:hAnsi="Aptos"/>
                      <w:sz w:val="22"/>
                      <w:szCs w:val="22"/>
                    </w:rPr>
                    <w:t xml:space="preserve">a </w:t>
                  </w:r>
                  <w:r w:rsidRPr="003A65EF">
                    <w:rPr>
                      <w:rFonts w:ascii="Aptos" w:hAnsi="Aptos"/>
                      <w:sz w:val="22"/>
                      <w:szCs w:val="22"/>
                    </w:rPr>
                    <w:t>large clinical trial</w:t>
                  </w:r>
                  <w:r w:rsidR="006018A1">
                    <w:rPr>
                      <w:rFonts w:ascii="Aptos" w:hAnsi="Aptos"/>
                      <w:sz w:val="22"/>
                      <w:szCs w:val="22"/>
                    </w:rPr>
                    <w:t xml:space="preserve"> (N=234)</w:t>
                  </w:r>
                  <w:r w:rsidRPr="003A65EF">
                    <w:rPr>
                      <w:rFonts w:ascii="Aptos" w:hAnsi="Aptos"/>
                      <w:sz w:val="22"/>
                      <w:szCs w:val="22"/>
                    </w:rPr>
                    <w:t xml:space="preserve"> that is adequate and well controlled</w:t>
                  </w:r>
                  <w:r w:rsidR="00AB2B78">
                    <w:rPr>
                      <w:rFonts w:ascii="Aptos" w:hAnsi="Aptos"/>
                      <w:sz w:val="22"/>
                      <w:szCs w:val="22"/>
                    </w:rPr>
                    <w:t xml:space="preserve"> with P</w:t>
                  </w:r>
                  <w:r w:rsidR="00B92A0C">
                    <w:rPr>
                      <w:rFonts w:ascii="Aptos" w:hAnsi="Aptos"/>
                      <w:sz w:val="22"/>
                      <w:szCs w:val="22"/>
                    </w:rPr>
                    <w:t>B</w:t>
                  </w:r>
                  <w:r w:rsidR="00AB2B78">
                    <w:rPr>
                      <w:rFonts w:ascii="Aptos" w:hAnsi="Aptos"/>
                      <w:sz w:val="22"/>
                      <w:szCs w:val="22"/>
                    </w:rPr>
                    <w:t>O</w:t>
                  </w:r>
                  <w:r w:rsidR="00B92A0C">
                    <w:rPr>
                      <w:rFonts w:ascii="Aptos" w:hAnsi="Aptos"/>
                      <w:sz w:val="22"/>
                      <w:szCs w:val="22"/>
                    </w:rPr>
                    <w:t xml:space="preserve"> and SOC</w:t>
                  </w:r>
                  <w:r w:rsidR="003A65EF" w:rsidRPr="003A65EF">
                    <w:rPr>
                      <w:rFonts w:ascii="Aptos" w:hAnsi="Aptos"/>
                      <w:sz w:val="22"/>
                      <w:szCs w:val="22"/>
                    </w:rPr>
                    <w:t xml:space="preserve">, </w:t>
                  </w:r>
                  <w:r w:rsidRPr="003A65EF">
                    <w:rPr>
                      <w:rFonts w:ascii="Aptos" w:hAnsi="Aptos"/>
                      <w:sz w:val="22"/>
                      <w:szCs w:val="22"/>
                    </w:rPr>
                    <w:t>similar in design to Ph3</w:t>
                  </w:r>
                  <w:r w:rsidR="00BC6DF2">
                    <w:rPr>
                      <w:rFonts w:ascii="Aptos" w:hAnsi="Aptos"/>
                      <w:sz w:val="22"/>
                      <w:szCs w:val="22"/>
                    </w:rPr>
                    <w:t xml:space="preserve"> program</w:t>
                  </w:r>
                  <w:r w:rsidR="00DC7BB4">
                    <w:rPr>
                      <w:rFonts w:ascii="Aptos" w:hAnsi="Aptos"/>
                      <w:sz w:val="22"/>
                      <w:szCs w:val="22"/>
                    </w:rPr>
                    <w:t xml:space="preserve">. Together with VELA program this accounts for three </w:t>
                  </w:r>
                  <w:r w:rsidR="00345BB7">
                    <w:rPr>
                      <w:rFonts w:ascii="Aptos" w:hAnsi="Aptos"/>
                      <w:sz w:val="22"/>
                      <w:szCs w:val="22"/>
                    </w:rPr>
                    <w:t>well-controlled</w:t>
                  </w:r>
                  <w:r w:rsidR="00DC7BB4">
                    <w:rPr>
                      <w:rFonts w:ascii="Aptos" w:hAnsi="Aptos"/>
                      <w:sz w:val="22"/>
                      <w:szCs w:val="22"/>
                    </w:rPr>
                    <w:t xml:space="preserve"> and adequate trials for regulatory submission </w:t>
                  </w:r>
                  <w:r w:rsidR="00A84638">
                    <w:rPr>
                      <w:rFonts w:ascii="Aptos" w:hAnsi="Aptos"/>
                      <w:sz w:val="22"/>
                      <w:szCs w:val="22"/>
                    </w:rPr>
                    <w:t>(unlike competitors unable to use Ph</w:t>
                  </w:r>
                  <w:r w:rsidR="00114727">
                    <w:rPr>
                      <w:rFonts w:ascii="Aptos" w:hAnsi="Aptos"/>
                      <w:sz w:val="22"/>
                      <w:szCs w:val="22"/>
                    </w:rPr>
                    <w:t xml:space="preserve">ase </w:t>
                  </w:r>
                  <w:r w:rsidR="00A84638">
                    <w:rPr>
                      <w:rFonts w:ascii="Aptos" w:hAnsi="Aptos"/>
                      <w:sz w:val="22"/>
                      <w:szCs w:val="22"/>
                    </w:rPr>
                    <w:t>2 as pivotal)</w:t>
                  </w:r>
                </w:p>
                <w:p w14:paraId="14B60A7B" w14:textId="75A01CA0" w:rsidR="533254A8" w:rsidRDefault="533254A8" w:rsidP="003D205A">
                  <w:pPr>
                    <w:pStyle w:val="ListParagraph"/>
                    <w:keepNext/>
                    <w:numPr>
                      <w:ilvl w:val="1"/>
                      <w:numId w:val="5"/>
                    </w:numPr>
                    <w:ind w:left="1440"/>
                    <w:rPr>
                      <w:rFonts w:ascii="Aptos" w:eastAsia="Calibri" w:hAnsi="Aptos" w:cs="Calibri"/>
                      <w:b/>
                      <w:bCs/>
                      <w:color w:val="242424"/>
                      <w:sz w:val="22"/>
                      <w:szCs w:val="22"/>
                      <w:lang w:eastAsia="ja-JP"/>
                    </w:rPr>
                  </w:pPr>
                  <w:r w:rsidRPr="53FC680F">
                    <w:rPr>
                      <w:rFonts w:ascii="Aptos" w:eastAsia="Calibri" w:hAnsi="Aptos" w:cs="Calibri"/>
                      <w:b/>
                      <w:bCs/>
                      <w:color w:val="242424"/>
                      <w:sz w:val="22"/>
                      <w:szCs w:val="22"/>
                      <w:lang w:eastAsia="ja-JP"/>
                    </w:rPr>
                    <w:t xml:space="preserve">Label design: </w:t>
                  </w:r>
                  <w:r w:rsidRPr="53FC680F">
                    <w:rPr>
                      <w:rFonts w:ascii="Aptos" w:eastAsia="Calibri" w:hAnsi="Aptos" w:cs="Calibri"/>
                      <w:color w:val="242424"/>
                      <w:sz w:val="22"/>
                      <w:szCs w:val="22"/>
                      <w:lang w:eastAsia="ja-JP"/>
                    </w:rPr>
                    <w:t xml:space="preserve">HS </w:t>
                  </w:r>
                  <w:r w:rsidRPr="003D205A">
                    <w:rPr>
                      <w:rFonts w:ascii="Aptos" w:eastAsia="Calibri" w:hAnsi="Aptos" w:cs="Calibri"/>
                      <w:b/>
                      <w:bCs/>
                      <w:color w:val="242424"/>
                      <w:sz w:val="22"/>
                      <w:szCs w:val="22"/>
                      <w:lang w:eastAsia="ja-JP"/>
                    </w:rPr>
                    <w:t>label</w:t>
                  </w:r>
                  <w:r w:rsidRPr="53FC680F">
                    <w:rPr>
                      <w:rFonts w:ascii="Aptos" w:eastAsia="Calibri" w:hAnsi="Aptos" w:cs="Calibri"/>
                      <w:color w:val="242424"/>
                      <w:sz w:val="22"/>
                      <w:szCs w:val="22"/>
                      <w:lang w:eastAsia="ja-JP"/>
                    </w:rPr>
                    <w:t xml:space="preserve"> will be</w:t>
                  </w:r>
                  <w:r w:rsidRPr="53FC680F">
                    <w:rPr>
                      <w:rFonts w:ascii="Aptos" w:eastAsia="Calibri" w:hAnsi="Aptos" w:cs="Calibri"/>
                      <w:b/>
                      <w:bCs/>
                      <w:color w:val="242424"/>
                      <w:sz w:val="22"/>
                      <w:szCs w:val="22"/>
                      <w:lang w:eastAsia="ja-JP"/>
                    </w:rPr>
                    <w:t xml:space="preserve"> designed for competitiveness and differentiation</w:t>
                  </w:r>
                </w:p>
                <w:p w14:paraId="086CF2E8" w14:textId="6B124933" w:rsidR="533254A8" w:rsidRDefault="533254A8" w:rsidP="53FC680F">
                  <w:pPr>
                    <w:pStyle w:val="ListParagraph"/>
                    <w:numPr>
                      <w:ilvl w:val="2"/>
                      <w:numId w:val="5"/>
                    </w:numPr>
                    <w:rPr>
                      <w:rFonts w:ascii="Aptos" w:eastAsia="Calibri" w:hAnsi="Aptos" w:cs="Calibri"/>
                      <w:color w:val="242424"/>
                      <w:sz w:val="22"/>
                      <w:szCs w:val="22"/>
                      <w:lang w:eastAsia="ja-JP"/>
                    </w:rPr>
                  </w:pPr>
                  <w:r w:rsidRPr="53FC680F">
                    <w:rPr>
                      <w:rFonts w:ascii="Aptos" w:eastAsia="Calibri" w:hAnsi="Aptos" w:cs="Calibri"/>
                      <w:color w:val="242424"/>
                      <w:sz w:val="22"/>
                      <w:szCs w:val="22"/>
                      <w:lang w:eastAsia="ja-JP"/>
                    </w:rPr>
                    <w:t xml:space="preserve">Differentiation to be reflected in the </w:t>
                  </w:r>
                  <w:r w:rsidRPr="53FC680F">
                    <w:rPr>
                      <w:rFonts w:ascii="Aptos" w:eastAsia="Calibri" w:hAnsi="Aptos" w:cs="Calibri"/>
                      <w:b/>
                      <w:bCs/>
                      <w:color w:val="242424"/>
                      <w:sz w:val="22"/>
                      <w:szCs w:val="22"/>
                      <w:lang w:eastAsia="ja-JP"/>
                    </w:rPr>
                    <w:t>clinical data section</w:t>
                  </w:r>
                  <w:r w:rsidRPr="53FC680F">
                    <w:rPr>
                      <w:rFonts w:ascii="Aptos" w:eastAsia="Calibri" w:hAnsi="Aptos" w:cs="Calibri"/>
                      <w:color w:val="242424"/>
                      <w:sz w:val="22"/>
                      <w:szCs w:val="22"/>
                      <w:lang w:eastAsia="ja-JP"/>
                    </w:rPr>
                    <w:t xml:space="preserve"> (Section 14: differentiated efficacy with inclusion of Pain NRS‑3, HiSQoL, and IHS4‑55% endpoint data to support prescription), </w:t>
                  </w:r>
                  <w:r w:rsidRPr="53FC680F">
                    <w:rPr>
                      <w:rFonts w:ascii="Aptos" w:eastAsia="Calibri" w:hAnsi="Aptos" w:cs="Calibri"/>
                      <w:b/>
                      <w:bCs/>
                      <w:color w:val="242424"/>
                      <w:sz w:val="22"/>
                      <w:szCs w:val="22"/>
                      <w:lang w:eastAsia="ja-JP"/>
                    </w:rPr>
                    <w:t>warnings &amp; precautions section</w:t>
                  </w:r>
                  <w:r w:rsidRPr="53FC680F">
                    <w:rPr>
                      <w:rFonts w:ascii="Aptos" w:eastAsia="Calibri" w:hAnsi="Aptos" w:cs="Calibri"/>
                      <w:color w:val="242424"/>
                      <w:sz w:val="22"/>
                      <w:szCs w:val="22"/>
                      <w:lang w:eastAsia="ja-JP"/>
                    </w:rPr>
                    <w:t xml:space="preserve"> (Section 5: differentiated safety-benefit ratio, with no SIBs, hepatic events, </w:t>
                  </w:r>
                  <w:r w:rsidR="00D4455D">
                    <w:rPr>
                      <w:rFonts w:ascii="Aptos" w:eastAsia="Calibri" w:hAnsi="Aptos" w:cs="Calibri"/>
                      <w:color w:val="242424"/>
                      <w:sz w:val="22"/>
                      <w:szCs w:val="22"/>
                      <w:lang w:eastAsia="ja-JP"/>
                    </w:rPr>
                    <w:t>elevated transaminase</w:t>
                  </w:r>
                  <w:r w:rsidR="00097F39">
                    <w:rPr>
                      <w:rFonts w:ascii="Aptos" w:eastAsia="Calibri" w:hAnsi="Aptos" w:cs="Calibri"/>
                      <w:color w:val="242424"/>
                      <w:sz w:val="22"/>
                      <w:szCs w:val="22"/>
                      <w:lang w:eastAsia="ja-JP"/>
                    </w:rPr>
                    <w:t>,</w:t>
                  </w:r>
                  <w:r w:rsidR="00F34EA9">
                    <w:rPr>
                      <w:rFonts w:ascii="Aptos" w:eastAsia="Calibri" w:hAnsi="Aptos" w:cs="Calibri"/>
                      <w:color w:val="242424"/>
                      <w:sz w:val="22"/>
                      <w:szCs w:val="22"/>
                      <w:lang w:eastAsia="ja-JP"/>
                    </w:rPr>
                    <w:t xml:space="preserve"> dermatitis,</w:t>
                  </w:r>
                  <w:r w:rsidR="00097F39">
                    <w:rPr>
                      <w:rFonts w:ascii="Aptos" w:eastAsia="Calibri" w:hAnsi="Aptos" w:cs="Calibri"/>
                      <w:color w:val="242424"/>
                      <w:sz w:val="22"/>
                      <w:szCs w:val="22"/>
                      <w:lang w:eastAsia="ja-JP"/>
                    </w:rPr>
                    <w:t xml:space="preserve"> IBD </w:t>
                  </w:r>
                  <w:r w:rsidRPr="53FC680F">
                    <w:rPr>
                      <w:rFonts w:ascii="Aptos" w:eastAsia="Calibri" w:hAnsi="Aptos" w:cs="Calibri"/>
                      <w:color w:val="242424"/>
                      <w:sz w:val="22"/>
                      <w:szCs w:val="22"/>
                      <w:lang w:eastAsia="ja-JP"/>
                    </w:rPr>
                    <w:t xml:space="preserve">or TB risks) and </w:t>
                  </w:r>
                  <w:r w:rsidRPr="53FC680F">
                    <w:rPr>
                      <w:rFonts w:ascii="Aptos" w:eastAsia="Calibri" w:hAnsi="Aptos" w:cs="Calibri"/>
                      <w:b/>
                      <w:bCs/>
                      <w:color w:val="242424"/>
                      <w:sz w:val="22"/>
                      <w:szCs w:val="22"/>
                      <w:lang w:eastAsia="ja-JP"/>
                    </w:rPr>
                    <w:t>dosing section</w:t>
                  </w:r>
                  <w:r w:rsidRPr="53FC680F">
                    <w:rPr>
                      <w:rFonts w:ascii="Aptos" w:eastAsia="Calibri" w:hAnsi="Aptos" w:cs="Calibri"/>
                      <w:color w:val="242424"/>
                      <w:sz w:val="22"/>
                      <w:szCs w:val="22"/>
                      <w:lang w:eastAsia="ja-JP"/>
                    </w:rPr>
                    <w:t xml:space="preserve"> (Section 2: low injection volume, reduced frequency, and shorter induction period)</w:t>
                  </w:r>
                </w:p>
                <w:p w14:paraId="44F8C84F" w14:textId="5C99A2F5" w:rsidR="009B6F92" w:rsidRDefault="009B6F92" w:rsidP="009B6F92">
                  <w:pPr>
                    <w:pStyle w:val="ListParagraph"/>
                    <w:ind w:left="2160"/>
                    <w:rPr>
                      <w:rFonts w:ascii="Aptos" w:eastAsia="Calibri" w:hAnsi="Aptos" w:cs="Calibri"/>
                      <w:color w:val="242424"/>
                      <w:sz w:val="22"/>
                      <w:szCs w:val="22"/>
                      <w:lang w:eastAsia="ja-JP"/>
                    </w:rPr>
                  </w:pPr>
                  <w:r>
                    <w:rPr>
                      <w:noProof/>
                    </w:rPr>
                    <w:lastRenderedPageBreak/>
                    <w:drawing>
                      <wp:inline distT="0" distB="0" distL="0" distR="0" wp14:anchorId="0D0D7111" wp14:editId="6F4B5F14">
                        <wp:extent cx="4416292" cy="2474789"/>
                        <wp:effectExtent l="76200" t="38100" r="80010" b="116205"/>
                        <wp:docPr id="2040153006" name="Picture 7" descr="A screenshot of a computer screen&#10;&#10;AI-generated content may be incorrect.">
                          <a:extLst xmlns:a="http://schemas.openxmlformats.org/drawingml/2006/main">
                            <a:ext uri="{FF2B5EF4-FFF2-40B4-BE49-F238E27FC236}">
                              <a16:creationId xmlns:a16="http://schemas.microsoft.com/office/drawing/2014/main" id="{3BEA222D-E8E7-4A47-96E8-CBECFCA6B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9428" name="Picture 2" descr="A screenshot of a computer scree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430174" cy="2482568"/>
                                </a:xfrm>
                                <a:prstGeom prst="rect">
                                  <a:avLst/>
                                </a:prstGeom>
                                <a:ln>
                                  <a:solidFill>
                                    <a:schemeClr val="tx1"/>
                                  </a:solidFill>
                                </a:ln>
                                <a:effectLst>
                                  <a:outerShdw blurRad="50800" dist="38100" dir="5400000" algn="t" rotWithShape="0">
                                    <a:prstClr val="black">
                                      <a:alpha val="40000"/>
                                    </a:prstClr>
                                  </a:outerShdw>
                                </a:effectLst>
                              </pic:spPr>
                            </pic:pic>
                          </a:graphicData>
                        </a:graphic>
                      </wp:inline>
                    </w:drawing>
                  </w:r>
                </w:p>
                <w:p w14:paraId="12D39653" w14:textId="051C494B" w:rsidR="533254A8" w:rsidRDefault="533254A8" w:rsidP="003D205A">
                  <w:pPr>
                    <w:pStyle w:val="ListParagraph"/>
                    <w:keepNext/>
                    <w:numPr>
                      <w:ilvl w:val="1"/>
                      <w:numId w:val="5"/>
                    </w:numPr>
                    <w:ind w:left="1440"/>
                    <w:rPr>
                      <w:rFonts w:ascii="Aptos" w:eastAsia="Calibri" w:hAnsi="Aptos" w:cs="Calibri"/>
                      <w:color w:val="242424"/>
                      <w:sz w:val="22"/>
                      <w:szCs w:val="22"/>
                      <w:lang w:eastAsia="ja-JP"/>
                    </w:rPr>
                  </w:pPr>
                  <w:r w:rsidRPr="00BC2BD6">
                    <w:rPr>
                      <w:rFonts w:ascii="Aptos" w:eastAsia="Calibri" w:hAnsi="Aptos" w:cs="Calibri"/>
                      <w:b/>
                      <w:bCs/>
                      <w:color w:val="242424"/>
                      <w:sz w:val="22"/>
                      <w:szCs w:val="22"/>
                      <w:lang w:eastAsia="ja-JP"/>
                    </w:rPr>
                    <w:t>Long-term Ph</w:t>
                  </w:r>
                  <w:r w:rsidRPr="00BC2BD6">
                    <w:rPr>
                      <w:rFonts w:ascii="Aptos" w:eastAsia="Calibri" w:hAnsi="Aptos" w:cs="Calibri"/>
                      <w:b/>
                      <w:bCs/>
                      <w:color w:val="000000" w:themeColor="text1"/>
                      <w:sz w:val="22"/>
                      <w:szCs w:val="22"/>
                    </w:rPr>
                    <w:t xml:space="preserve">3 </w:t>
                  </w:r>
                  <w:hyperlink r:id="rId22">
                    <w:r w:rsidRPr="00BC2BD6">
                      <w:rPr>
                        <w:rStyle w:val="Hyperlink"/>
                        <w:rFonts w:ascii="Aptos" w:eastAsia="Calibri" w:hAnsi="Aptos" w:cs="Calibri"/>
                        <w:b/>
                        <w:bCs/>
                        <w:sz w:val="22"/>
                        <w:szCs w:val="22"/>
                      </w:rPr>
                      <w:t>VELA-1</w:t>
                    </w:r>
                  </w:hyperlink>
                  <w:r w:rsidRPr="00BC2BD6">
                    <w:rPr>
                      <w:rFonts w:ascii="Aptos" w:eastAsia="Calibri" w:hAnsi="Aptos" w:cs="Calibri"/>
                      <w:b/>
                      <w:bCs/>
                      <w:color w:val="000000" w:themeColor="text1"/>
                      <w:sz w:val="22"/>
                      <w:szCs w:val="22"/>
                    </w:rPr>
                    <w:t xml:space="preserve"> &amp; </w:t>
                  </w:r>
                  <w:hyperlink r:id="rId23">
                    <w:r w:rsidRPr="00BC2BD6">
                      <w:rPr>
                        <w:rStyle w:val="Hyperlink"/>
                        <w:rFonts w:ascii="Aptos" w:eastAsia="Calibri" w:hAnsi="Aptos" w:cs="Calibri"/>
                        <w:b/>
                        <w:bCs/>
                        <w:sz w:val="22"/>
                        <w:szCs w:val="22"/>
                      </w:rPr>
                      <w:t>VELA-2</w:t>
                    </w:r>
                  </w:hyperlink>
                  <w:r w:rsidR="00BC2BD6">
                    <w:rPr>
                      <w:b/>
                      <w:bCs/>
                    </w:rPr>
                    <w:t xml:space="preserve">: </w:t>
                  </w:r>
                  <w:r w:rsidR="00BC2BD6" w:rsidRPr="00BC2BD6">
                    <w:rPr>
                      <w:rFonts w:ascii="Aptos" w:eastAsia="Calibri" w:hAnsi="Aptos" w:cs="Calibri"/>
                      <w:b/>
                      <w:bCs/>
                      <w:color w:val="242424"/>
                      <w:sz w:val="22"/>
                      <w:szCs w:val="22"/>
                      <w:lang w:eastAsia="ja-JP"/>
                    </w:rPr>
                    <w:t>E</w:t>
                  </w:r>
                  <w:r w:rsidRPr="00BC2BD6">
                    <w:rPr>
                      <w:rFonts w:ascii="Aptos" w:eastAsia="Calibri" w:hAnsi="Aptos" w:cs="Calibri"/>
                      <w:b/>
                      <w:bCs/>
                      <w:color w:val="242424"/>
                      <w:sz w:val="22"/>
                      <w:szCs w:val="22"/>
                      <w:lang w:eastAsia="ja-JP"/>
                    </w:rPr>
                    <w:t>fficacy</w:t>
                  </w:r>
                  <w:r w:rsidRPr="53FC680F">
                    <w:rPr>
                      <w:rFonts w:ascii="Aptos" w:eastAsia="Calibri" w:hAnsi="Aptos" w:cs="Calibri"/>
                      <w:b/>
                      <w:bCs/>
                      <w:color w:val="242424"/>
                      <w:sz w:val="22"/>
                      <w:szCs w:val="22"/>
                      <w:lang w:eastAsia="ja-JP"/>
                    </w:rPr>
                    <w:t xml:space="preserve"> data highlighted in comparison to Bimzelx and Cosentyx</w:t>
                  </w:r>
                  <w:r w:rsidRPr="53FC680F">
                    <w:rPr>
                      <w:rFonts w:ascii="Aptos" w:eastAsia="Calibri" w:hAnsi="Aptos" w:cs="Calibri"/>
                      <w:color w:val="242424"/>
                      <w:sz w:val="22"/>
                      <w:szCs w:val="22"/>
                      <w:lang w:eastAsia="ja-JP"/>
                    </w:rPr>
                    <w:t xml:space="preserve"> trials, demonstrating durability and supporting commercial positioning with HiSCR75 response rates of 69% and 67% in VELA-1 and VELA-2, markedly exceeding those reported in competitor studies</w:t>
                  </w:r>
                </w:p>
                <w:p w14:paraId="5201F37C" w14:textId="08C7093A" w:rsidR="533254A8" w:rsidRPr="00417381" w:rsidRDefault="533254A8" w:rsidP="53FC680F">
                  <w:pPr>
                    <w:pStyle w:val="ListParagraph"/>
                    <w:keepNext/>
                    <w:numPr>
                      <w:ilvl w:val="2"/>
                      <w:numId w:val="5"/>
                    </w:numPr>
                    <w:rPr>
                      <w:rFonts w:ascii="Aptos" w:eastAsia="Calibri" w:hAnsi="Aptos" w:cs="Calibri"/>
                      <w:b/>
                      <w:bCs/>
                      <w:color w:val="242424"/>
                      <w:sz w:val="22"/>
                      <w:szCs w:val="22"/>
                    </w:rPr>
                  </w:pPr>
                  <w:r w:rsidRPr="53FC680F">
                    <w:rPr>
                      <w:rFonts w:ascii="Aptos" w:eastAsia="Calibri" w:hAnsi="Aptos" w:cs="Calibri"/>
                      <w:color w:val="242424"/>
                      <w:sz w:val="22"/>
                      <w:szCs w:val="22"/>
                      <w:lang w:eastAsia="ja-JP"/>
                    </w:rPr>
                    <w:t>Continued improvement in pain and HiSQoL also highlighted as key endpoints to drive commercial traction; Nanobody MoA promoted as a key differentiating feature</w:t>
                  </w:r>
                </w:p>
                <w:p w14:paraId="3ED294FB" w14:textId="286740C0" w:rsidR="00417381" w:rsidRDefault="00417381" w:rsidP="00417381">
                  <w:pPr>
                    <w:pStyle w:val="ListParagraph"/>
                    <w:keepNext/>
                    <w:ind w:left="2160"/>
                    <w:rPr>
                      <w:rFonts w:ascii="Aptos" w:eastAsia="Calibri" w:hAnsi="Aptos" w:cs="Calibri"/>
                      <w:b/>
                      <w:bCs/>
                      <w:color w:val="242424"/>
                      <w:sz w:val="22"/>
                      <w:szCs w:val="22"/>
                    </w:rPr>
                  </w:pPr>
                  <w:r w:rsidRPr="00417381">
                    <w:rPr>
                      <w:rFonts w:ascii="Aptos" w:eastAsia="Calibri" w:hAnsi="Aptos" w:cs="Calibri"/>
                      <w:b/>
                      <w:bCs/>
                      <w:noProof/>
                      <w:color w:val="242424"/>
                      <w:sz w:val="22"/>
                      <w:szCs w:val="22"/>
                    </w:rPr>
                    <w:drawing>
                      <wp:inline distT="0" distB="0" distL="0" distR="0" wp14:anchorId="1C2BC524" wp14:editId="7CDE8871">
                        <wp:extent cx="4457353" cy="2504808"/>
                        <wp:effectExtent l="19050" t="19050" r="19685" b="10160"/>
                        <wp:docPr id="13223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87203" name=""/>
                                <pic:cNvPicPr/>
                              </pic:nvPicPr>
                              <pic:blipFill>
                                <a:blip r:embed="rId24"/>
                                <a:stretch>
                                  <a:fillRect/>
                                </a:stretch>
                              </pic:blipFill>
                              <pic:spPr>
                                <a:xfrm>
                                  <a:off x="0" y="0"/>
                                  <a:ext cx="4481286" cy="2518257"/>
                                </a:xfrm>
                                <a:prstGeom prst="rect">
                                  <a:avLst/>
                                </a:prstGeom>
                                <a:ln>
                                  <a:solidFill>
                                    <a:schemeClr val="tx1"/>
                                  </a:solidFill>
                                </a:ln>
                              </pic:spPr>
                            </pic:pic>
                          </a:graphicData>
                        </a:graphic>
                      </wp:inline>
                    </w:drawing>
                  </w:r>
                </w:p>
                <w:p w14:paraId="4E431930" w14:textId="2A1769E0" w:rsidR="4062E0D9" w:rsidRDefault="4062E0D9" w:rsidP="003D205A">
                  <w:pPr>
                    <w:pStyle w:val="ListParagraph"/>
                    <w:keepNext/>
                    <w:numPr>
                      <w:ilvl w:val="1"/>
                      <w:numId w:val="5"/>
                    </w:numPr>
                    <w:ind w:left="1440"/>
                    <w:rPr>
                      <w:rFonts w:ascii="Aptos" w:eastAsia="Calibri" w:hAnsi="Aptos" w:cs="Calibri"/>
                      <w:b/>
                      <w:bCs/>
                      <w:color w:val="242424"/>
                      <w:sz w:val="22"/>
                      <w:szCs w:val="22"/>
                    </w:rPr>
                  </w:pPr>
                  <w:r w:rsidRPr="53FC680F">
                    <w:rPr>
                      <w:rFonts w:ascii="Aptos" w:eastAsia="Calibri" w:hAnsi="Aptos" w:cs="Calibri"/>
                      <w:b/>
                      <w:bCs/>
                      <w:color w:val="242424"/>
                      <w:sz w:val="22"/>
                      <w:szCs w:val="22"/>
                      <w:lang w:eastAsia="ja-JP"/>
                    </w:rPr>
                    <w:t>Commercialization</w:t>
                  </w:r>
                  <w:r w:rsidRPr="53FC680F">
                    <w:rPr>
                      <w:rFonts w:ascii="Aptos" w:eastAsia="Calibri" w:hAnsi="Aptos" w:cs="Calibri"/>
                      <w:color w:val="242424"/>
                      <w:sz w:val="22"/>
                      <w:szCs w:val="22"/>
                      <w:lang w:eastAsia="ja-JP"/>
                    </w:rPr>
                    <w:t xml:space="preserve">: </w:t>
                  </w:r>
                  <w:r w:rsidR="00962275">
                    <w:rPr>
                      <w:rFonts w:ascii="Aptos" w:eastAsia="Calibri" w:hAnsi="Aptos" w:cs="Calibri"/>
                      <w:color w:val="242424"/>
                      <w:sz w:val="22"/>
                      <w:szCs w:val="22"/>
                    </w:rPr>
                    <w:t>Manufacturing</w:t>
                  </w:r>
                  <w:r w:rsidRPr="53FC680F">
                    <w:rPr>
                      <w:rFonts w:ascii="Aptos" w:eastAsia="Calibri" w:hAnsi="Aptos" w:cs="Calibri"/>
                      <w:color w:val="242424"/>
                      <w:sz w:val="22"/>
                      <w:szCs w:val="22"/>
                    </w:rPr>
                    <w:t xml:space="preserve"> and distribution capacity in place to </w:t>
                  </w:r>
                  <w:r w:rsidRPr="53FC680F">
                    <w:rPr>
                      <w:rFonts w:ascii="Aptos" w:eastAsia="Calibri" w:hAnsi="Aptos" w:cs="Calibri"/>
                      <w:b/>
                      <w:bCs/>
                      <w:color w:val="242424"/>
                      <w:sz w:val="22"/>
                      <w:szCs w:val="22"/>
                    </w:rPr>
                    <w:t>support up to four or five years</w:t>
                  </w:r>
                  <w:r w:rsidR="00962275">
                    <w:rPr>
                      <w:rFonts w:ascii="Aptos" w:eastAsia="Calibri" w:hAnsi="Aptos" w:cs="Calibri"/>
                      <w:b/>
                      <w:bCs/>
                      <w:color w:val="242424"/>
                      <w:sz w:val="22"/>
                      <w:szCs w:val="22"/>
                    </w:rPr>
                    <w:t xml:space="preserve"> of commercialization</w:t>
                  </w:r>
                  <w:r w:rsidRPr="53FC680F">
                    <w:rPr>
                      <w:rFonts w:ascii="Aptos" w:eastAsia="Calibri" w:hAnsi="Aptos" w:cs="Calibri"/>
                      <w:b/>
                      <w:bCs/>
                      <w:color w:val="242424"/>
                      <w:sz w:val="22"/>
                      <w:szCs w:val="22"/>
                    </w:rPr>
                    <w:t xml:space="preserve">; pricing </w:t>
                  </w:r>
                  <w:r w:rsidRPr="53FC680F">
                    <w:rPr>
                      <w:rFonts w:ascii="Aptos" w:eastAsia="Calibri" w:hAnsi="Aptos" w:cs="Calibri"/>
                      <w:color w:val="242424"/>
                      <w:sz w:val="22"/>
                      <w:szCs w:val="22"/>
                    </w:rPr>
                    <w:t xml:space="preserve">and formulary access expected to be </w:t>
                  </w:r>
                  <w:r w:rsidRPr="53FC680F">
                    <w:rPr>
                      <w:rFonts w:ascii="Aptos" w:eastAsia="Calibri" w:hAnsi="Aptos" w:cs="Calibri"/>
                      <w:b/>
                      <w:bCs/>
                      <w:color w:val="242424"/>
                      <w:sz w:val="22"/>
                      <w:szCs w:val="22"/>
                    </w:rPr>
                    <w:t>on par with Bimzelx</w:t>
                  </w:r>
                </w:p>
                <w:p w14:paraId="43E378D4" w14:textId="63E5B39A" w:rsidR="3B3014CF" w:rsidRDefault="3B3014CF" w:rsidP="53FC680F">
                  <w:pPr>
                    <w:pStyle w:val="ListParagraph"/>
                    <w:keepNext/>
                    <w:numPr>
                      <w:ilvl w:val="2"/>
                      <w:numId w:val="5"/>
                    </w:numPr>
                    <w:rPr>
                      <w:rFonts w:ascii="Aptos" w:eastAsia="Calibri" w:hAnsi="Aptos" w:cs="Calibri"/>
                      <w:color w:val="242424"/>
                      <w:sz w:val="22"/>
                      <w:szCs w:val="22"/>
                    </w:rPr>
                  </w:pPr>
                  <w:r w:rsidRPr="53FC680F">
                    <w:rPr>
                      <w:rFonts w:ascii="Aptos" w:eastAsia="Calibri" w:hAnsi="Aptos" w:cs="Calibri"/>
                      <w:color w:val="242424"/>
                      <w:sz w:val="22"/>
                      <w:szCs w:val="22"/>
                    </w:rPr>
                    <w:t xml:space="preserve">SC auto‑injector </w:t>
                  </w:r>
                  <w:r w:rsidR="00BB20FD">
                    <w:rPr>
                      <w:rFonts w:ascii="Aptos" w:eastAsia="Calibri" w:hAnsi="Aptos" w:cs="Calibri"/>
                      <w:color w:val="242424"/>
                      <w:sz w:val="22"/>
                      <w:szCs w:val="22"/>
                    </w:rPr>
                    <w:t xml:space="preserve">(offering 1ml dose) </w:t>
                  </w:r>
                  <w:r w:rsidRPr="53FC680F">
                    <w:rPr>
                      <w:rFonts w:ascii="Aptos" w:eastAsia="Calibri" w:hAnsi="Aptos" w:cs="Calibri"/>
                      <w:color w:val="242424"/>
                      <w:sz w:val="22"/>
                      <w:szCs w:val="22"/>
                    </w:rPr>
                    <w:t>has completed all required studies, is already being used in the HS OLE with strong positive patient feedback, and is expected to be the approved RoA at launch</w:t>
                  </w:r>
                </w:p>
                <w:p w14:paraId="7A00AB96" w14:textId="10705C58" w:rsidR="004E3FE3" w:rsidRDefault="004E3FE3" w:rsidP="003D205A">
                  <w:pPr>
                    <w:pStyle w:val="ListParagraph"/>
                    <w:keepNext/>
                    <w:numPr>
                      <w:ilvl w:val="1"/>
                      <w:numId w:val="5"/>
                    </w:numPr>
                    <w:ind w:left="1440"/>
                    <w:rPr>
                      <w:rFonts w:ascii="Aptos" w:eastAsia="Calibri" w:hAnsi="Aptos" w:cs="Calibri"/>
                      <w:bCs/>
                      <w:color w:val="242424"/>
                      <w:sz w:val="22"/>
                      <w:szCs w:val="22"/>
                      <w:lang w:eastAsia="ja-JP"/>
                    </w:rPr>
                  </w:pPr>
                  <w:r w:rsidRPr="6B6BA02C">
                    <w:rPr>
                      <w:rFonts w:ascii="Aptos" w:eastAsia="Calibri" w:hAnsi="Aptos" w:cs="Calibri"/>
                      <w:b/>
                      <w:bCs/>
                      <w:color w:val="000000" w:themeColor="text1"/>
                      <w:sz w:val="22"/>
                      <w:szCs w:val="22"/>
                    </w:rPr>
                    <w:t>Ph3</w:t>
                  </w:r>
                  <w:r w:rsidRPr="0035332C">
                    <w:rPr>
                      <w:rFonts w:ascii="Aptos" w:eastAsia="Calibri" w:hAnsi="Aptos" w:cs="Calibri"/>
                      <w:b/>
                      <w:color w:val="000000" w:themeColor="text1"/>
                      <w:sz w:val="22"/>
                      <w:szCs w:val="22"/>
                    </w:rPr>
                    <w:t xml:space="preserve"> </w:t>
                  </w:r>
                  <w:hyperlink r:id="rId25">
                    <w:r w:rsidRPr="6B6BA02C">
                      <w:rPr>
                        <w:rStyle w:val="Hyperlink"/>
                        <w:rFonts w:ascii="Aptos" w:eastAsia="Calibri" w:hAnsi="Aptos" w:cs="Calibri"/>
                        <w:b/>
                        <w:bCs/>
                        <w:sz w:val="22"/>
                        <w:szCs w:val="22"/>
                      </w:rPr>
                      <w:t>VELA-TEEN</w:t>
                    </w:r>
                  </w:hyperlink>
                  <w:r>
                    <w:t xml:space="preserve">: </w:t>
                  </w:r>
                  <w:r w:rsidRPr="00243F68">
                    <w:rPr>
                      <w:rFonts w:ascii="Aptos" w:eastAsia="Calibri" w:hAnsi="Aptos" w:cs="Calibri"/>
                      <w:color w:val="242424"/>
                      <w:sz w:val="22"/>
                      <w:szCs w:val="22"/>
                    </w:rPr>
                    <w:t xml:space="preserve">Updated interim VELA-TEEN data </w:t>
                  </w:r>
                  <w:r>
                    <w:rPr>
                      <w:rFonts w:ascii="Aptos" w:eastAsia="Calibri" w:hAnsi="Aptos" w:cs="Calibri"/>
                      <w:bCs/>
                      <w:color w:val="242424"/>
                      <w:sz w:val="22"/>
                      <w:szCs w:val="22"/>
                      <w:lang w:eastAsia="ja-JP"/>
                    </w:rPr>
                    <w:t xml:space="preserve">demonstrating </w:t>
                  </w:r>
                  <w:r w:rsidRPr="00243F68">
                    <w:rPr>
                      <w:rFonts w:ascii="Aptos" w:eastAsia="Calibri" w:hAnsi="Aptos" w:cs="Calibri"/>
                      <w:b/>
                      <w:color w:val="242424"/>
                      <w:sz w:val="22"/>
                      <w:szCs w:val="22"/>
                      <w:lang w:eastAsia="ja-JP"/>
                    </w:rPr>
                    <w:t>rapid and sustained response</w:t>
                  </w:r>
                  <w:r>
                    <w:rPr>
                      <w:rFonts w:ascii="Aptos" w:eastAsia="Calibri" w:hAnsi="Aptos" w:cs="Calibri"/>
                      <w:bCs/>
                      <w:color w:val="242424"/>
                      <w:sz w:val="22"/>
                      <w:szCs w:val="22"/>
                      <w:lang w:eastAsia="ja-JP"/>
                    </w:rPr>
                    <w:t xml:space="preserve"> in adolescents at week 16 (n=21) through week 24 (n=12) </w:t>
                  </w:r>
                </w:p>
                <w:p w14:paraId="06C39F05" w14:textId="7862E05C" w:rsidR="004E3FE3" w:rsidRPr="00B24596" w:rsidRDefault="355BD613" w:rsidP="53FC680F">
                  <w:pPr>
                    <w:pStyle w:val="ListParagraph"/>
                    <w:keepNext/>
                    <w:numPr>
                      <w:ilvl w:val="2"/>
                      <w:numId w:val="5"/>
                    </w:numPr>
                    <w:rPr>
                      <w:rFonts w:ascii="Aptos" w:eastAsia="Calibri" w:hAnsi="Aptos" w:cs="Calibri"/>
                      <w:color w:val="000000" w:themeColor="text1"/>
                      <w:sz w:val="22"/>
                      <w:szCs w:val="22"/>
                      <w:lang w:eastAsia="ja-JP"/>
                    </w:rPr>
                  </w:pPr>
                  <w:r w:rsidRPr="53FC680F">
                    <w:rPr>
                      <w:rFonts w:ascii="Aptos" w:eastAsia="Calibri" w:hAnsi="Aptos" w:cs="Calibri"/>
                      <w:b/>
                      <w:bCs/>
                      <w:color w:val="000000" w:themeColor="text1"/>
                      <w:sz w:val="22"/>
                      <w:szCs w:val="22"/>
                    </w:rPr>
                    <w:t>VELA-TEEN data to be included in data package as part of BLA</w:t>
                  </w:r>
                  <w:r w:rsidRPr="53FC680F">
                    <w:rPr>
                      <w:rFonts w:ascii="Aptos" w:eastAsia="Calibri" w:hAnsi="Aptos" w:cs="Calibri"/>
                      <w:color w:val="000000" w:themeColor="text1"/>
                      <w:sz w:val="22"/>
                      <w:szCs w:val="22"/>
                    </w:rPr>
                    <w:t xml:space="preserve"> submission to obtain a </w:t>
                  </w:r>
                  <w:r w:rsidR="44EF67DA" w:rsidRPr="53FC680F">
                    <w:rPr>
                      <w:rFonts w:ascii="Aptos" w:eastAsia="Calibri" w:hAnsi="Aptos" w:cs="Calibri"/>
                      <w:color w:val="000000" w:themeColor="text1"/>
                      <w:sz w:val="22"/>
                      <w:szCs w:val="22"/>
                    </w:rPr>
                    <w:t>“</w:t>
                  </w:r>
                  <w:r w:rsidRPr="53FC680F">
                    <w:rPr>
                      <w:rFonts w:ascii="Aptos" w:eastAsia="Calibri" w:hAnsi="Aptos" w:cs="Calibri"/>
                      <w:i/>
                      <w:iCs/>
                      <w:color w:val="000000" w:themeColor="text1"/>
                      <w:sz w:val="22"/>
                      <w:szCs w:val="22"/>
                    </w:rPr>
                    <w:t>broad label</w:t>
                  </w:r>
                  <w:r w:rsidR="3EE4DF78" w:rsidRPr="53FC680F">
                    <w:rPr>
                      <w:rFonts w:ascii="Aptos" w:eastAsia="Calibri" w:hAnsi="Aptos" w:cs="Calibri"/>
                      <w:color w:val="000000" w:themeColor="text1"/>
                      <w:sz w:val="22"/>
                      <w:szCs w:val="22"/>
                    </w:rPr>
                    <w:t>” and “</w:t>
                  </w:r>
                  <w:r w:rsidR="3EE4DF78" w:rsidRPr="53FC680F">
                    <w:rPr>
                      <w:rFonts w:ascii="Aptos" w:eastAsia="Calibri" w:hAnsi="Aptos" w:cs="Calibri"/>
                      <w:i/>
                      <w:iCs/>
                      <w:color w:val="000000" w:themeColor="text1"/>
                      <w:sz w:val="22"/>
                      <w:szCs w:val="22"/>
                    </w:rPr>
                    <w:t>address an unmet need</w:t>
                  </w:r>
                  <w:r w:rsidR="3EE4DF78" w:rsidRPr="53FC680F">
                    <w:rPr>
                      <w:rFonts w:ascii="Aptos" w:eastAsia="Calibri" w:hAnsi="Aptos" w:cs="Calibri"/>
                      <w:color w:val="000000" w:themeColor="text1"/>
                      <w:sz w:val="22"/>
                      <w:szCs w:val="22"/>
                    </w:rPr>
                    <w:t>”</w:t>
                  </w:r>
                  <w:r w:rsidRPr="53FC680F">
                    <w:rPr>
                      <w:rFonts w:ascii="Aptos" w:eastAsia="Calibri" w:hAnsi="Aptos" w:cs="Calibri"/>
                      <w:color w:val="000000" w:themeColor="text1"/>
                      <w:sz w:val="22"/>
                      <w:szCs w:val="22"/>
                    </w:rPr>
                    <w:t xml:space="preserve"> </w:t>
                  </w:r>
                </w:p>
                <w:p w14:paraId="19B82A4E" w14:textId="77777777" w:rsidR="004E3FE3" w:rsidRPr="00D876AC" w:rsidRDefault="004E3FE3" w:rsidP="003D205A">
                  <w:pPr>
                    <w:pStyle w:val="ListParagraph"/>
                    <w:keepNext/>
                    <w:numPr>
                      <w:ilvl w:val="1"/>
                      <w:numId w:val="5"/>
                    </w:numPr>
                    <w:ind w:left="1440"/>
                    <w:rPr>
                      <w:rFonts w:ascii="Aptos" w:eastAsia="Calibri" w:hAnsi="Aptos" w:cs="Calibri"/>
                      <w:bCs/>
                      <w:color w:val="242424"/>
                      <w:sz w:val="22"/>
                      <w:szCs w:val="22"/>
                      <w:lang w:eastAsia="ja-JP"/>
                    </w:rPr>
                  </w:pPr>
                  <w:r w:rsidRPr="00095099">
                    <w:rPr>
                      <w:rFonts w:ascii="Aptos" w:eastAsia="Calibri" w:hAnsi="Aptos" w:cs="Calibri"/>
                      <w:b/>
                      <w:color w:val="242424"/>
                      <w:sz w:val="22"/>
                      <w:szCs w:val="22"/>
                      <w:lang w:eastAsia="ja-JP"/>
                    </w:rPr>
                    <w:t>Upcoming milestones</w:t>
                  </w:r>
                  <w:r>
                    <w:rPr>
                      <w:rFonts w:ascii="Aptos" w:eastAsia="Calibri" w:hAnsi="Aptos" w:cs="Calibri"/>
                      <w:bCs/>
                      <w:color w:val="242424"/>
                      <w:sz w:val="22"/>
                      <w:szCs w:val="22"/>
                      <w:lang w:eastAsia="ja-JP"/>
                    </w:rPr>
                    <w:t xml:space="preserve"> (slide 35)</w:t>
                  </w:r>
                  <w:r w:rsidRPr="00D876AC">
                    <w:rPr>
                      <w:rFonts w:ascii="Aptos" w:eastAsia="Calibri" w:hAnsi="Aptos" w:cs="Calibri"/>
                      <w:bCs/>
                      <w:color w:val="242424"/>
                      <w:sz w:val="22"/>
                      <w:szCs w:val="22"/>
                      <w:lang w:eastAsia="ja-JP"/>
                    </w:rPr>
                    <w:t>:</w:t>
                  </w:r>
                  <w:r>
                    <w:rPr>
                      <w:rFonts w:ascii="Aptos" w:eastAsia="Calibri" w:hAnsi="Aptos" w:cs="Calibri"/>
                      <w:bCs/>
                      <w:color w:val="242424"/>
                      <w:sz w:val="22"/>
                      <w:szCs w:val="22"/>
                      <w:lang w:eastAsia="ja-JP"/>
                    </w:rPr>
                    <w:t xml:space="preserve"> </w:t>
                  </w:r>
                </w:p>
                <w:p w14:paraId="493BC19C" w14:textId="77777777" w:rsidR="004E3FE3" w:rsidRPr="00316908" w:rsidRDefault="004E3FE3" w:rsidP="000B3ABD">
                  <w:pPr>
                    <w:pStyle w:val="ListParagraph"/>
                    <w:numPr>
                      <w:ilvl w:val="2"/>
                      <w:numId w:val="5"/>
                    </w:numPr>
                    <w:rPr>
                      <w:rFonts w:ascii="Aptos" w:eastAsia="Calibri" w:hAnsi="Aptos" w:cs="Calibri"/>
                      <w:bCs/>
                      <w:color w:val="242424"/>
                      <w:sz w:val="22"/>
                      <w:szCs w:val="22"/>
                      <w:lang w:eastAsia="ja-JP"/>
                    </w:rPr>
                  </w:pPr>
                  <w:r>
                    <w:rPr>
                      <w:rFonts w:ascii="Aptos" w:eastAsia="Calibri" w:hAnsi="Aptos" w:cs="Calibri"/>
                      <w:bCs/>
                      <w:color w:val="242424"/>
                      <w:sz w:val="22"/>
                      <w:szCs w:val="22"/>
                      <w:lang w:eastAsia="ja-JP"/>
                    </w:rPr>
                    <w:t>Pre-BLA meeting: early April; CMC pre-BLA: early May</w:t>
                  </w:r>
                </w:p>
                <w:p w14:paraId="147F5E42" w14:textId="77777777" w:rsidR="004E3FE3" w:rsidRDefault="004E3FE3" w:rsidP="000B3ABD">
                  <w:pPr>
                    <w:pStyle w:val="ListParagraph"/>
                    <w:numPr>
                      <w:ilvl w:val="2"/>
                      <w:numId w:val="5"/>
                    </w:numPr>
                    <w:spacing w:line="259" w:lineRule="auto"/>
                    <w:rPr>
                      <w:rFonts w:ascii="Aptos" w:eastAsia="Calibri" w:hAnsi="Aptos" w:cs="Calibri"/>
                      <w:color w:val="242424"/>
                      <w:sz w:val="22"/>
                      <w:szCs w:val="22"/>
                      <w:lang w:eastAsia="ja-JP"/>
                    </w:rPr>
                  </w:pPr>
                  <w:r w:rsidRPr="19FDE045">
                    <w:rPr>
                      <w:rFonts w:ascii="Aptos" w:eastAsia="Calibri" w:hAnsi="Aptos" w:cs="Calibri"/>
                      <w:color w:val="242424"/>
                      <w:sz w:val="22"/>
                      <w:szCs w:val="22"/>
                      <w:lang w:eastAsia="ja-JP"/>
                    </w:rPr>
                    <w:t xml:space="preserve">VELA week </w:t>
                  </w:r>
                  <w:r w:rsidRPr="76BCF195">
                    <w:rPr>
                      <w:rFonts w:ascii="Aptos" w:eastAsia="Calibri" w:hAnsi="Aptos" w:cs="Calibri"/>
                      <w:color w:val="242424"/>
                      <w:sz w:val="22"/>
                      <w:szCs w:val="22"/>
                      <w:lang w:eastAsia="ja-JP"/>
                    </w:rPr>
                    <w:t xml:space="preserve">52 data: </w:t>
                  </w:r>
                  <w:r>
                    <w:rPr>
                      <w:rFonts w:ascii="Aptos" w:eastAsia="Calibri" w:hAnsi="Aptos" w:cs="Calibri"/>
                      <w:color w:val="242424"/>
                      <w:sz w:val="22"/>
                      <w:szCs w:val="22"/>
                      <w:lang w:eastAsia="ja-JP"/>
                    </w:rPr>
                    <w:t>Q2</w:t>
                  </w:r>
                  <w:r w:rsidRPr="76BCF195">
                    <w:rPr>
                      <w:rFonts w:ascii="Aptos" w:eastAsia="Calibri" w:hAnsi="Aptos" w:cs="Calibri"/>
                      <w:color w:val="242424"/>
                      <w:sz w:val="22"/>
                      <w:szCs w:val="22"/>
                      <w:lang w:eastAsia="ja-JP"/>
                    </w:rPr>
                    <w:t xml:space="preserve"> 2026</w:t>
                  </w:r>
                </w:p>
                <w:p w14:paraId="754FC29F" w14:textId="77777777" w:rsidR="004E3FE3" w:rsidRDefault="004E3FE3" w:rsidP="000B3ABD">
                  <w:pPr>
                    <w:pStyle w:val="ListParagraph"/>
                    <w:numPr>
                      <w:ilvl w:val="2"/>
                      <w:numId w:val="5"/>
                    </w:numPr>
                    <w:spacing w:line="259" w:lineRule="auto"/>
                    <w:rPr>
                      <w:rFonts w:ascii="Aptos" w:eastAsia="Calibri" w:hAnsi="Aptos" w:cs="Calibri"/>
                      <w:color w:val="242424"/>
                      <w:sz w:val="22"/>
                      <w:szCs w:val="22"/>
                      <w:lang w:eastAsia="ja-JP"/>
                    </w:rPr>
                  </w:pPr>
                  <w:r>
                    <w:rPr>
                      <w:rFonts w:ascii="Aptos" w:eastAsia="Calibri" w:hAnsi="Aptos" w:cs="Calibri"/>
                      <w:color w:val="242424"/>
                      <w:sz w:val="22"/>
                      <w:szCs w:val="22"/>
                      <w:lang w:eastAsia="ja-JP"/>
                    </w:rPr>
                    <w:t xml:space="preserve">VELA-TEEN </w:t>
                  </w:r>
                  <w:r w:rsidRPr="0043521E">
                    <w:rPr>
                      <w:rFonts w:ascii="Aptos" w:eastAsia="Calibri" w:hAnsi="Aptos" w:cs="Calibri"/>
                      <w:color w:val="242424"/>
                      <w:sz w:val="22"/>
                      <w:szCs w:val="22"/>
                      <w:lang w:eastAsia="ja-JP"/>
                    </w:rPr>
                    <w:t>Primary endpoint readout</w:t>
                  </w:r>
                  <w:r>
                    <w:rPr>
                      <w:rFonts w:ascii="Aptos" w:eastAsia="Calibri" w:hAnsi="Aptos" w:cs="Calibri"/>
                      <w:color w:val="242424"/>
                      <w:sz w:val="22"/>
                      <w:szCs w:val="22"/>
                      <w:lang w:eastAsia="ja-JP"/>
                    </w:rPr>
                    <w:t xml:space="preserve">: </w:t>
                  </w:r>
                  <w:r w:rsidRPr="0043521E">
                    <w:rPr>
                      <w:rFonts w:ascii="Aptos" w:eastAsia="Calibri" w:hAnsi="Aptos" w:cs="Calibri"/>
                      <w:color w:val="242424"/>
                      <w:sz w:val="22"/>
                      <w:szCs w:val="22"/>
                      <w:lang w:eastAsia="ja-JP"/>
                    </w:rPr>
                    <w:t>mid 2026</w:t>
                  </w:r>
                </w:p>
                <w:p w14:paraId="0FEA33E4" w14:textId="77777777" w:rsidR="004E3FE3" w:rsidRPr="00631487" w:rsidRDefault="004E3FE3" w:rsidP="000B3ABD">
                  <w:pPr>
                    <w:pStyle w:val="ListParagraph"/>
                    <w:numPr>
                      <w:ilvl w:val="2"/>
                      <w:numId w:val="5"/>
                    </w:numPr>
                    <w:spacing w:line="259" w:lineRule="auto"/>
                    <w:rPr>
                      <w:rFonts w:ascii="Aptos" w:eastAsia="Calibri" w:hAnsi="Aptos" w:cs="Calibri"/>
                      <w:color w:val="242424"/>
                      <w:sz w:val="22"/>
                      <w:szCs w:val="22"/>
                      <w:lang w:val="it-IT" w:eastAsia="ja-JP"/>
                    </w:rPr>
                  </w:pPr>
                  <w:r w:rsidRPr="00631487">
                    <w:rPr>
                      <w:rFonts w:ascii="Aptos" w:eastAsia="Calibri" w:hAnsi="Aptos" w:cs="Calibri"/>
                      <w:b/>
                      <w:bCs/>
                      <w:color w:val="242424"/>
                      <w:sz w:val="22"/>
                      <w:szCs w:val="22"/>
                      <w:lang w:val="it-IT" w:eastAsia="ja-JP"/>
                    </w:rPr>
                    <w:t>BLA submission: Q3 2026</w:t>
                  </w:r>
                  <w:r w:rsidRPr="00631487">
                    <w:rPr>
                      <w:rFonts w:ascii="Aptos" w:eastAsia="Calibri" w:hAnsi="Aptos" w:cs="Calibri"/>
                      <w:color w:val="242424"/>
                      <w:sz w:val="22"/>
                      <w:szCs w:val="22"/>
                      <w:lang w:val="it-IT" w:eastAsia="ja-JP"/>
                    </w:rPr>
                    <w:t>; BLA acceptance: Q4 2026</w:t>
                  </w:r>
                </w:p>
                <w:p w14:paraId="185EE89D" w14:textId="2CDD5408" w:rsidR="00802A88" w:rsidRDefault="0096105F" w:rsidP="003D205A">
                  <w:pPr>
                    <w:pStyle w:val="ListParagraph"/>
                    <w:keepNext/>
                    <w:numPr>
                      <w:ilvl w:val="0"/>
                      <w:numId w:val="5"/>
                    </w:numPr>
                    <w:ind w:left="720"/>
                    <w:rPr>
                      <w:rFonts w:ascii="Aptos" w:eastAsia="Aptos" w:hAnsi="Aptos" w:cs="Aptos"/>
                      <w:color w:val="000000" w:themeColor="text1"/>
                      <w:sz w:val="22"/>
                      <w:szCs w:val="22"/>
                    </w:rPr>
                  </w:pPr>
                  <w:r>
                    <w:rPr>
                      <w:rFonts w:ascii="Aptos" w:eastAsia="Calibri" w:hAnsi="Aptos" w:cs="Calibri"/>
                      <w:b/>
                      <w:color w:val="242424"/>
                      <w:sz w:val="22"/>
                      <w:szCs w:val="22"/>
                      <w:lang w:eastAsia="ja-JP"/>
                    </w:rPr>
                    <w:t xml:space="preserve">AxSpA </w:t>
                  </w:r>
                  <w:r w:rsidRPr="00302695">
                    <w:rPr>
                      <w:rFonts w:ascii="Aptos" w:eastAsia="Calibri" w:hAnsi="Aptos" w:cs="Calibri"/>
                      <w:b/>
                      <w:color w:val="242424"/>
                      <w:sz w:val="22"/>
                      <w:szCs w:val="22"/>
                      <w:lang w:eastAsia="ja-JP"/>
                    </w:rPr>
                    <w:t xml:space="preserve">(Ph2 </w:t>
                  </w:r>
                  <w:hyperlink r:id="rId26">
                    <w:r w:rsidRPr="00302695">
                      <w:rPr>
                        <w:rStyle w:val="Hyperlink"/>
                        <w:rFonts w:ascii="Aptos" w:eastAsia="Calibri" w:hAnsi="Aptos" w:cs="Calibri"/>
                        <w:b/>
                        <w:sz w:val="22"/>
                        <w:szCs w:val="22"/>
                        <w:lang w:eastAsia="ja-JP"/>
                      </w:rPr>
                      <w:t>S-OLARIS</w:t>
                    </w:r>
                  </w:hyperlink>
                  <w:r w:rsidRPr="00302695">
                    <w:rPr>
                      <w:b/>
                    </w:rPr>
                    <w:t>)</w:t>
                  </w:r>
                  <w:r w:rsidRPr="00302695">
                    <w:rPr>
                      <w:rFonts w:ascii="Aptos" w:eastAsia="Calibri" w:hAnsi="Aptos" w:cs="Calibri"/>
                      <w:b/>
                      <w:color w:val="242424"/>
                      <w:sz w:val="22"/>
                      <w:szCs w:val="22"/>
                      <w:lang w:eastAsia="ja-JP"/>
                    </w:rPr>
                    <w:t>:</w:t>
                  </w:r>
                  <w:r>
                    <w:rPr>
                      <w:rFonts w:ascii="Aptos" w:eastAsia="Calibri" w:hAnsi="Aptos" w:cs="Calibri"/>
                      <w:bCs/>
                      <w:color w:val="242424"/>
                      <w:sz w:val="22"/>
                      <w:szCs w:val="22"/>
                      <w:lang w:eastAsia="ja-JP"/>
                    </w:rPr>
                    <w:t xml:space="preserve"> S-OLARIS </w:t>
                  </w:r>
                  <w:r w:rsidR="00830838">
                    <w:rPr>
                      <w:rFonts w:ascii="Aptos" w:eastAsia="Calibri" w:hAnsi="Aptos" w:cs="Calibri"/>
                      <w:bCs/>
                      <w:color w:val="242424"/>
                      <w:sz w:val="22"/>
                      <w:szCs w:val="22"/>
                      <w:lang w:eastAsia="ja-JP"/>
                    </w:rPr>
                    <w:t>(</w:t>
                  </w:r>
                  <w:r>
                    <w:rPr>
                      <w:rFonts w:ascii="Aptos" w:eastAsia="Calibri" w:hAnsi="Aptos" w:cs="Calibri"/>
                      <w:bCs/>
                      <w:color w:val="242424"/>
                      <w:sz w:val="22"/>
                      <w:szCs w:val="22"/>
                      <w:lang w:eastAsia="ja-JP"/>
                    </w:rPr>
                    <w:t>met key efficacy endpoints (</w:t>
                  </w:r>
                  <w:r w:rsidRPr="00481052">
                    <w:rPr>
                      <w:rFonts w:ascii="Aptos" w:eastAsia="Calibri" w:hAnsi="Aptos" w:cs="Calibri"/>
                      <w:b/>
                      <w:color w:val="242424"/>
                      <w:sz w:val="22"/>
                      <w:szCs w:val="22"/>
                      <w:lang w:eastAsia="ja-JP"/>
                    </w:rPr>
                    <w:t>ASAS40</w:t>
                  </w:r>
                  <w:r>
                    <w:rPr>
                      <w:rFonts w:ascii="Aptos" w:eastAsia="Calibri" w:hAnsi="Aptos" w:cs="Calibri"/>
                      <w:bCs/>
                      <w:color w:val="242424"/>
                      <w:sz w:val="22"/>
                      <w:szCs w:val="22"/>
                      <w:lang w:eastAsia="ja-JP"/>
                    </w:rPr>
                    <w:t xml:space="preserve">, </w:t>
                  </w:r>
                  <w:r w:rsidRPr="00481052">
                    <w:rPr>
                      <w:rFonts w:ascii="Aptos" w:eastAsia="Calibri" w:hAnsi="Aptos" w:cs="Calibri"/>
                      <w:b/>
                      <w:color w:val="242424"/>
                      <w:sz w:val="22"/>
                      <w:szCs w:val="22"/>
                      <w:lang w:eastAsia="ja-JP"/>
                    </w:rPr>
                    <w:t>ASDAS-CRP</w:t>
                  </w:r>
                  <w:r>
                    <w:rPr>
                      <w:rFonts w:ascii="Aptos" w:eastAsia="Calibri" w:hAnsi="Aptos" w:cs="Calibri"/>
                      <w:bCs/>
                      <w:color w:val="242424"/>
                      <w:sz w:val="22"/>
                      <w:szCs w:val="22"/>
                      <w:lang w:eastAsia="ja-JP"/>
                    </w:rPr>
                    <w:t xml:space="preserve"> and </w:t>
                  </w:r>
                  <w:r w:rsidRPr="00481052">
                    <w:rPr>
                      <w:rFonts w:ascii="Aptos" w:eastAsia="Calibri" w:hAnsi="Aptos" w:cs="Calibri"/>
                      <w:b/>
                      <w:color w:val="242424"/>
                      <w:sz w:val="22"/>
                      <w:szCs w:val="22"/>
                      <w:lang w:eastAsia="ja-JP"/>
                    </w:rPr>
                    <w:t>SPARCC MRI</w:t>
                  </w:r>
                  <w:r>
                    <w:rPr>
                      <w:rFonts w:ascii="Aptos" w:eastAsia="Calibri" w:hAnsi="Aptos" w:cs="Calibri"/>
                      <w:bCs/>
                      <w:color w:val="242424"/>
                      <w:sz w:val="22"/>
                      <w:szCs w:val="22"/>
                      <w:lang w:eastAsia="ja-JP"/>
                    </w:rPr>
                    <w:t>) and showed favorable safety at week 12</w:t>
                  </w:r>
                  <w:r w:rsidR="00802A88" w:rsidRPr="2AC86899">
                    <w:rPr>
                      <w:rFonts w:ascii="Aptos" w:eastAsia="Aptos" w:hAnsi="Aptos" w:cs="Aptos"/>
                      <w:color w:val="000000" w:themeColor="text1"/>
                      <w:sz w:val="22"/>
                      <w:szCs w:val="22"/>
                    </w:rPr>
                    <w:t xml:space="preserve"> </w:t>
                  </w:r>
                </w:p>
                <w:p w14:paraId="079F9353" w14:textId="03FC2573" w:rsidR="00B278B9" w:rsidRDefault="00B278B9" w:rsidP="000B3ABD">
                  <w:pPr>
                    <w:keepNext/>
                    <w:numPr>
                      <w:ilvl w:val="1"/>
                      <w:numId w:val="5"/>
                    </w:numPr>
                    <w:shd w:val="clear" w:color="auto" w:fill="FFFFFF" w:themeFill="background1"/>
                    <w:rPr>
                      <w:rFonts w:ascii="Aptos" w:hAnsi="Aptos" w:cs="Calibri"/>
                      <w:sz w:val="22"/>
                      <w:szCs w:val="22"/>
                    </w:rPr>
                  </w:pPr>
                  <w:r w:rsidRPr="103A5FEA">
                    <w:rPr>
                      <w:rFonts w:ascii="Aptos" w:eastAsia="Aptos" w:hAnsi="Aptos" w:cs="Aptos"/>
                      <w:b/>
                      <w:bCs/>
                      <w:color w:val="000000" w:themeColor="text1"/>
                      <w:sz w:val="22"/>
                      <w:szCs w:val="22"/>
                    </w:rPr>
                    <w:t>ASAS40:</w:t>
                  </w:r>
                  <w:r w:rsidRPr="103A5FEA">
                    <w:rPr>
                      <w:rFonts w:ascii="Aptos" w:eastAsia="Aptos" w:hAnsi="Aptos" w:cs="Aptos"/>
                      <w:color w:val="000000" w:themeColor="text1"/>
                      <w:sz w:val="22"/>
                      <w:szCs w:val="22"/>
                    </w:rPr>
                    <w:t xml:space="preserve"> </w:t>
                  </w:r>
                  <w:r w:rsidRPr="103A5FEA">
                    <w:rPr>
                      <w:rFonts w:ascii="Aptos" w:hAnsi="Aptos" w:cs="Calibri"/>
                      <w:sz w:val="22"/>
                      <w:szCs w:val="22"/>
                    </w:rPr>
                    <w:t xml:space="preserve">Management highlighted </w:t>
                  </w:r>
                  <w:r w:rsidR="00BC4588">
                    <w:rPr>
                      <w:rFonts w:ascii="Aptos" w:hAnsi="Aptos" w:cs="Calibri"/>
                      <w:sz w:val="22"/>
                      <w:szCs w:val="22"/>
                    </w:rPr>
                    <w:t>the low competitive benchmark (</w:t>
                  </w:r>
                  <w:r w:rsidRPr="103A5FEA">
                    <w:rPr>
                      <w:rFonts w:ascii="Aptos" w:hAnsi="Aptos" w:cs="Calibri"/>
                      <w:sz w:val="22"/>
                      <w:szCs w:val="22"/>
                    </w:rPr>
                    <w:t>ASAS20</w:t>
                  </w:r>
                  <w:r w:rsidR="00204617">
                    <w:rPr>
                      <w:rFonts w:ascii="Aptos" w:hAnsi="Aptos" w:cs="Calibri"/>
                      <w:sz w:val="22"/>
                      <w:szCs w:val="22"/>
                    </w:rPr>
                    <w:t xml:space="preserve"> and</w:t>
                  </w:r>
                  <w:r w:rsidRPr="103A5FEA">
                    <w:rPr>
                      <w:rFonts w:ascii="Aptos" w:hAnsi="Aptos" w:cs="Calibri"/>
                      <w:sz w:val="22"/>
                      <w:szCs w:val="22"/>
                    </w:rPr>
                    <w:t xml:space="preserve"> ASAS40 rates typically around 40–50</w:t>
                  </w:r>
                  <w:r w:rsidRPr="00325104">
                    <w:rPr>
                      <w:rFonts w:ascii="Aptos" w:hAnsi="Aptos" w:cs="Calibri"/>
                      <w:sz w:val="22"/>
                      <w:szCs w:val="22"/>
                    </w:rPr>
                    <w:t>%</w:t>
                  </w:r>
                  <w:r w:rsidR="00204617">
                    <w:rPr>
                      <w:rFonts w:ascii="Aptos" w:hAnsi="Aptos" w:cs="Calibri"/>
                      <w:sz w:val="22"/>
                      <w:szCs w:val="22"/>
                    </w:rPr>
                    <w:t>)</w:t>
                  </w:r>
                  <w:r w:rsidRPr="00325104">
                    <w:rPr>
                      <w:rFonts w:ascii="Aptos" w:hAnsi="Aptos" w:cs="Calibri"/>
                      <w:sz w:val="22"/>
                      <w:szCs w:val="22"/>
                    </w:rPr>
                    <w:t>,</w:t>
                  </w:r>
                  <w:r w:rsidRPr="103A5FEA">
                    <w:rPr>
                      <w:rFonts w:ascii="Aptos" w:hAnsi="Aptos" w:cs="Calibri"/>
                      <w:sz w:val="22"/>
                      <w:szCs w:val="22"/>
                    </w:rPr>
                    <w:t xml:space="preserve"> whereas sonelokimab achieved ~80%+ ASAS40 at Week 12 and demonstrated rapid responses by Week 4</w:t>
                  </w:r>
                  <w:r w:rsidR="002F4628">
                    <w:rPr>
                      <w:rFonts w:ascii="Aptos" w:hAnsi="Aptos" w:cs="Calibri"/>
                      <w:sz w:val="22"/>
                      <w:szCs w:val="22"/>
                    </w:rPr>
                    <w:t>,</w:t>
                  </w:r>
                  <w:r w:rsidRPr="103A5FEA">
                    <w:rPr>
                      <w:rFonts w:ascii="Aptos" w:hAnsi="Aptos" w:cs="Calibri"/>
                      <w:sz w:val="22"/>
                      <w:szCs w:val="22"/>
                    </w:rPr>
                    <w:t xml:space="preserve"> ~77% vs ~21–35% for competitors (cross-trial comparison) - suggesting potential best-in-class differentiation </w:t>
                  </w:r>
                  <w:r w:rsidR="002C3F2A">
                    <w:rPr>
                      <w:rFonts w:ascii="Aptos" w:hAnsi="Aptos" w:cs="Calibri"/>
                      <w:sz w:val="22"/>
                      <w:szCs w:val="22"/>
                    </w:rPr>
                    <w:t>(</w:t>
                  </w:r>
                  <w:r w:rsidR="002C3F2A" w:rsidRPr="003D205A">
                    <w:rPr>
                      <w:rFonts w:ascii="Aptos" w:eastAsia="Calibri" w:hAnsi="Aptos" w:cs="Calibri"/>
                      <w:i/>
                      <w:iCs/>
                      <w:color w:val="0070C0"/>
                      <w:sz w:val="22"/>
                      <w:szCs w:val="22"/>
                      <w:lang w:eastAsia="ja-JP"/>
                    </w:rPr>
                    <w:t>however, recall the small sample size and open-label design of this Ph2 trial</w:t>
                  </w:r>
                  <w:r w:rsidR="002C3F2A">
                    <w:rPr>
                      <w:rFonts w:ascii="Aptos" w:hAnsi="Aptos" w:cs="Calibri"/>
                      <w:sz w:val="22"/>
                      <w:szCs w:val="22"/>
                    </w:rPr>
                    <w:t>)</w:t>
                  </w:r>
                </w:p>
                <w:p w14:paraId="72902AFE" w14:textId="1FCE485D" w:rsidR="00815FDA" w:rsidRDefault="00815FDA" w:rsidP="00815FDA">
                  <w:pPr>
                    <w:keepNext/>
                    <w:shd w:val="clear" w:color="auto" w:fill="FFFFFF" w:themeFill="background1"/>
                    <w:ind w:left="1282"/>
                    <w:jc w:val="center"/>
                    <w:rPr>
                      <w:rFonts w:ascii="Aptos" w:hAnsi="Aptos" w:cs="Calibri"/>
                      <w:sz w:val="22"/>
                      <w:szCs w:val="22"/>
                    </w:rPr>
                  </w:pPr>
                  <w:r w:rsidRPr="006F71DD">
                    <w:rPr>
                      <w:rFonts w:ascii="Aptos" w:hAnsi="Aptos" w:cs="Calibri"/>
                      <w:noProof/>
                      <w:sz w:val="22"/>
                      <w:szCs w:val="22"/>
                    </w:rPr>
                    <w:drawing>
                      <wp:inline distT="0" distB="0" distL="0" distR="0" wp14:anchorId="47BAD573" wp14:editId="10CBA387">
                        <wp:extent cx="4326935" cy="2361934"/>
                        <wp:effectExtent l="76200" t="38100" r="73660" b="114935"/>
                        <wp:docPr id="318905212" name="Picture 1">
                          <a:extLst xmlns:a="http://schemas.openxmlformats.org/drawingml/2006/main">
                            <a:ext uri="{FF2B5EF4-FFF2-40B4-BE49-F238E27FC236}">
                              <a16:creationId xmlns:a16="http://schemas.microsoft.com/office/drawing/2014/main" id="{C0656E46-DFFB-4661-932B-2A75BB7ED7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05212" name=""/>
                                <pic:cNvPicPr/>
                              </pic:nvPicPr>
                              <pic:blipFill>
                                <a:blip r:embed="rId27"/>
                                <a:stretch>
                                  <a:fillRect/>
                                </a:stretch>
                              </pic:blipFill>
                              <pic:spPr>
                                <a:xfrm>
                                  <a:off x="0" y="0"/>
                                  <a:ext cx="4370269" cy="2385589"/>
                                </a:xfrm>
                                <a:prstGeom prst="rect">
                                  <a:avLst/>
                                </a:prstGeom>
                                <a:ln>
                                  <a:solidFill>
                                    <a:schemeClr val="tx1"/>
                                  </a:solidFill>
                                </a:ln>
                                <a:effectLst>
                                  <a:outerShdw blurRad="50800" dist="38100" dir="5400000" algn="t" rotWithShape="0">
                                    <a:prstClr val="black">
                                      <a:alpha val="40000"/>
                                    </a:prstClr>
                                  </a:outerShdw>
                                </a:effectLst>
                              </pic:spPr>
                            </pic:pic>
                          </a:graphicData>
                        </a:graphic>
                      </wp:inline>
                    </w:drawing>
                  </w:r>
                </w:p>
                <w:p w14:paraId="482439F9" w14:textId="4E6A65CF" w:rsidR="00815FDA" w:rsidRDefault="00815FDA" w:rsidP="000B3ABD">
                  <w:pPr>
                    <w:keepNext/>
                    <w:numPr>
                      <w:ilvl w:val="1"/>
                      <w:numId w:val="5"/>
                    </w:numPr>
                    <w:shd w:val="clear" w:color="auto" w:fill="FFFFFF" w:themeFill="background1"/>
                    <w:rPr>
                      <w:rFonts w:ascii="Aptos" w:hAnsi="Aptos" w:cs="Calibri"/>
                      <w:b/>
                      <w:bCs/>
                      <w:sz w:val="22"/>
                      <w:szCs w:val="22"/>
                    </w:rPr>
                  </w:pPr>
                  <w:r w:rsidRPr="00815FDA">
                    <w:rPr>
                      <w:rFonts w:ascii="Aptos" w:hAnsi="Aptos" w:cs="Calibri"/>
                      <w:b/>
                      <w:bCs/>
                      <w:sz w:val="22"/>
                      <w:szCs w:val="22"/>
                    </w:rPr>
                    <w:t xml:space="preserve">ASDAS-CRP: </w:t>
                  </w:r>
                </w:p>
                <w:p w14:paraId="0F13BF31" w14:textId="039A795F" w:rsidR="003071BC" w:rsidRPr="00815FDA" w:rsidRDefault="003071BC" w:rsidP="003071BC">
                  <w:pPr>
                    <w:keepNext/>
                    <w:shd w:val="clear" w:color="auto" w:fill="FFFFFF" w:themeFill="background1"/>
                    <w:ind w:left="1282"/>
                    <w:jc w:val="center"/>
                    <w:rPr>
                      <w:rFonts w:ascii="Aptos" w:hAnsi="Aptos" w:cs="Calibri"/>
                      <w:b/>
                      <w:bCs/>
                      <w:sz w:val="22"/>
                      <w:szCs w:val="22"/>
                    </w:rPr>
                  </w:pPr>
                  <w:r w:rsidRPr="005E1541">
                    <w:rPr>
                      <w:rFonts w:ascii="Aptos" w:hAnsi="Aptos" w:cs="Calibri"/>
                      <w:noProof/>
                      <w:sz w:val="22"/>
                      <w:szCs w:val="22"/>
                    </w:rPr>
                    <w:drawing>
                      <wp:inline distT="0" distB="0" distL="0" distR="0" wp14:anchorId="582ED853" wp14:editId="636697CC">
                        <wp:extent cx="4391025" cy="2457729"/>
                        <wp:effectExtent l="76200" t="38100" r="66675" b="114300"/>
                        <wp:docPr id="720201991" name="Picture 1">
                          <a:extLst xmlns:a="http://schemas.openxmlformats.org/drawingml/2006/main">
                            <a:ext uri="{FF2B5EF4-FFF2-40B4-BE49-F238E27FC236}">
                              <a16:creationId xmlns:a16="http://schemas.microsoft.com/office/drawing/2014/main" id="{22D067E6-611B-4A1C-AA98-40D8D2077E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1991" name=""/>
                                <pic:cNvPicPr/>
                              </pic:nvPicPr>
                              <pic:blipFill>
                                <a:blip r:embed="rId28"/>
                                <a:stretch>
                                  <a:fillRect/>
                                </a:stretch>
                              </pic:blipFill>
                              <pic:spPr>
                                <a:xfrm>
                                  <a:off x="0" y="0"/>
                                  <a:ext cx="4418910" cy="2473337"/>
                                </a:xfrm>
                                <a:prstGeom prst="rect">
                                  <a:avLst/>
                                </a:prstGeom>
                                <a:ln>
                                  <a:solidFill>
                                    <a:schemeClr val="tx1"/>
                                  </a:solidFill>
                                </a:ln>
                                <a:effectLst>
                                  <a:outerShdw blurRad="50800" dist="38100" dir="5400000" algn="t" rotWithShape="0">
                                    <a:prstClr val="black">
                                      <a:alpha val="40000"/>
                                    </a:prstClr>
                                  </a:outerShdw>
                                </a:effectLst>
                              </pic:spPr>
                            </pic:pic>
                          </a:graphicData>
                        </a:graphic>
                      </wp:inline>
                    </w:drawing>
                  </w:r>
                </w:p>
                <w:p w14:paraId="2F4B0873" w14:textId="5C708B8C" w:rsidR="000B3ABD" w:rsidRDefault="000B3ABD" w:rsidP="000B3ABD">
                  <w:pPr>
                    <w:keepNext/>
                    <w:numPr>
                      <w:ilvl w:val="1"/>
                      <w:numId w:val="5"/>
                    </w:numPr>
                    <w:shd w:val="clear" w:color="auto" w:fill="FFFFFF" w:themeFill="background1"/>
                    <w:rPr>
                      <w:rFonts w:ascii="Aptos" w:hAnsi="Aptos" w:cs="Calibri"/>
                      <w:sz w:val="22"/>
                      <w:szCs w:val="22"/>
                    </w:rPr>
                  </w:pPr>
                  <w:r w:rsidRPr="00A9272B">
                    <w:rPr>
                      <w:rFonts w:ascii="Aptos" w:hAnsi="Aptos" w:cs="Calibri"/>
                      <w:sz w:val="22"/>
                      <w:szCs w:val="22"/>
                    </w:rPr>
                    <w:t>SPACC MRI score</w:t>
                  </w:r>
                  <w:r>
                    <w:rPr>
                      <w:rFonts w:ascii="Aptos" w:hAnsi="Aptos" w:cs="Calibri"/>
                      <w:sz w:val="22"/>
                      <w:szCs w:val="22"/>
                    </w:rPr>
                    <w:t xml:space="preserve"> was </w:t>
                  </w:r>
                  <w:r w:rsidRPr="00A9272B">
                    <w:rPr>
                      <w:rFonts w:ascii="Aptos" w:hAnsi="Aptos" w:cs="Calibri"/>
                      <w:sz w:val="22"/>
                      <w:szCs w:val="22"/>
                    </w:rPr>
                    <w:t>-</w:t>
                  </w:r>
                  <w:r w:rsidRPr="00A21B84">
                    <w:rPr>
                      <w:rFonts w:ascii="Aptos" w:hAnsi="Aptos" w:cs="Calibri"/>
                      <w:b/>
                      <w:bCs/>
                      <w:sz w:val="22"/>
                      <w:szCs w:val="22"/>
                    </w:rPr>
                    <w:t>21.8 (90% score reduction)</w:t>
                  </w:r>
                  <w:r w:rsidRPr="00A9272B">
                    <w:rPr>
                      <w:rFonts w:ascii="Aptos" w:hAnsi="Aptos" w:cs="Calibri"/>
                      <w:sz w:val="22"/>
                      <w:szCs w:val="22"/>
                    </w:rPr>
                    <w:t>, with 92% of patients achieving a decrease in SIJs</w:t>
                  </w:r>
                  <w:r>
                    <w:rPr>
                      <w:rFonts w:ascii="Aptos" w:hAnsi="Aptos" w:cs="Calibri"/>
                      <w:sz w:val="22"/>
                      <w:szCs w:val="22"/>
                    </w:rPr>
                    <w:t xml:space="preserve"> at Week 12</w:t>
                  </w:r>
                  <w:r w:rsidRPr="00A9272B">
                    <w:rPr>
                      <w:rFonts w:ascii="Aptos" w:hAnsi="Aptos" w:cs="Calibri"/>
                      <w:sz w:val="22"/>
                      <w:szCs w:val="22"/>
                    </w:rPr>
                    <w:t>, outperforming competitor data</w:t>
                  </w:r>
                </w:p>
                <w:p w14:paraId="6C8FFC44" w14:textId="77777777" w:rsidR="000B3ABD" w:rsidRDefault="000B3ABD" w:rsidP="000B3ABD">
                  <w:pPr>
                    <w:keepNext/>
                    <w:numPr>
                      <w:ilvl w:val="2"/>
                      <w:numId w:val="5"/>
                    </w:numPr>
                    <w:shd w:val="clear" w:color="auto" w:fill="FFFFFF" w:themeFill="background1"/>
                    <w:rPr>
                      <w:rFonts w:ascii="Aptos" w:eastAsia="Aptos" w:hAnsi="Aptos" w:cs="Aptos"/>
                      <w:sz w:val="22"/>
                      <w:szCs w:val="22"/>
                    </w:rPr>
                  </w:pPr>
                  <w:r w:rsidRPr="37DEA884">
                    <w:rPr>
                      <w:rFonts w:ascii="Aptos" w:eastAsia="Aptos" w:hAnsi="Aptos" w:cs="Aptos"/>
                      <w:color w:val="000000" w:themeColor="text1"/>
                      <w:sz w:val="22"/>
                      <w:szCs w:val="22"/>
                    </w:rPr>
                    <w:t>SUVmax score reduced by -43% at Week 12</w:t>
                  </w:r>
                </w:p>
                <w:p w14:paraId="6ACDAA65" w14:textId="77777777" w:rsidR="000B3ABD" w:rsidRDefault="000B3ABD" w:rsidP="000B3ABD">
                  <w:pPr>
                    <w:keepNext/>
                    <w:numPr>
                      <w:ilvl w:val="2"/>
                      <w:numId w:val="5"/>
                    </w:numPr>
                    <w:shd w:val="clear" w:color="auto" w:fill="FFFFFF" w:themeFill="background1"/>
                    <w:rPr>
                      <w:rFonts w:ascii="Aptos" w:hAnsi="Aptos" w:cs="Calibri"/>
                      <w:sz w:val="22"/>
                      <w:szCs w:val="22"/>
                    </w:rPr>
                  </w:pPr>
                  <w:r w:rsidRPr="720B7267">
                    <w:rPr>
                      <w:rFonts w:ascii="Aptos" w:eastAsia="Aptos" w:hAnsi="Aptos" w:cs="Aptos"/>
                      <w:color w:val="000000" w:themeColor="text1"/>
                      <w:sz w:val="22"/>
                      <w:szCs w:val="22"/>
                    </w:rPr>
                    <w:t>Management</w:t>
                  </w:r>
                  <w:r w:rsidRPr="37DEA884">
                    <w:rPr>
                      <w:rFonts w:ascii="Aptos" w:eastAsia="Aptos" w:hAnsi="Aptos" w:cs="Aptos"/>
                      <w:color w:val="000000" w:themeColor="text1"/>
                      <w:sz w:val="22"/>
                      <w:szCs w:val="22"/>
                    </w:rPr>
                    <w:t xml:space="preserve"> further </w:t>
                  </w:r>
                  <w:r w:rsidRPr="2B8EA8A6">
                    <w:rPr>
                      <w:rFonts w:ascii="Aptos" w:eastAsia="Aptos" w:hAnsi="Aptos" w:cs="Aptos"/>
                      <w:color w:val="000000" w:themeColor="text1"/>
                      <w:sz w:val="22"/>
                      <w:szCs w:val="22"/>
                    </w:rPr>
                    <w:t>noted</w:t>
                  </w:r>
                  <w:r w:rsidRPr="37DEA884">
                    <w:rPr>
                      <w:rFonts w:ascii="Aptos" w:eastAsia="Aptos" w:hAnsi="Aptos" w:cs="Aptos"/>
                      <w:color w:val="000000" w:themeColor="text1"/>
                      <w:sz w:val="22"/>
                      <w:szCs w:val="22"/>
                    </w:rPr>
                    <w:t xml:space="preserve"> that no competitors are incorporating PET imaging at Phase 3</w:t>
                  </w:r>
                </w:p>
                <w:p w14:paraId="6F0EE1E5" w14:textId="7B356DE3" w:rsidR="000B3ABD" w:rsidRPr="002303DD" w:rsidRDefault="000B3ABD" w:rsidP="000B3ABD">
                  <w:pPr>
                    <w:keepNext/>
                    <w:numPr>
                      <w:ilvl w:val="1"/>
                      <w:numId w:val="5"/>
                    </w:numPr>
                    <w:shd w:val="clear" w:color="auto" w:fill="FFFFFF" w:themeFill="background1"/>
                    <w:rPr>
                      <w:rFonts w:ascii="Aptos" w:hAnsi="Aptos" w:cs="Calibri"/>
                      <w:sz w:val="22"/>
                      <w:szCs w:val="22"/>
                    </w:rPr>
                  </w:pPr>
                  <w:r w:rsidRPr="002303DD">
                    <w:rPr>
                      <w:rFonts w:ascii="Aptos" w:hAnsi="Aptos" w:cs="Calibri"/>
                      <w:sz w:val="22"/>
                      <w:szCs w:val="22"/>
                    </w:rPr>
                    <w:t xml:space="preserve">Multiple </w:t>
                  </w:r>
                  <w:r w:rsidR="002E41CE">
                    <w:rPr>
                      <w:rFonts w:ascii="Aptos" w:hAnsi="Aptos" w:cs="Calibri"/>
                      <w:sz w:val="22"/>
                      <w:szCs w:val="22"/>
                    </w:rPr>
                    <w:t>key serum</w:t>
                  </w:r>
                  <w:r w:rsidRPr="002303DD">
                    <w:rPr>
                      <w:rFonts w:ascii="Aptos" w:hAnsi="Aptos" w:cs="Calibri"/>
                      <w:sz w:val="22"/>
                      <w:szCs w:val="22"/>
                    </w:rPr>
                    <w:t xml:space="preserve"> biomarkers (LRG1, ORM1, TNFRSF8, APCS) associated with osteoblast activity, inflammation, angiogenesis and ossification were reported to strongly correlate with Week 12 ASDAS-CRP response, with </w:t>
                  </w:r>
                  <w:r>
                    <w:rPr>
                      <w:rFonts w:ascii="Aptos" w:hAnsi="Aptos" w:cs="Calibri"/>
                      <w:sz w:val="22"/>
                      <w:szCs w:val="22"/>
                    </w:rPr>
                    <w:t>m</w:t>
                  </w:r>
                  <w:r w:rsidRPr="002303DD">
                    <w:rPr>
                      <w:rFonts w:ascii="Aptos" w:hAnsi="Aptos" w:cs="Calibri"/>
                      <w:sz w:val="22"/>
                      <w:szCs w:val="22"/>
                    </w:rPr>
                    <w:t xml:space="preserve">anagement noting these biomarkers may serve as a biological control of </w:t>
                  </w:r>
                  <w:r>
                    <w:rPr>
                      <w:rFonts w:ascii="Aptos" w:hAnsi="Aptos" w:cs="Calibri"/>
                      <w:sz w:val="22"/>
                      <w:szCs w:val="22"/>
                    </w:rPr>
                    <w:t xml:space="preserve">  </w:t>
                  </w:r>
                  <w:r w:rsidRPr="002303DD">
                    <w:rPr>
                      <w:rFonts w:ascii="Aptos" w:hAnsi="Aptos" w:cs="Calibri"/>
                      <w:sz w:val="22"/>
                      <w:szCs w:val="22"/>
                    </w:rPr>
                    <w:t>disease activity</w:t>
                  </w:r>
                </w:p>
                <w:p w14:paraId="28FCFC1D" w14:textId="5EFF3D60" w:rsidR="000B3ABD" w:rsidRDefault="000B3ABD" w:rsidP="000B3ABD">
                  <w:pPr>
                    <w:keepNext/>
                    <w:numPr>
                      <w:ilvl w:val="1"/>
                      <w:numId w:val="5"/>
                    </w:numPr>
                    <w:shd w:val="clear" w:color="auto" w:fill="FFFFFF" w:themeFill="background1"/>
                    <w:rPr>
                      <w:rFonts w:ascii="Aptos" w:hAnsi="Aptos" w:cs="Calibri"/>
                      <w:sz w:val="22"/>
                      <w:szCs w:val="22"/>
                    </w:rPr>
                  </w:pPr>
                  <w:r>
                    <w:rPr>
                      <w:rFonts w:ascii="Aptos" w:hAnsi="Aptos" w:cs="Calibri"/>
                      <w:sz w:val="22"/>
                      <w:szCs w:val="22"/>
                    </w:rPr>
                    <w:t>Safety profile was</w:t>
                  </w:r>
                  <w:r w:rsidRPr="002303DD">
                    <w:rPr>
                      <w:rFonts w:ascii="Aptos" w:hAnsi="Aptos" w:cs="Calibri"/>
                      <w:sz w:val="22"/>
                      <w:szCs w:val="22"/>
                    </w:rPr>
                    <w:t xml:space="preserve"> favorable described as consistent with prior PsA </w:t>
                  </w:r>
                </w:p>
                <w:p w14:paraId="0C1C6459" w14:textId="57502621" w:rsidR="00E11D65" w:rsidRPr="002303DD" w:rsidRDefault="003F0D56" w:rsidP="00E11D65">
                  <w:pPr>
                    <w:keepNext/>
                    <w:numPr>
                      <w:ilvl w:val="2"/>
                      <w:numId w:val="5"/>
                    </w:numPr>
                    <w:shd w:val="clear" w:color="auto" w:fill="FFFFFF" w:themeFill="background1"/>
                    <w:rPr>
                      <w:rFonts w:ascii="Aptos" w:hAnsi="Aptos" w:cs="Calibri"/>
                      <w:sz w:val="22"/>
                      <w:szCs w:val="22"/>
                    </w:rPr>
                  </w:pPr>
                  <w:r>
                    <w:rPr>
                      <w:rFonts w:ascii="Aptos" w:hAnsi="Aptos" w:cs="Calibri"/>
                      <w:sz w:val="22"/>
                      <w:szCs w:val="22"/>
                    </w:rPr>
                    <w:t>As per MoonLake, f</w:t>
                  </w:r>
                  <w:r w:rsidR="00E11D65" w:rsidRPr="00E11D65">
                    <w:rPr>
                      <w:rFonts w:ascii="Aptos" w:hAnsi="Aptos" w:cs="Calibri"/>
                      <w:sz w:val="22"/>
                      <w:szCs w:val="22"/>
                    </w:rPr>
                    <w:t>avorable hepatic / liver profile, no signals related to suicidality, and potentially improved skin tolerability</w:t>
                  </w:r>
                  <w:r>
                    <w:rPr>
                      <w:rFonts w:ascii="Aptos" w:hAnsi="Aptos" w:cs="Calibri"/>
                      <w:sz w:val="22"/>
                      <w:szCs w:val="22"/>
                    </w:rPr>
                    <w:t xml:space="preserve"> may offer potential areas of differentiation</w:t>
                  </w:r>
                </w:p>
                <w:p w14:paraId="5470195A" w14:textId="0FE399D7" w:rsidR="001729C1" w:rsidRDefault="001729C1" w:rsidP="005265A6">
                  <w:pPr>
                    <w:pStyle w:val="ListParagraph"/>
                    <w:ind w:left="1635"/>
                    <w:rPr>
                      <w:rFonts w:ascii="Aptos" w:eastAsia="Aptos" w:hAnsi="Aptos" w:cs="Aptos"/>
                      <w:color w:val="000000" w:themeColor="text1"/>
                      <w:sz w:val="22"/>
                      <w:szCs w:val="22"/>
                    </w:rPr>
                  </w:pPr>
                </w:p>
                <w:p w14:paraId="52F4E881" w14:textId="77777777" w:rsidR="00966C48" w:rsidRPr="0042350C" w:rsidRDefault="00966C48" w:rsidP="00966C48">
                  <w:pPr>
                    <w:pStyle w:val="ListParagraph"/>
                    <w:keepNext/>
                    <w:numPr>
                      <w:ilvl w:val="0"/>
                      <w:numId w:val="5"/>
                    </w:numPr>
                    <w:ind w:left="714" w:hanging="357"/>
                    <w:rPr>
                      <w:rFonts w:ascii="Aptos" w:eastAsia="Calibri" w:hAnsi="Aptos" w:cs="Calibri"/>
                      <w:b/>
                      <w:color w:val="242424"/>
                      <w:sz w:val="22"/>
                      <w:szCs w:val="22"/>
                      <w:lang w:eastAsia="ja-JP"/>
                    </w:rPr>
                  </w:pPr>
                  <w:r w:rsidRPr="0042350C">
                    <w:rPr>
                      <w:rFonts w:ascii="Aptos" w:eastAsia="Calibri" w:hAnsi="Aptos" w:cs="Calibri"/>
                      <w:b/>
                      <w:bCs/>
                      <w:color w:val="242424"/>
                      <w:sz w:val="22"/>
                      <w:szCs w:val="22"/>
                      <w:lang w:eastAsia="ja-JP"/>
                    </w:rPr>
                    <w:t>PsA</w:t>
                  </w:r>
                  <w:r>
                    <w:rPr>
                      <w:rFonts w:ascii="Aptos" w:eastAsia="Calibri" w:hAnsi="Aptos" w:cs="Calibri"/>
                      <w:b/>
                      <w:bCs/>
                      <w:color w:val="242424"/>
                      <w:sz w:val="22"/>
                      <w:szCs w:val="22"/>
                      <w:lang w:eastAsia="ja-JP"/>
                    </w:rPr>
                    <w:t xml:space="preserve"> (</w:t>
                  </w:r>
                  <w:r w:rsidRPr="5C80777C">
                    <w:rPr>
                      <w:rFonts w:ascii="Aptos" w:eastAsia="Calibri" w:hAnsi="Aptos" w:cs="Calibri"/>
                      <w:b/>
                      <w:bCs/>
                      <w:sz w:val="22"/>
                      <w:szCs w:val="22"/>
                    </w:rPr>
                    <w:t xml:space="preserve">Ph3 </w:t>
                  </w:r>
                  <w:hyperlink r:id="rId29">
                    <w:r w:rsidRPr="5C80777C">
                      <w:rPr>
                        <w:rStyle w:val="Hyperlink"/>
                        <w:rFonts w:ascii="Aptos" w:eastAsia="Calibri" w:hAnsi="Aptos" w:cs="Calibri"/>
                        <w:b/>
                        <w:bCs/>
                        <w:sz w:val="22"/>
                        <w:szCs w:val="22"/>
                      </w:rPr>
                      <w:t>IZAR-1</w:t>
                    </w:r>
                  </w:hyperlink>
                  <w:r w:rsidRPr="5C80777C">
                    <w:rPr>
                      <w:rFonts w:ascii="Aptos" w:eastAsia="Calibri" w:hAnsi="Aptos" w:cs="Calibri"/>
                      <w:b/>
                      <w:bCs/>
                      <w:sz w:val="22"/>
                      <w:szCs w:val="22"/>
                    </w:rPr>
                    <w:t xml:space="preserve"> &amp; </w:t>
                  </w:r>
                  <w:hyperlink r:id="rId30">
                    <w:r w:rsidRPr="5C80777C">
                      <w:rPr>
                        <w:rStyle w:val="Hyperlink"/>
                        <w:rFonts w:ascii="Aptos" w:eastAsia="Calibri" w:hAnsi="Aptos" w:cs="Calibri"/>
                        <w:b/>
                        <w:bCs/>
                        <w:sz w:val="22"/>
                        <w:szCs w:val="22"/>
                      </w:rPr>
                      <w:t>IZAR-2</w:t>
                    </w:r>
                  </w:hyperlink>
                  <w:r>
                    <w:t xml:space="preserve">; </w:t>
                  </w:r>
                  <w:r w:rsidRPr="0035332C">
                    <w:rPr>
                      <w:rFonts w:ascii="Aptos" w:eastAsia="Calibri" w:hAnsi="Aptos" w:cs="Calibri"/>
                      <w:b/>
                      <w:sz w:val="22"/>
                      <w:szCs w:val="22"/>
                    </w:rPr>
                    <w:t xml:space="preserve">Ph2 </w:t>
                  </w:r>
                  <w:hyperlink r:id="rId31">
                    <w:r w:rsidRPr="2C064685">
                      <w:rPr>
                        <w:rStyle w:val="Hyperlink"/>
                        <w:rFonts w:ascii="Aptos" w:eastAsia="Calibri" w:hAnsi="Aptos" w:cs="Calibri"/>
                        <w:b/>
                        <w:bCs/>
                        <w:sz w:val="22"/>
                        <w:szCs w:val="22"/>
                      </w:rPr>
                      <w:t>P-O</w:t>
                    </w:r>
                    <w:bookmarkStart w:id="4" w:name="_Hlt222736670"/>
                    <w:bookmarkStart w:id="5" w:name="_Hlt222736669"/>
                    <w:r w:rsidRPr="2C064685">
                      <w:rPr>
                        <w:rStyle w:val="Hyperlink"/>
                        <w:rFonts w:ascii="Aptos" w:eastAsia="Calibri" w:hAnsi="Aptos" w:cs="Calibri"/>
                        <w:b/>
                        <w:bCs/>
                        <w:sz w:val="22"/>
                        <w:szCs w:val="22"/>
                      </w:rPr>
                      <w:t>L</w:t>
                    </w:r>
                    <w:bookmarkEnd w:id="4"/>
                    <w:bookmarkEnd w:id="5"/>
                    <w:r w:rsidRPr="2C064685">
                      <w:rPr>
                        <w:rStyle w:val="Hyperlink"/>
                        <w:rFonts w:ascii="Aptos" w:eastAsia="Calibri" w:hAnsi="Aptos" w:cs="Calibri"/>
                        <w:b/>
                        <w:bCs/>
                        <w:sz w:val="22"/>
                        <w:szCs w:val="22"/>
                      </w:rPr>
                      <w:t>ARIS</w:t>
                    </w:r>
                  </w:hyperlink>
                  <w:r w:rsidRPr="0035332C">
                    <w:rPr>
                      <w:rFonts w:ascii="Aptos" w:eastAsia="Calibri" w:hAnsi="Aptos" w:cs="Calibri"/>
                      <w:b/>
                      <w:sz w:val="22"/>
                      <w:szCs w:val="22"/>
                    </w:rPr>
                    <w:t>)</w:t>
                  </w:r>
                  <w:r w:rsidRPr="0035332C">
                    <w:rPr>
                      <w:rFonts w:ascii="Aptos" w:eastAsia="Calibri" w:hAnsi="Aptos" w:cs="Calibri"/>
                      <w:sz w:val="22"/>
                      <w:szCs w:val="22"/>
                    </w:rPr>
                    <w:t>:</w:t>
                  </w:r>
                </w:p>
                <w:p w14:paraId="18887548" w14:textId="065D1DE6" w:rsidR="00966C48" w:rsidRPr="002000F5" w:rsidRDefault="00966C48" w:rsidP="00966C48">
                  <w:pPr>
                    <w:pStyle w:val="ListParagraph"/>
                    <w:keepNext/>
                    <w:numPr>
                      <w:ilvl w:val="1"/>
                      <w:numId w:val="5"/>
                    </w:numPr>
                    <w:ind w:left="1434" w:hanging="357"/>
                    <w:rPr>
                      <w:rFonts w:ascii="Aptos" w:eastAsia="Calibri" w:hAnsi="Aptos" w:cs="Calibri"/>
                      <w:color w:val="242424"/>
                      <w:sz w:val="22"/>
                      <w:szCs w:val="22"/>
                      <w:lang w:eastAsia="ja-JP"/>
                    </w:rPr>
                  </w:pPr>
                  <w:r w:rsidRPr="4F6F34BA">
                    <w:rPr>
                      <w:rFonts w:ascii="Aptos" w:eastAsia="Calibri" w:hAnsi="Aptos" w:cs="Calibri"/>
                      <w:color w:val="242424"/>
                      <w:sz w:val="22"/>
                      <w:szCs w:val="22"/>
                      <w:lang w:eastAsia="ja-JP"/>
                    </w:rPr>
                    <w:t>Ph</w:t>
                  </w:r>
                  <w:r>
                    <w:rPr>
                      <w:rFonts w:ascii="Aptos" w:eastAsia="Calibri" w:hAnsi="Aptos" w:cs="Calibri"/>
                      <w:color w:val="242424"/>
                      <w:sz w:val="22"/>
                      <w:szCs w:val="22"/>
                      <w:lang w:eastAsia="ja-JP"/>
                    </w:rPr>
                    <w:t xml:space="preserve">ase </w:t>
                  </w:r>
                  <w:r w:rsidRPr="4F6F34BA">
                    <w:rPr>
                      <w:rFonts w:ascii="Aptos" w:eastAsia="Calibri" w:hAnsi="Aptos" w:cs="Calibri"/>
                      <w:color w:val="242424"/>
                      <w:sz w:val="22"/>
                      <w:szCs w:val="22"/>
                      <w:lang w:eastAsia="ja-JP"/>
                    </w:rPr>
                    <w:t>3 IZAR-1 and IZAR-2</w:t>
                  </w:r>
                  <w:r w:rsidRPr="4F6F34BA">
                    <w:rPr>
                      <w:rFonts w:ascii="Aptos" w:eastAsia="Calibri" w:hAnsi="Aptos" w:cs="Calibri"/>
                      <w:b/>
                      <w:bCs/>
                      <w:color w:val="242424"/>
                      <w:sz w:val="22"/>
                      <w:szCs w:val="22"/>
                      <w:lang w:eastAsia="ja-JP"/>
                    </w:rPr>
                    <w:t xml:space="preserve"> </w:t>
                  </w:r>
                  <w:r w:rsidRPr="33EFBE78">
                    <w:rPr>
                      <w:rFonts w:ascii="Aptos" w:eastAsia="Calibri" w:hAnsi="Aptos" w:cs="Calibri"/>
                      <w:color w:val="242424"/>
                      <w:sz w:val="22"/>
                      <w:szCs w:val="22"/>
                      <w:lang w:eastAsia="ja-JP"/>
                    </w:rPr>
                    <w:t>t</w:t>
                  </w:r>
                  <w:r w:rsidRPr="072B31B4">
                    <w:rPr>
                      <w:rFonts w:ascii="Aptos" w:eastAsia="Calibri" w:hAnsi="Aptos" w:cs="Calibri"/>
                      <w:color w:val="242424"/>
                      <w:sz w:val="22"/>
                      <w:szCs w:val="22"/>
                      <w:lang w:eastAsia="ja-JP"/>
                    </w:rPr>
                    <w:t>opline</w:t>
                  </w:r>
                  <w:r>
                    <w:rPr>
                      <w:rFonts w:ascii="Aptos" w:eastAsia="Calibri" w:hAnsi="Aptos" w:cs="Calibri"/>
                      <w:bCs/>
                      <w:color w:val="242424"/>
                      <w:sz w:val="22"/>
                      <w:szCs w:val="22"/>
                      <w:lang w:eastAsia="ja-JP"/>
                    </w:rPr>
                    <w:t xml:space="preserve"> readouts expected </w:t>
                  </w:r>
                  <w:r w:rsidRPr="62CF1434">
                    <w:rPr>
                      <w:rFonts w:ascii="Aptos" w:eastAsia="Calibri" w:hAnsi="Aptos" w:cs="Calibri"/>
                      <w:b/>
                      <w:color w:val="242424"/>
                      <w:sz w:val="22"/>
                      <w:szCs w:val="22"/>
                      <w:lang w:eastAsia="ja-JP"/>
                    </w:rPr>
                    <w:t>Q2/</w:t>
                  </w:r>
                  <w:r w:rsidRPr="62CF1434">
                    <w:rPr>
                      <w:rFonts w:ascii="Aptos" w:eastAsia="Calibri" w:hAnsi="Aptos" w:cs="Calibri"/>
                      <w:b/>
                      <w:bCs/>
                      <w:color w:val="242424"/>
                      <w:sz w:val="22"/>
                      <w:szCs w:val="22"/>
                      <w:lang w:eastAsia="ja-JP"/>
                    </w:rPr>
                    <w:t>Q3</w:t>
                  </w:r>
                  <w:r w:rsidRPr="4B5E0759">
                    <w:rPr>
                      <w:rFonts w:ascii="Aptos" w:eastAsia="Calibri" w:hAnsi="Aptos" w:cs="Calibri"/>
                      <w:color w:val="242424"/>
                      <w:sz w:val="22"/>
                      <w:szCs w:val="22"/>
                      <w:lang w:eastAsia="ja-JP"/>
                    </w:rPr>
                    <w:t xml:space="preserve"> </w:t>
                  </w:r>
                  <w:r w:rsidRPr="00183311">
                    <w:rPr>
                      <w:rFonts w:ascii="Aptos" w:eastAsia="Calibri" w:hAnsi="Aptos" w:cs="Calibri"/>
                      <w:b/>
                      <w:color w:val="242424"/>
                      <w:sz w:val="22"/>
                      <w:szCs w:val="22"/>
                      <w:lang w:eastAsia="ja-JP"/>
                    </w:rPr>
                    <w:t xml:space="preserve">2026 </w:t>
                  </w:r>
                  <w:r>
                    <w:rPr>
                      <w:rFonts w:ascii="Aptos" w:eastAsia="Calibri" w:hAnsi="Aptos" w:cs="Calibri"/>
                      <w:bCs/>
                      <w:color w:val="242424"/>
                      <w:sz w:val="22"/>
                      <w:szCs w:val="22"/>
                      <w:lang w:eastAsia="ja-JP"/>
                    </w:rPr>
                    <w:t xml:space="preserve">and </w:t>
                  </w:r>
                  <w:r w:rsidRPr="00183311">
                    <w:rPr>
                      <w:rFonts w:ascii="Aptos" w:eastAsia="Calibri" w:hAnsi="Aptos" w:cs="Calibri"/>
                      <w:b/>
                      <w:color w:val="242424"/>
                      <w:sz w:val="22"/>
                      <w:szCs w:val="22"/>
                      <w:lang w:eastAsia="ja-JP"/>
                    </w:rPr>
                    <w:t>Q4 2026</w:t>
                  </w:r>
                  <w:r w:rsidRPr="072B31B4">
                    <w:rPr>
                      <w:rFonts w:ascii="Aptos" w:eastAsia="Calibri" w:hAnsi="Aptos" w:cs="Calibri"/>
                      <w:b/>
                      <w:bCs/>
                      <w:color w:val="242424"/>
                      <w:sz w:val="22"/>
                      <w:szCs w:val="22"/>
                      <w:lang w:eastAsia="ja-JP"/>
                    </w:rPr>
                    <w:t xml:space="preserve">, </w:t>
                  </w:r>
                  <w:r w:rsidRPr="072B31B4">
                    <w:rPr>
                      <w:rFonts w:ascii="Aptos" w:eastAsia="Calibri" w:hAnsi="Aptos" w:cs="Calibri"/>
                      <w:color w:val="242424"/>
                      <w:sz w:val="22"/>
                      <w:szCs w:val="22"/>
                      <w:lang w:eastAsia="ja-JP"/>
                    </w:rPr>
                    <w:t>respectively</w:t>
                  </w:r>
                  <w:r w:rsidRPr="00183311">
                    <w:rPr>
                      <w:rFonts w:ascii="Aptos" w:eastAsia="Calibri" w:hAnsi="Aptos" w:cs="Calibri"/>
                      <w:b/>
                      <w:color w:val="242424"/>
                      <w:sz w:val="22"/>
                      <w:szCs w:val="22"/>
                      <w:lang w:eastAsia="ja-JP"/>
                    </w:rPr>
                    <w:t xml:space="preserve"> </w:t>
                  </w:r>
                  <w:r w:rsidRPr="5C80777C">
                    <w:rPr>
                      <w:rFonts w:ascii="Aptos" w:eastAsia="Calibri" w:hAnsi="Aptos" w:cs="Calibri"/>
                      <w:sz w:val="22"/>
                      <w:szCs w:val="22"/>
                    </w:rPr>
                    <w:t>(</w:t>
                  </w:r>
                  <w:r>
                    <w:rPr>
                      <w:rFonts w:ascii="Aptos" w:eastAsia="Times New Roman" w:hAnsi="Aptos" w:cs="Calibri"/>
                      <w:i/>
                      <w:iCs/>
                      <w:color w:val="0070C0"/>
                      <w:sz w:val="22"/>
                      <w:szCs w:val="22"/>
                    </w:rPr>
                    <w:t>in line with previous expectations of</w:t>
                  </w:r>
                  <w:r w:rsidRPr="5C80777C">
                    <w:rPr>
                      <w:rFonts w:ascii="Aptos" w:eastAsia="Times New Roman" w:hAnsi="Aptos" w:cs="Calibri"/>
                      <w:i/>
                      <w:iCs/>
                      <w:color w:val="0070C0"/>
                      <w:sz w:val="22"/>
                      <w:szCs w:val="22"/>
                    </w:rPr>
                    <w:t xml:space="preserve"> </w:t>
                  </w:r>
                  <w:r>
                    <w:rPr>
                      <w:rFonts w:ascii="Aptos" w:eastAsia="Times New Roman" w:hAnsi="Aptos" w:cs="Calibri"/>
                      <w:i/>
                      <w:iCs/>
                      <w:color w:val="0070C0"/>
                      <w:sz w:val="22"/>
                      <w:szCs w:val="22"/>
                    </w:rPr>
                    <w:t xml:space="preserve">Q2 </w:t>
                  </w:r>
                  <w:r w:rsidRPr="000B1CE6">
                    <w:rPr>
                      <w:rFonts w:ascii="Aptos" w:eastAsia="Times New Roman" w:hAnsi="Aptos" w:cs="Calibri"/>
                      <w:i/>
                      <w:iCs/>
                      <w:color w:val="0070C0"/>
                      <w:sz w:val="22"/>
                      <w:szCs w:val="22"/>
                    </w:rPr>
                    <w:t>and</w:t>
                  </w:r>
                  <w:r>
                    <w:rPr>
                      <w:rFonts w:ascii="Aptos" w:eastAsia="Times New Roman" w:hAnsi="Aptos" w:cs="Calibri"/>
                      <w:i/>
                      <w:iCs/>
                      <w:color w:val="0070C0"/>
                      <w:sz w:val="22"/>
                      <w:szCs w:val="22"/>
                    </w:rPr>
                    <w:t xml:space="preserve"> </w:t>
                  </w:r>
                  <w:r w:rsidRPr="000B1CE6">
                    <w:rPr>
                      <w:rFonts w:ascii="Aptos" w:eastAsia="Times New Roman" w:hAnsi="Aptos" w:cs="Calibri"/>
                      <w:i/>
                      <w:iCs/>
                      <w:color w:val="0070C0"/>
                      <w:sz w:val="22"/>
                      <w:szCs w:val="22"/>
                    </w:rPr>
                    <w:t>H2</w:t>
                  </w:r>
                  <w:r>
                    <w:rPr>
                      <w:rFonts w:ascii="Aptos" w:eastAsia="Times New Roman" w:hAnsi="Aptos" w:cs="Calibri"/>
                      <w:i/>
                      <w:iCs/>
                      <w:color w:val="0070C0"/>
                      <w:sz w:val="22"/>
                      <w:szCs w:val="22"/>
                    </w:rPr>
                    <w:t xml:space="preserve"> 2026, respectively</w:t>
                  </w:r>
                  <w:r w:rsidRPr="287237FF">
                    <w:rPr>
                      <w:rFonts w:ascii="Aptos" w:eastAsia="Times New Roman" w:hAnsi="Aptos" w:cs="Calibri"/>
                      <w:i/>
                      <w:iCs/>
                      <w:sz w:val="22"/>
                      <w:szCs w:val="22"/>
                    </w:rPr>
                    <w:t>);</w:t>
                  </w:r>
                  <w:r w:rsidRPr="6FDC6FB7">
                    <w:rPr>
                      <w:rFonts w:ascii="Aptos" w:eastAsia="Times New Roman" w:hAnsi="Aptos" w:cs="Calibri"/>
                      <w:i/>
                      <w:iCs/>
                      <w:sz w:val="22"/>
                      <w:szCs w:val="22"/>
                    </w:rPr>
                    <w:t xml:space="preserve"> </w:t>
                  </w:r>
                </w:p>
                <w:p w14:paraId="46080B85" w14:textId="77777777" w:rsidR="00966C48" w:rsidRPr="00204137" w:rsidRDefault="00966C48" w:rsidP="00966C48">
                  <w:pPr>
                    <w:pStyle w:val="ListParagraph"/>
                    <w:keepNext/>
                    <w:numPr>
                      <w:ilvl w:val="1"/>
                      <w:numId w:val="5"/>
                    </w:numPr>
                    <w:ind w:left="1434" w:hanging="357"/>
                    <w:rPr>
                      <w:rFonts w:ascii="Aptos" w:eastAsia="Calibri" w:hAnsi="Aptos" w:cs="Calibri"/>
                      <w:bCs/>
                      <w:color w:val="242424"/>
                      <w:sz w:val="22"/>
                      <w:szCs w:val="22"/>
                      <w:lang w:eastAsia="ja-JP"/>
                    </w:rPr>
                  </w:pPr>
                  <w:r w:rsidRPr="2C064685">
                    <w:rPr>
                      <w:rFonts w:ascii="Aptos" w:eastAsia="Calibri" w:hAnsi="Aptos" w:cs="Calibri"/>
                      <w:b/>
                      <w:bCs/>
                      <w:sz w:val="22"/>
                      <w:szCs w:val="22"/>
                    </w:rPr>
                    <w:t>Ph</w:t>
                  </w:r>
                  <w:r>
                    <w:rPr>
                      <w:rFonts w:ascii="Aptos" w:eastAsia="Calibri" w:hAnsi="Aptos" w:cs="Calibri"/>
                      <w:b/>
                      <w:bCs/>
                      <w:sz w:val="22"/>
                      <w:szCs w:val="22"/>
                    </w:rPr>
                    <w:t xml:space="preserve">ase </w:t>
                  </w:r>
                  <w:r w:rsidRPr="2C064685">
                    <w:rPr>
                      <w:rFonts w:ascii="Aptos" w:eastAsia="Calibri" w:hAnsi="Aptos" w:cs="Calibri"/>
                      <w:b/>
                      <w:bCs/>
                      <w:sz w:val="22"/>
                      <w:szCs w:val="22"/>
                    </w:rPr>
                    <w:t xml:space="preserve">2 </w:t>
                  </w:r>
                  <w:hyperlink r:id="rId32">
                    <w:r w:rsidRPr="2C064685">
                      <w:rPr>
                        <w:rStyle w:val="Hyperlink"/>
                        <w:rFonts w:ascii="Aptos" w:eastAsia="Calibri" w:hAnsi="Aptos" w:cs="Calibri"/>
                        <w:b/>
                        <w:bCs/>
                        <w:sz w:val="22"/>
                        <w:szCs w:val="22"/>
                      </w:rPr>
                      <w:t>P-OLARIS</w:t>
                    </w:r>
                  </w:hyperlink>
                  <w:r>
                    <w:t xml:space="preserve"> </w:t>
                  </w:r>
                  <w:r w:rsidRPr="2C064685">
                    <w:rPr>
                      <w:rFonts w:ascii="Aptos" w:eastAsia="Calibri" w:hAnsi="Aptos" w:cs="Calibri"/>
                      <w:color w:val="242424"/>
                      <w:sz w:val="22"/>
                      <w:szCs w:val="22"/>
                      <w:lang w:eastAsia="ja-JP"/>
                    </w:rPr>
                    <w:t>interim readout expected in Q4 2026</w:t>
                  </w:r>
                  <w:r>
                    <w:rPr>
                      <w:rFonts w:ascii="Aptos" w:eastAsia="Calibri" w:hAnsi="Aptos" w:cs="Calibri"/>
                      <w:color w:val="242424"/>
                      <w:sz w:val="22"/>
                      <w:szCs w:val="22"/>
                      <w:lang w:eastAsia="ja-JP"/>
                    </w:rPr>
                    <w:t xml:space="preserve"> </w:t>
                  </w:r>
                </w:p>
                <w:p w14:paraId="3DAEC848" w14:textId="3D50AE7C" w:rsidR="00966C48" w:rsidRDefault="00966C48" w:rsidP="00966C48">
                  <w:pPr>
                    <w:pStyle w:val="ListParagraph"/>
                    <w:keepNext/>
                    <w:numPr>
                      <w:ilvl w:val="1"/>
                      <w:numId w:val="5"/>
                    </w:numPr>
                    <w:ind w:left="1434" w:hanging="357"/>
                    <w:rPr>
                      <w:rFonts w:ascii="Aptos" w:eastAsia="Calibri" w:hAnsi="Aptos" w:cs="Calibri"/>
                      <w:color w:val="0070C0"/>
                      <w:sz w:val="22"/>
                      <w:szCs w:val="22"/>
                      <w:lang w:eastAsia="ja-JP"/>
                    </w:rPr>
                  </w:pPr>
                  <w:r w:rsidRPr="156109A9">
                    <w:rPr>
                      <w:rFonts w:ascii="Aptos" w:eastAsia="Calibri" w:hAnsi="Aptos" w:cs="Calibri"/>
                      <w:i/>
                      <w:color w:val="0070C0"/>
                      <w:sz w:val="22"/>
                      <w:szCs w:val="22"/>
                      <w:lang w:eastAsia="ja-JP"/>
                    </w:rPr>
                    <w:t>CI expect</w:t>
                  </w:r>
                  <w:r w:rsidR="009D3CCF">
                    <w:rPr>
                      <w:rFonts w:ascii="Aptos" w:eastAsia="Calibri" w:hAnsi="Aptos" w:cs="Calibri"/>
                      <w:i/>
                      <w:color w:val="0070C0"/>
                      <w:sz w:val="22"/>
                      <w:szCs w:val="22"/>
                      <w:lang w:eastAsia="ja-JP"/>
                    </w:rPr>
                    <w:t>s</w:t>
                  </w:r>
                  <w:r w:rsidRPr="156109A9">
                    <w:rPr>
                      <w:rFonts w:ascii="Aptos" w:eastAsia="Calibri" w:hAnsi="Aptos" w:cs="Calibri"/>
                      <w:i/>
                      <w:color w:val="0070C0"/>
                      <w:sz w:val="22"/>
                      <w:szCs w:val="22"/>
                      <w:lang w:eastAsia="ja-JP"/>
                    </w:rPr>
                    <w:t xml:space="preserve"> US/EU approval in </w:t>
                  </w:r>
                  <w:r w:rsidRPr="691990D7">
                    <w:rPr>
                      <w:rFonts w:ascii="Aptos" w:eastAsia="Calibri" w:hAnsi="Aptos" w:cs="Calibri"/>
                      <w:i/>
                      <w:iCs/>
                      <w:color w:val="0070C0"/>
                      <w:sz w:val="22"/>
                      <w:szCs w:val="22"/>
                      <w:lang w:eastAsia="ja-JP"/>
                    </w:rPr>
                    <w:t>Q3 202</w:t>
                  </w:r>
                  <w:r>
                    <w:rPr>
                      <w:rFonts w:ascii="Aptos" w:eastAsia="Calibri" w:hAnsi="Aptos" w:cs="Calibri"/>
                      <w:i/>
                      <w:iCs/>
                      <w:color w:val="0070C0"/>
                      <w:sz w:val="22"/>
                      <w:szCs w:val="22"/>
                      <w:lang w:eastAsia="ja-JP"/>
                    </w:rPr>
                    <w:t>8 as per MoonLake R&amp;D day in Sep 2025</w:t>
                  </w:r>
                </w:p>
                <w:p w14:paraId="419AA62D" w14:textId="77777777" w:rsidR="005265A6" w:rsidRDefault="005265A6" w:rsidP="005265A6">
                  <w:pPr>
                    <w:pStyle w:val="ListParagraph"/>
                    <w:ind w:left="1635"/>
                    <w:rPr>
                      <w:rFonts w:ascii="Aptos" w:eastAsia="Aptos" w:hAnsi="Aptos" w:cs="Aptos"/>
                      <w:color w:val="000000" w:themeColor="text1"/>
                      <w:sz w:val="22"/>
                      <w:szCs w:val="22"/>
                    </w:rPr>
                  </w:pPr>
                </w:p>
                <w:p w14:paraId="21F8C522" w14:textId="77777777" w:rsidR="0049269F" w:rsidRPr="00553771" w:rsidRDefault="0049269F" w:rsidP="0049269F">
                  <w:pPr>
                    <w:pStyle w:val="ListParagraph"/>
                    <w:keepNext/>
                    <w:numPr>
                      <w:ilvl w:val="0"/>
                      <w:numId w:val="5"/>
                    </w:numPr>
                    <w:ind w:left="714" w:hanging="357"/>
                    <w:rPr>
                      <w:rFonts w:ascii="Aptos" w:eastAsia="Calibri" w:hAnsi="Aptos" w:cs="Calibri"/>
                      <w:sz w:val="22"/>
                      <w:szCs w:val="22"/>
                      <w:lang w:eastAsia="ja-JP"/>
                    </w:rPr>
                  </w:pPr>
                  <w:r w:rsidRPr="2C064685">
                    <w:rPr>
                      <w:rFonts w:ascii="Aptos" w:eastAsia="Calibri" w:hAnsi="Aptos" w:cs="Calibri"/>
                      <w:b/>
                      <w:bCs/>
                      <w:color w:val="242424"/>
                      <w:sz w:val="22"/>
                      <w:szCs w:val="22"/>
                      <w:lang w:eastAsia="ja-JP"/>
                    </w:rPr>
                    <w:t xml:space="preserve">PPP </w:t>
                  </w:r>
                  <w:r w:rsidRPr="2C064685">
                    <w:rPr>
                      <w:rFonts w:ascii="Aptos" w:eastAsia="Calibri" w:hAnsi="Aptos" w:cs="Calibri"/>
                      <w:b/>
                      <w:bCs/>
                      <w:sz w:val="22"/>
                      <w:szCs w:val="22"/>
                    </w:rPr>
                    <w:t xml:space="preserve">(Ph2 </w:t>
                  </w:r>
                  <w:hyperlink r:id="rId33">
                    <w:r w:rsidRPr="2C064685">
                      <w:rPr>
                        <w:rStyle w:val="Hyperlink"/>
                        <w:rFonts w:ascii="Aptos" w:eastAsia="Calibri" w:hAnsi="Aptos" w:cs="Calibri"/>
                        <w:b/>
                        <w:bCs/>
                        <w:sz w:val="22"/>
                        <w:szCs w:val="22"/>
                      </w:rPr>
                      <w:t>LEDA</w:t>
                    </w:r>
                  </w:hyperlink>
                  <w:r w:rsidRPr="763797A6">
                    <w:rPr>
                      <w:rFonts w:ascii="Aptos" w:eastAsia="Calibri" w:hAnsi="Aptos" w:cs="Calibri"/>
                      <w:b/>
                      <w:bCs/>
                      <w:sz w:val="22"/>
                      <w:szCs w:val="22"/>
                    </w:rPr>
                    <w:t>)</w:t>
                  </w:r>
                  <w:r w:rsidRPr="763797A6">
                    <w:rPr>
                      <w:rFonts w:ascii="Aptos" w:eastAsia="Calibri" w:hAnsi="Aptos" w:cs="Calibri"/>
                      <w:sz w:val="22"/>
                      <w:szCs w:val="22"/>
                    </w:rPr>
                    <w:t>:</w:t>
                  </w:r>
                </w:p>
                <w:p w14:paraId="5FAF6225" w14:textId="77777777" w:rsidR="0049269F" w:rsidRPr="00A87F2A" w:rsidRDefault="0049269F" w:rsidP="0049269F">
                  <w:pPr>
                    <w:pStyle w:val="ListParagraph"/>
                    <w:keepNext/>
                    <w:numPr>
                      <w:ilvl w:val="1"/>
                      <w:numId w:val="5"/>
                    </w:numPr>
                    <w:ind w:left="1434" w:hanging="357"/>
                    <w:rPr>
                      <w:rFonts w:ascii="Aptos" w:eastAsia="Calibri" w:hAnsi="Aptos" w:cs="Calibri"/>
                      <w:sz w:val="22"/>
                      <w:szCs w:val="22"/>
                      <w:lang w:eastAsia="ja-JP"/>
                    </w:rPr>
                  </w:pPr>
                  <w:r w:rsidRPr="072B31B4">
                    <w:rPr>
                      <w:rFonts w:ascii="Aptos" w:eastAsia="Calibri" w:hAnsi="Aptos" w:cs="Calibri"/>
                      <w:b/>
                      <w:bCs/>
                      <w:color w:val="242424"/>
                      <w:sz w:val="22"/>
                      <w:szCs w:val="22"/>
                      <w:lang w:eastAsia="ja-JP"/>
                    </w:rPr>
                    <w:t>Ph</w:t>
                  </w:r>
                  <w:r>
                    <w:rPr>
                      <w:rFonts w:ascii="Aptos" w:eastAsia="Calibri" w:hAnsi="Aptos" w:cs="Calibri"/>
                      <w:b/>
                      <w:bCs/>
                      <w:color w:val="242424"/>
                      <w:sz w:val="22"/>
                      <w:szCs w:val="22"/>
                      <w:lang w:eastAsia="ja-JP"/>
                    </w:rPr>
                    <w:t xml:space="preserve">ase </w:t>
                  </w:r>
                  <w:r w:rsidRPr="072B31B4">
                    <w:rPr>
                      <w:rFonts w:ascii="Aptos" w:eastAsia="Calibri" w:hAnsi="Aptos" w:cs="Calibri"/>
                      <w:b/>
                      <w:bCs/>
                      <w:color w:val="242424"/>
                      <w:sz w:val="22"/>
                      <w:szCs w:val="22"/>
                      <w:lang w:eastAsia="ja-JP"/>
                    </w:rPr>
                    <w:t>3</w:t>
                  </w:r>
                  <w:r w:rsidRPr="290431FC">
                    <w:rPr>
                      <w:rFonts w:ascii="Aptos" w:eastAsia="Calibri" w:hAnsi="Aptos" w:cs="Calibri"/>
                      <w:b/>
                      <w:color w:val="242424"/>
                      <w:sz w:val="22"/>
                      <w:szCs w:val="22"/>
                      <w:lang w:eastAsia="ja-JP"/>
                    </w:rPr>
                    <w:t xml:space="preserve"> to initiate in Q3 2026</w:t>
                  </w:r>
                  <w:r w:rsidRPr="7FA15CBD">
                    <w:rPr>
                      <w:rFonts w:ascii="Aptos" w:eastAsia="Calibri" w:hAnsi="Aptos" w:cs="Calibri"/>
                      <w:color w:val="242424"/>
                      <w:sz w:val="22"/>
                      <w:szCs w:val="22"/>
                      <w:lang w:eastAsia="ja-JP"/>
                    </w:rPr>
                    <w:t xml:space="preserve"> </w:t>
                  </w:r>
                  <w:r w:rsidRPr="00073F44">
                    <w:rPr>
                      <w:rFonts w:ascii="Aptos" w:eastAsia="Times New Roman" w:hAnsi="Aptos" w:cs="Calibri"/>
                      <w:i/>
                      <w:iCs/>
                      <w:color w:val="0070C0"/>
                      <w:sz w:val="22"/>
                      <w:szCs w:val="22"/>
                    </w:rPr>
                    <w:t xml:space="preserve">(in line with previous expectations) </w:t>
                  </w:r>
                  <w:r w:rsidRPr="7FA15CBD">
                    <w:rPr>
                      <w:rFonts w:ascii="Aptos" w:eastAsia="Calibri" w:hAnsi="Aptos" w:cs="Calibri"/>
                      <w:color w:val="242424"/>
                      <w:sz w:val="22"/>
                      <w:szCs w:val="22"/>
                      <w:lang w:eastAsia="ja-JP"/>
                    </w:rPr>
                    <w:t>building on p</w:t>
                  </w:r>
                  <w:r w:rsidRPr="7FA15CBD">
                    <w:rPr>
                      <w:rFonts w:ascii="Aptos" w:eastAsia="Calibri" w:hAnsi="Aptos" w:cs="Calibri"/>
                      <w:sz w:val="22"/>
                      <w:szCs w:val="22"/>
                    </w:rPr>
                    <w:t xml:space="preserve">ositive </w:t>
                  </w:r>
                  <w:r w:rsidRPr="072B31B4">
                    <w:rPr>
                      <w:rFonts w:ascii="Aptos" w:eastAsia="Calibri" w:hAnsi="Aptos" w:cs="Calibri"/>
                      <w:sz w:val="22"/>
                      <w:szCs w:val="22"/>
                    </w:rPr>
                    <w:t>Ph</w:t>
                  </w:r>
                  <w:r>
                    <w:rPr>
                      <w:rFonts w:ascii="Aptos" w:eastAsia="Calibri" w:hAnsi="Aptos" w:cs="Calibri"/>
                      <w:sz w:val="22"/>
                      <w:szCs w:val="22"/>
                    </w:rPr>
                    <w:t xml:space="preserve">ase </w:t>
                  </w:r>
                  <w:r w:rsidRPr="072B31B4">
                    <w:rPr>
                      <w:rFonts w:ascii="Aptos" w:eastAsia="Calibri" w:hAnsi="Aptos" w:cs="Calibri"/>
                      <w:sz w:val="22"/>
                      <w:szCs w:val="22"/>
                    </w:rPr>
                    <w:t>2</w:t>
                  </w:r>
                  <w:r w:rsidRPr="7FA15CBD">
                    <w:rPr>
                      <w:rFonts w:ascii="Aptos" w:eastAsia="Calibri" w:hAnsi="Aptos" w:cs="Calibri"/>
                      <w:sz w:val="22"/>
                      <w:szCs w:val="22"/>
                    </w:rPr>
                    <w:t xml:space="preserve"> results and recently </w:t>
                  </w:r>
                  <w:hyperlink r:id="rId34">
                    <w:r w:rsidRPr="7FA15CBD">
                      <w:rPr>
                        <w:rStyle w:val="Hyperlink"/>
                        <w:rFonts w:ascii="Aptos" w:eastAsia="Calibri" w:hAnsi="Aptos" w:cs="Calibri"/>
                        <w:sz w:val="22"/>
                        <w:szCs w:val="22"/>
                      </w:rPr>
                      <w:t>obtained</w:t>
                    </w:r>
                  </w:hyperlink>
                  <w:r w:rsidRPr="7FA15CBD">
                    <w:rPr>
                      <w:rFonts w:ascii="Aptos" w:eastAsia="Calibri" w:hAnsi="Aptos" w:cs="Calibri"/>
                      <w:sz w:val="22"/>
                      <w:szCs w:val="22"/>
                    </w:rPr>
                    <w:t xml:space="preserve"> FDA fast-track designation</w:t>
                  </w:r>
                </w:p>
                <w:p w14:paraId="66551981" w14:textId="69A0C7C5" w:rsidR="0049269F" w:rsidRDefault="0049269F" w:rsidP="0049269F">
                  <w:pPr>
                    <w:pStyle w:val="ListParagraph"/>
                    <w:keepNext/>
                    <w:numPr>
                      <w:ilvl w:val="1"/>
                      <w:numId w:val="5"/>
                    </w:numPr>
                    <w:ind w:left="1434" w:hanging="357"/>
                    <w:rPr>
                      <w:rFonts w:ascii="Aptos" w:eastAsia="Calibri" w:hAnsi="Aptos" w:cs="Calibri"/>
                      <w:sz w:val="22"/>
                      <w:szCs w:val="22"/>
                      <w:lang w:eastAsia="ja-JP"/>
                    </w:rPr>
                  </w:pPr>
                  <w:r w:rsidRPr="43757985">
                    <w:rPr>
                      <w:rFonts w:ascii="Aptos" w:eastAsia="Calibri" w:hAnsi="Aptos" w:cs="Calibri"/>
                      <w:sz w:val="22"/>
                      <w:szCs w:val="22"/>
                    </w:rPr>
                    <w:t>Trial designed for an expedited readout with a week 12 primary EP (e.g. vs week 16 for BKZ)</w:t>
                  </w:r>
                </w:p>
                <w:p w14:paraId="443C0091" w14:textId="77777777" w:rsidR="00966C48" w:rsidRDefault="00966C48" w:rsidP="005265A6">
                  <w:pPr>
                    <w:pStyle w:val="ListParagraph"/>
                    <w:ind w:left="1635"/>
                    <w:rPr>
                      <w:rFonts w:ascii="Aptos" w:eastAsia="Aptos" w:hAnsi="Aptos" w:cs="Aptos"/>
                      <w:color w:val="000000" w:themeColor="text1"/>
                      <w:sz w:val="22"/>
                      <w:szCs w:val="22"/>
                    </w:rPr>
                  </w:pPr>
                </w:p>
                <w:p w14:paraId="46E26058" w14:textId="6F1C883D" w:rsidR="0049269F" w:rsidRPr="00186FCD" w:rsidRDefault="00186FCD" w:rsidP="00186FCD">
                  <w:pPr>
                    <w:pStyle w:val="ListParagraph"/>
                    <w:ind w:left="0"/>
                    <w:jc w:val="both"/>
                    <w:rPr>
                      <w:rFonts w:ascii="Aptos" w:eastAsia="Aptos" w:hAnsi="Aptos" w:cs="Aptos"/>
                      <w:b/>
                      <w:bCs/>
                      <w:color w:val="000000" w:themeColor="text1"/>
                      <w:sz w:val="22"/>
                      <w:szCs w:val="22"/>
                    </w:rPr>
                  </w:pPr>
                  <w:r w:rsidRPr="00186FCD">
                    <w:rPr>
                      <w:rFonts w:ascii="Aptos" w:eastAsia="Aptos" w:hAnsi="Aptos" w:cs="Aptos"/>
                      <w:b/>
                      <w:bCs/>
                      <w:color w:val="000000" w:themeColor="text1"/>
                      <w:sz w:val="22"/>
                      <w:szCs w:val="22"/>
                    </w:rPr>
                    <w:t>Relevant Slides:</w:t>
                  </w:r>
                </w:p>
                <w:p w14:paraId="7E69DED7" w14:textId="19EC02DA" w:rsidR="00186FCD" w:rsidRDefault="00186FCD" w:rsidP="00186FCD">
                  <w:pPr>
                    <w:pStyle w:val="ListParagraph"/>
                    <w:ind w:left="0"/>
                    <w:jc w:val="center"/>
                    <w:rPr>
                      <w:rFonts w:ascii="Aptos" w:eastAsia="Aptos" w:hAnsi="Aptos" w:cs="Aptos"/>
                      <w:color w:val="000000" w:themeColor="text1"/>
                      <w:sz w:val="22"/>
                      <w:szCs w:val="22"/>
                    </w:rPr>
                  </w:pPr>
                </w:p>
                <w:p w14:paraId="71B0FF76" w14:textId="5BB4CB6A" w:rsidR="00186FCD" w:rsidRDefault="00191691" w:rsidP="00186FCD">
                  <w:pPr>
                    <w:pStyle w:val="ListParagraph"/>
                    <w:ind w:left="0"/>
                    <w:jc w:val="center"/>
                    <w:rPr>
                      <w:rFonts w:ascii="Aptos" w:eastAsia="Aptos" w:hAnsi="Aptos" w:cs="Aptos"/>
                      <w:color w:val="000000" w:themeColor="text1"/>
                      <w:sz w:val="22"/>
                      <w:szCs w:val="22"/>
                    </w:rPr>
                  </w:pPr>
                  <w:r>
                    <w:rPr>
                      <w:noProof/>
                    </w:rPr>
                    <w:drawing>
                      <wp:inline distT="0" distB="0" distL="0" distR="0" wp14:anchorId="41EC8251" wp14:editId="5F0A97A0">
                        <wp:extent cx="4798654" cy="2705657"/>
                        <wp:effectExtent l="76200" t="38100" r="78740" b="114300"/>
                        <wp:docPr id="1855644907" name="Picture 6" descr="A screenshot of a computer&#10;&#10;AI-generated content may be incorrect.">
                          <a:extLst xmlns:a="http://schemas.openxmlformats.org/drawingml/2006/main">
                            <a:ext uri="{FF2B5EF4-FFF2-40B4-BE49-F238E27FC236}">
                              <a16:creationId xmlns:a16="http://schemas.microsoft.com/office/drawing/2014/main" id="{9B23698A-5521-4C02-90BB-60B25281C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660"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857678" cy="2738937"/>
                                </a:xfrm>
                                <a:prstGeom prst="rect">
                                  <a:avLst/>
                                </a:prstGeom>
                                <a:ln>
                                  <a:solidFill>
                                    <a:schemeClr val="tx1"/>
                                  </a:solidFill>
                                </a:ln>
                                <a:effectLst>
                                  <a:outerShdw blurRad="50800" dist="38100" dir="5400000" algn="t" rotWithShape="0">
                                    <a:prstClr val="black">
                                      <a:alpha val="40000"/>
                                    </a:prstClr>
                                  </a:outerShdw>
                                </a:effectLst>
                              </pic:spPr>
                            </pic:pic>
                          </a:graphicData>
                        </a:graphic>
                      </wp:inline>
                    </w:drawing>
                  </w:r>
                </w:p>
                <w:p w14:paraId="25851775" w14:textId="238013A6" w:rsidR="00255C46" w:rsidRDefault="00255C46" w:rsidP="00186FCD">
                  <w:pPr>
                    <w:pStyle w:val="ListParagraph"/>
                    <w:ind w:left="0"/>
                    <w:jc w:val="center"/>
                    <w:rPr>
                      <w:rFonts w:ascii="Aptos" w:eastAsia="Aptos" w:hAnsi="Aptos" w:cs="Aptos"/>
                      <w:color w:val="000000" w:themeColor="text1"/>
                      <w:sz w:val="22"/>
                      <w:szCs w:val="22"/>
                    </w:rPr>
                  </w:pPr>
                </w:p>
                <w:p w14:paraId="182D6418" w14:textId="7C74EA19" w:rsidR="00255C46" w:rsidRDefault="005A5A61" w:rsidP="00186FCD">
                  <w:pPr>
                    <w:pStyle w:val="ListParagraph"/>
                    <w:ind w:left="0"/>
                    <w:jc w:val="center"/>
                    <w:rPr>
                      <w:rFonts w:ascii="Aptos" w:eastAsia="Aptos" w:hAnsi="Aptos" w:cs="Aptos"/>
                      <w:color w:val="000000" w:themeColor="text1"/>
                      <w:sz w:val="22"/>
                      <w:szCs w:val="22"/>
                    </w:rPr>
                  </w:pPr>
                  <w:r>
                    <w:rPr>
                      <w:noProof/>
                      <w:lang w:val="en-IN"/>
                    </w:rPr>
                    <w:drawing>
                      <wp:inline distT="0" distB="0" distL="0" distR="0" wp14:anchorId="2C45AF74" wp14:editId="4DECB2F7">
                        <wp:extent cx="4862049" cy="2746496"/>
                        <wp:effectExtent l="76200" t="38100" r="72390" b="111125"/>
                        <wp:docPr id="688500197" name="Picture 8" descr="A close-up of a timeline&#10;&#10;AI-generated content may be incorrect.">
                          <a:extLst xmlns:a="http://schemas.openxmlformats.org/drawingml/2006/main">
                            <a:ext uri="{FF2B5EF4-FFF2-40B4-BE49-F238E27FC236}">
                              <a16:creationId xmlns:a16="http://schemas.microsoft.com/office/drawing/2014/main" id="{8A09A182-ADE2-499C-B30B-1E6A966854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59856" name="Picture 3" descr="A close-up of a timelin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911533" cy="2774449"/>
                                </a:xfrm>
                                <a:prstGeom prst="rect">
                                  <a:avLst/>
                                </a:prstGeom>
                                <a:ln>
                                  <a:solidFill>
                                    <a:schemeClr val="tx1"/>
                                  </a:solidFill>
                                </a:ln>
                                <a:effectLst>
                                  <a:outerShdw blurRad="50800" dist="38100" dir="5400000" algn="t" rotWithShape="0">
                                    <a:prstClr val="black">
                                      <a:alpha val="40000"/>
                                    </a:prstClr>
                                  </a:outerShdw>
                                </a:effectLst>
                              </pic:spPr>
                            </pic:pic>
                          </a:graphicData>
                        </a:graphic>
                      </wp:inline>
                    </w:drawing>
                  </w:r>
                </w:p>
                <w:p w14:paraId="2E245EAC" w14:textId="77777777" w:rsidR="00687190" w:rsidRDefault="00687190" w:rsidP="69FAB384">
                  <w:pPr>
                    <w:textAlignment w:val="baseline"/>
                    <w:rPr>
                      <w:rFonts w:ascii="Aptos" w:eastAsia="Calibri" w:hAnsi="Aptos" w:cs="Calibri"/>
                      <w:b/>
                      <w:sz w:val="22"/>
                      <w:szCs w:val="22"/>
                      <w:lang w:val="en-IN"/>
                    </w:rPr>
                  </w:pPr>
                </w:p>
                <w:p w14:paraId="7240C460" w14:textId="77777777" w:rsidR="00066448" w:rsidRDefault="006A67BD" w:rsidP="006A67BD">
                  <w:pPr>
                    <w:textAlignment w:val="baseline"/>
                    <w:rPr>
                      <w:rFonts w:ascii="Arial" w:eastAsia="Calibri" w:hAnsi="Arial" w:cs="Arial"/>
                      <w:b/>
                      <w:sz w:val="22"/>
                      <w:szCs w:val="22"/>
                    </w:rPr>
                  </w:pPr>
                  <w:r>
                    <w:rPr>
                      <w:rFonts w:ascii="Aptos" w:eastAsia="Calibri" w:hAnsi="Aptos" w:cs="Calibri"/>
                      <w:b/>
                      <w:bCs/>
                      <w:sz w:val="22"/>
                      <w:szCs w:val="22"/>
                    </w:rPr>
                    <w:t>F</w:t>
                  </w:r>
                  <w:r w:rsidRPr="006A67BD">
                    <w:rPr>
                      <w:rFonts w:ascii="Aptos" w:eastAsia="Calibri" w:hAnsi="Aptos" w:cs="Calibri"/>
                      <w:b/>
                      <w:bCs/>
                      <w:sz w:val="22"/>
                      <w:szCs w:val="22"/>
                    </w:rPr>
                    <w:t>or questions, please reach out to:</w:t>
                  </w:r>
                  <w:r w:rsidRPr="006A67BD">
                    <w:rPr>
                      <w:rFonts w:ascii="Arial" w:eastAsia="Calibri" w:hAnsi="Arial" w:cs="Arial"/>
                      <w:b/>
                      <w:sz w:val="22"/>
                      <w:szCs w:val="22"/>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983568" w:rsidRPr="00D5078E" w14:paraId="40D83052" w14:textId="77777777" w:rsidTr="00AA4915">
                    <w:trPr>
                      <w:trHeight w:val="330"/>
                      <w:ins w:id="6" w:author="Bhat, Chanda R" w:date="2026-02-24T11:13:00Z"/>
                    </w:trPr>
                    <w:tc>
                      <w:tcPr>
                        <w:tcW w:w="2660" w:type="dxa"/>
                        <w:shd w:val="clear" w:color="auto" w:fill="002060"/>
                        <w:tcMar>
                          <w:left w:w="105" w:type="dxa"/>
                          <w:right w:w="105" w:type="dxa"/>
                        </w:tcMar>
                      </w:tcPr>
                      <w:p w14:paraId="37177353" w14:textId="77777777" w:rsidR="00066448" w:rsidRPr="00D5078E" w:rsidRDefault="00066448" w:rsidP="00066448">
                        <w:pPr>
                          <w:rPr>
                            <w:rFonts w:ascii="Aptos" w:eastAsia="Aptos" w:hAnsi="Aptos" w:cs="Aptos"/>
                            <w:sz w:val="22"/>
                            <w:szCs w:val="22"/>
                          </w:rPr>
                        </w:pPr>
                      </w:p>
                    </w:tc>
                    <w:tc>
                      <w:tcPr>
                        <w:tcW w:w="1880" w:type="dxa"/>
                        <w:shd w:val="clear" w:color="auto" w:fill="002060"/>
                        <w:tcMar>
                          <w:left w:w="105" w:type="dxa"/>
                          <w:right w:w="105" w:type="dxa"/>
                        </w:tcMar>
                      </w:tcPr>
                      <w:p w14:paraId="19B00515" w14:textId="77777777" w:rsidR="00066448" w:rsidRPr="00D57DC6" w:rsidRDefault="00066448" w:rsidP="00066448">
                        <w:pPr>
                          <w:rPr>
                            <w:rFonts w:ascii="Aptos" w:eastAsia="Aptos" w:hAnsi="Aptos" w:cs="Aptos"/>
                            <w:color w:val="000000" w:themeColor="text1"/>
                            <w:sz w:val="22"/>
                            <w:szCs w:val="22"/>
                          </w:rPr>
                        </w:pPr>
                        <w:r w:rsidRPr="00D57DC6">
                          <w:rPr>
                            <w:rFonts w:ascii="Aptos" w:eastAsia="Aptos" w:hAnsi="Aptos" w:cs="Aptos"/>
                            <w:b/>
                            <w:bCs/>
                            <w:color w:val="000000" w:themeColor="text1"/>
                            <w:sz w:val="22"/>
                            <w:szCs w:val="22"/>
                          </w:rPr>
                          <w:t>Dermatology</w:t>
                        </w:r>
                      </w:p>
                    </w:tc>
                    <w:tc>
                      <w:tcPr>
                        <w:tcW w:w="2339" w:type="dxa"/>
                        <w:shd w:val="clear" w:color="auto" w:fill="002060"/>
                        <w:tcMar>
                          <w:left w:w="105" w:type="dxa"/>
                          <w:right w:w="105" w:type="dxa"/>
                        </w:tcMar>
                      </w:tcPr>
                      <w:p w14:paraId="10BFA683" w14:textId="77777777" w:rsidR="00066448" w:rsidRPr="00D57DC6" w:rsidRDefault="00066448" w:rsidP="00066448">
                        <w:pPr>
                          <w:rPr>
                            <w:rFonts w:ascii="Aptos" w:eastAsia="Aptos" w:hAnsi="Aptos" w:cs="Aptos"/>
                            <w:color w:val="000000" w:themeColor="text1"/>
                            <w:sz w:val="22"/>
                            <w:szCs w:val="22"/>
                          </w:rPr>
                        </w:pPr>
                        <w:r w:rsidRPr="00D57DC6">
                          <w:rPr>
                            <w:rFonts w:ascii="Aptos" w:eastAsia="Aptos" w:hAnsi="Aptos" w:cs="Aptos"/>
                            <w:b/>
                            <w:bCs/>
                            <w:color w:val="000000" w:themeColor="text1"/>
                            <w:sz w:val="22"/>
                            <w:szCs w:val="22"/>
                          </w:rPr>
                          <w:t xml:space="preserve">Rheumatology </w:t>
                        </w:r>
                      </w:p>
                    </w:tc>
                    <w:tc>
                      <w:tcPr>
                        <w:tcW w:w="2415" w:type="dxa"/>
                        <w:shd w:val="clear" w:color="auto" w:fill="002060"/>
                        <w:tcMar>
                          <w:left w:w="105" w:type="dxa"/>
                          <w:right w:w="105" w:type="dxa"/>
                        </w:tcMar>
                      </w:tcPr>
                      <w:p w14:paraId="2363A5B1" w14:textId="77777777" w:rsidR="00066448" w:rsidRPr="00D57DC6" w:rsidRDefault="00066448" w:rsidP="00066448">
                        <w:pPr>
                          <w:rPr>
                            <w:rFonts w:ascii="Aptos" w:eastAsia="Aptos" w:hAnsi="Aptos" w:cs="Aptos"/>
                            <w:color w:val="000000" w:themeColor="text1"/>
                            <w:sz w:val="22"/>
                            <w:szCs w:val="22"/>
                          </w:rPr>
                        </w:pPr>
                        <w:r w:rsidRPr="00D57DC6">
                          <w:rPr>
                            <w:rFonts w:ascii="Aptos" w:eastAsia="Aptos" w:hAnsi="Aptos" w:cs="Aptos"/>
                            <w:b/>
                            <w:bCs/>
                            <w:color w:val="000000" w:themeColor="text1"/>
                            <w:sz w:val="22"/>
                            <w:szCs w:val="22"/>
                          </w:rPr>
                          <w:t>Gastroenterology</w:t>
                        </w:r>
                      </w:p>
                    </w:tc>
                  </w:tr>
                  <w:tr w:rsidR="00983568" w:rsidRPr="00D5078E" w14:paraId="2CB70A50" w14:textId="77777777">
                    <w:trPr>
                      <w:trHeight w:val="330"/>
                      <w:ins w:id="7" w:author="Bhat, Chanda R" w:date="2026-02-24T11:13:00Z"/>
                    </w:trPr>
                    <w:tc>
                      <w:tcPr>
                        <w:tcW w:w="2660" w:type="dxa"/>
                        <w:tcMar>
                          <w:left w:w="105" w:type="dxa"/>
                          <w:right w:w="105" w:type="dxa"/>
                        </w:tcMar>
                      </w:tcPr>
                      <w:p w14:paraId="40C29C65" w14:textId="77777777" w:rsidR="00066448" w:rsidRPr="00D5078E" w:rsidRDefault="00066448" w:rsidP="00066448">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04F6AA08" w14:textId="77777777" w:rsidR="00066448" w:rsidRPr="00D5078E" w:rsidRDefault="00066448" w:rsidP="00066448">
                        <w:pPr>
                          <w:rPr>
                            <w:rFonts w:ascii="Aptos" w:eastAsia="Aptos" w:hAnsi="Aptos" w:cs="Aptos"/>
                            <w:sz w:val="22"/>
                            <w:szCs w:val="22"/>
                          </w:rPr>
                        </w:pPr>
                        <w:hyperlink r:id="rId37">
                          <w:r w:rsidRPr="00D5078E">
                            <w:rPr>
                              <w:rStyle w:val="Hyperlink"/>
                              <w:rFonts w:ascii="Aptos" w:eastAsia="Aptos" w:hAnsi="Aptos" w:cs="Aptos"/>
                              <w:color w:val="0563C1"/>
                              <w:sz w:val="22"/>
                              <w:szCs w:val="22"/>
                            </w:rPr>
                            <w:t>Chanda Bhat</w:t>
                          </w:r>
                        </w:hyperlink>
                      </w:p>
                    </w:tc>
                    <w:tc>
                      <w:tcPr>
                        <w:tcW w:w="2339" w:type="dxa"/>
                        <w:tcMar>
                          <w:left w:w="105" w:type="dxa"/>
                          <w:right w:w="105" w:type="dxa"/>
                        </w:tcMar>
                      </w:tcPr>
                      <w:p w14:paraId="05E5B87F" w14:textId="77777777" w:rsidR="00066448" w:rsidRPr="00D5078E" w:rsidRDefault="00066448" w:rsidP="00066448">
                        <w:pPr>
                          <w:rPr>
                            <w:rFonts w:ascii="Aptos" w:eastAsia="Aptos" w:hAnsi="Aptos" w:cs="Aptos"/>
                            <w:color w:val="0563C1"/>
                            <w:sz w:val="22"/>
                            <w:szCs w:val="22"/>
                          </w:rPr>
                        </w:pPr>
                        <w:r w:rsidRPr="00D5078E">
                          <w:rPr>
                            <w:rFonts w:ascii="Aptos" w:eastAsia="Aptos" w:hAnsi="Aptos" w:cs="Aptos"/>
                            <w:color w:val="0563C1"/>
                            <w:sz w:val="22"/>
                            <w:szCs w:val="22"/>
                            <w:u w:val="single"/>
                          </w:rPr>
                          <w:t>Bethany Christmann</w:t>
                        </w:r>
                      </w:p>
                    </w:tc>
                    <w:tc>
                      <w:tcPr>
                        <w:tcW w:w="2415" w:type="dxa"/>
                        <w:tcMar>
                          <w:left w:w="105" w:type="dxa"/>
                          <w:right w:w="105" w:type="dxa"/>
                        </w:tcMar>
                      </w:tcPr>
                      <w:p w14:paraId="58E38D78" w14:textId="77777777" w:rsidR="00066448" w:rsidRPr="00D5078E" w:rsidRDefault="00066448" w:rsidP="00066448">
                        <w:pPr>
                          <w:rPr>
                            <w:rFonts w:ascii="Aptos" w:eastAsia="Aptos" w:hAnsi="Aptos" w:cs="Aptos"/>
                            <w:sz w:val="22"/>
                            <w:szCs w:val="22"/>
                          </w:rPr>
                        </w:pPr>
                        <w:hyperlink r:id="rId38">
                          <w:r w:rsidRPr="00D5078E">
                            <w:rPr>
                              <w:rStyle w:val="Hyperlink"/>
                              <w:rFonts w:ascii="Aptos" w:eastAsia="Aptos" w:hAnsi="Aptos" w:cs="Aptos"/>
                              <w:color w:val="0563C1"/>
                              <w:sz w:val="22"/>
                              <w:szCs w:val="22"/>
                            </w:rPr>
                            <w:t>Luke Versten</w:t>
                          </w:r>
                        </w:hyperlink>
                      </w:p>
                    </w:tc>
                  </w:tr>
                  <w:tr w:rsidR="00983568" w:rsidRPr="00D5078E" w14:paraId="21E775EA" w14:textId="77777777">
                    <w:trPr>
                      <w:trHeight w:val="195"/>
                      <w:ins w:id="8" w:author="Bhat, Chanda R" w:date="2026-02-24T11:13:00Z"/>
                    </w:trPr>
                    <w:tc>
                      <w:tcPr>
                        <w:tcW w:w="2660" w:type="dxa"/>
                        <w:tcMar>
                          <w:left w:w="105" w:type="dxa"/>
                          <w:right w:w="105" w:type="dxa"/>
                        </w:tcMar>
                      </w:tcPr>
                      <w:p w14:paraId="0513711D" w14:textId="77777777" w:rsidR="00066448" w:rsidRPr="00D5078E" w:rsidRDefault="00066448" w:rsidP="00066448">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55E7150A" w14:textId="77777777" w:rsidR="00066448" w:rsidRPr="00D5078E" w:rsidRDefault="00066448" w:rsidP="00066448">
                        <w:pPr>
                          <w:rPr>
                            <w:rFonts w:ascii="Aptos" w:eastAsia="Aptos" w:hAnsi="Aptos" w:cs="Aptos"/>
                            <w:sz w:val="22"/>
                            <w:szCs w:val="22"/>
                          </w:rPr>
                        </w:pPr>
                        <w:hyperlink r:id="rId39">
                          <w:r w:rsidRPr="00D5078E">
                            <w:rPr>
                              <w:rStyle w:val="Hyperlink"/>
                              <w:rFonts w:ascii="Aptos" w:eastAsia="Aptos" w:hAnsi="Aptos" w:cs="Aptos"/>
                              <w:color w:val="0563C1"/>
                              <w:sz w:val="22"/>
                              <w:szCs w:val="22"/>
                            </w:rPr>
                            <w:t>Priti Anand</w:t>
                          </w:r>
                        </w:hyperlink>
                      </w:p>
                    </w:tc>
                    <w:tc>
                      <w:tcPr>
                        <w:tcW w:w="2339" w:type="dxa"/>
                        <w:tcMar>
                          <w:left w:w="105" w:type="dxa"/>
                          <w:right w:w="105" w:type="dxa"/>
                        </w:tcMar>
                      </w:tcPr>
                      <w:p w14:paraId="1D1F009E" w14:textId="77777777" w:rsidR="00066448" w:rsidRPr="00D5078E" w:rsidRDefault="00066448" w:rsidP="00066448">
                        <w:pPr>
                          <w:rPr>
                            <w:rFonts w:ascii="Aptos" w:eastAsia="Aptos" w:hAnsi="Aptos" w:cs="Aptos"/>
                            <w:color w:val="0563C1"/>
                            <w:sz w:val="22"/>
                            <w:szCs w:val="22"/>
                          </w:rPr>
                        </w:pPr>
                        <w:hyperlink r:id="rId40">
                          <w:r w:rsidRPr="00D5078E">
                            <w:rPr>
                              <w:rStyle w:val="Hyperlink"/>
                              <w:rFonts w:ascii="Aptos" w:eastAsia="Aptos" w:hAnsi="Aptos" w:cs="Aptos"/>
                              <w:color w:val="0563C1"/>
                              <w:sz w:val="22"/>
                              <w:szCs w:val="22"/>
                            </w:rPr>
                            <w:t>Irene Knorn</w:t>
                          </w:r>
                        </w:hyperlink>
                        <w:r w:rsidRPr="00D5078E">
                          <w:rPr>
                            <w:rFonts w:ascii="Aptos" w:eastAsia="Aptos" w:hAnsi="Aptos" w:cs="Aptos"/>
                            <w:color w:val="0563C1"/>
                            <w:sz w:val="22"/>
                            <w:szCs w:val="22"/>
                            <w:u w:val="single"/>
                          </w:rPr>
                          <w:t> </w:t>
                        </w:r>
                      </w:p>
                    </w:tc>
                    <w:tc>
                      <w:tcPr>
                        <w:tcW w:w="2415" w:type="dxa"/>
                        <w:tcMar>
                          <w:left w:w="105" w:type="dxa"/>
                          <w:right w:w="105" w:type="dxa"/>
                        </w:tcMar>
                      </w:tcPr>
                      <w:p w14:paraId="49677B06" w14:textId="77777777" w:rsidR="00066448" w:rsidRPr="00D5078E" w:rsidRDefault="00066448" w:rsidP="00066448">
                        <w:pPr>
                          <w:rPr>
                            <w:rFonts w:ascii="Aptos" w:eastAsia="Aptos" w:hAnsi="Aptos" w:cs="Aptos"/>
                            <w:sz w:val="22"/>
                            <w:szCs w:val="22"/>
                          </w:rPr>
                        </w:pPr>
                        <w:hyperlink r:id="rId41">
                          <w:r w:rsidRPr="00D5078E">
                            <w:rPr>
                              <w:rStyle w:val="Hyperlink"/>
                              <w:rFonts w:ascii="Aptos" w:eastAsia="Aptos" w:hAnsi="Aptos" w:cs="Aptos"/>
                              <w:color w:val="0563C1"/>
                              <w:sz w:val="22"/>
                              <w:szCs w:val="22"/>
                            </w:rPr>
                            <w:t>Priti Anand</w:t>
                          </w:r>
                        </w:hyperlink>
                      </w:p>
                    </w:tc>
                  </w:tr>
                </w:tbl>
                <w:p w14:paraId="3052F92A" w14:textId="77777777" w:rsidR="006A67BD" w:rsidRPr="006A67BD" w:rsidRDefault="006A67BD" w:rsidP="006A67BD">
                  <w:pPr>
                    <w:textAlignment w:val="baseline"/>
                    <w:rPr>
                      <w:rFonts w:ascii="Aptos" w:eastAsia="Calibri" w:hAnsi="Aptos" w:cs="Calibri"/>
                      <w:b/>
                      <w:sz w:val="22"/>
                      <w:szCs w:val="22"/>
                    </w:rPr>
                  </w:pPr>
                  <w:r w:rsidRPr="006A67BD">
                    <w:rPr>
                      <w:rFonts w:ascii="Arial" w:eastAsia="Calibri" w:hAnsi="Arial" w:cs="Arial"/>
                      <w:b/>
                      <w:sz w:val="22"/>
                      <w:szCs w:val="22"/>
                    </w:rPr>
                    <w:t> </w:t>
                  </w:r>
                  <w:r w:rsidRPr="006A67BD">
                    <w:rPr>
                      <w:rFonts w:ascii="Aptos" w:eastAsia="Calibri" w:hAnsi="Aptos" w:cs="Calibri"/>
                      <w:b/>
                      <w:sz w:val="22"/>
                      <w:szCs w:val="22"/>
                    </w:rPr>
                    <w:t> </w:t>
                  </w:r>
                </w:p>
                <w:p w14:paraId="30E70F28" w14:textId="14881277" w:rsidR="006A67BD" w:rsidRPr="006A67BD" w:rsidRDefault="006A67BD" w:rsidP="006A67BD">
                  <w:pPr>
                    <w:textAlignment w:val="baseline"/>
                    <w:rPr>
                      <w:rFonts w:ascii="Aptos" w:eastAsia="Calibri" w:hAnsi="Aptos" w:cs="Calibri"/>
                      <w:b/>
                      <w:sz w:val="22"/>
                      <w:szCs w:val="22"/>
                    </w:rPr>
                  </w:pPr>
                  <w:r w:rsidRPr="006A67BD">
                    <w:rPr>
                      <w:rFonts w:ascii="Aptos" w:eastAsia="Calibri" w:hAnsi="Aptos" w:cs="Calibri"/>
                      <w:b/>
                      <w:sz w:val="22"/>
                      <w:szCs w:val="22"/>
                    </w:rPr>
                    <w:t> </w:t>
                  </w:r>
                </w:p>
                <w:p w14:paraId="2B3D31E5" w14:textId="77777777" w:rsidR="006A67BD" w:rsidRPr="006A67BD" w:rsidRDefault="006A67BD" w:rsidP="006A67BD">
                  <w:pPr>
                    <w:textAlignment w:val="baseline"/>
                    <w:rPr>
                      <w:rFonts w:ascii="Aptos" w:eastAsia="Calibri" w:hAnsi="Aptos" w:cs="Calibri"/>
                      <w:b/>
                      <w:sz w:val="22"/>
                      <w:szCs w:val="22"/>
                    </w:rPr>
                  </w:pPr>
                  <w:hyperlink r:id="rId42" w:tgtFrame="_blank" w:history="1">
                    <w:r w:rsidRPr="006A67BD">
                      <w:rPr>
                        <w:rStyle w:val="Hyperlink"/>
                        <w:rFonts w:ascii="Aptos" w:eastAsia="Calibri" w:hAnsi="Aptos" w:cs="Calibri"/>
                        <w:b/>
                        <w:sz w:val="22"/>
                        <w:szCs w:val="22"/>
                      </w:rPr>
                      <w:t>Invite your colleagues to inVision</w:t>
                    </w:r>
                  </w:hyperlink>
                  <w:r w:rsidRPr="006A67BD">
                    <w:rPr>
                      <w:rFonts w:ascii="Arial" w:eastAsia="Calibri" w:hAnsi="Arial" w:cs="Arial"/>
                      <w:b/>
                      <w:sz w:val="22"/>
                      <w:szCs w:val="22"/>
                    </w:rPr>
                    <w:t> </w:t>
                  </w:r>
                  <w:r w:rsidRPr="006A67BD">
                    <w:rPr>
                      <w:rFonts w:ascii="Aptos" w:eastAsia="Calibri" w:hAnsi="Aptos" w:cs="Calibri"/>
                      <w:b/>
                      <w:sz w:val="22"/>
                      <w:szCs w:val="22"/>
                    </w:rPr>
                    <w:t>|</w:t>
                  </w:r>
                  <w:r w:rsidRPr="006A67BD">
                    <w:rPr>
                      <w:rFonts w:ascii="Arial" w:eastAsia="Calibri" w:hAnsi="Arial" w:cs="Arial"/>
                      <w:b/>
                      <w:sz w:val="22"/>
                      <w:szCs w:val="22"/>
                    </w:rPr>
                    <w:t> </w:t>
                  </w:r>
                  <w:hyperlink r:id="rId43" w:tgtFrame="_blank" w:history="1">
                    <w:r w:rsidRPr="006A67BD">
                      <w:rPr>
                        <w:rStyle w:val="Hyperlink"/>
                        <w:rFonts w:ascii="Aptos" w:eastAsia="Calibri" w:hAnsi="Aptos" w:cs="Calibri"/>
                        <w:b/>
                        <w:sz w:val="22"/>
                        <w:szCs w:val="22"/>
                      </w:rPr>
                      <w:t>Manage Email Preferences</w:t>
                    </w:r>
                  </w:hyperlink>
                  <w:r w:rsidRPr="006A67BD">
                    <w:rPr>
                      <w:rFonts w:ascii="Arial" w:eastAsia="Calibri" w:hAnsi="Arial" w:cs="Arial"/>
                      <w:b/>
                      <w:sz w:val="22"/>
                      <w:szCs w:val="22"/>
                    </w:rPr>
                    <w:t> </w:t>
                  </w:r>
                  <w:r w:rsidRPr="006A67BD">
                    <w:rPr>
                      <w:rFonts w:ascii="Aptos" w:eastAsia="Calibri" w:hAnsi="Aptos" w:cs="Calibri"/>
                      <w:b/>
                      <w:sz w:val="22"/>
                      <w:szCs w:val="22"/>
                    </w:rPr>
                    <w:t>|</w:t>
                  </w:r>
                  <w:r w:rsidRPr="006A67BD">
                    <w:rPr>
                      <w:rFonts w:ascii="Arial" w:eastAsia="Calibri" w:hAnsi="Arial" w:cs="Arial"/>
                      <w:b/>
                      <w:sz w:val="22"/>
                      <w:szCs w:val="22"/>
                    </w:rPr>
                    <w:t> </w:t>
                  </w:r>
                  <w:hyperlink r:id="rId44" w:tgtFrame="_blank" w:history="1">
                    <w:r w:rsidRPr="006A67BD">
                      <w:rPr>
                        <w:rStyle w:val="Hyperlink"/>
                        <w:rFonts w:ascii="Aptos" w:eastAsia="Calibri" w:hAnsi="Aptos" w:cs="Calibri"/>
                        <w:b/>
                        <w:sz w:val="22"/>
                        <w:szCs w:val="22"/>
                      </w:rPr>
                      <w:t>Unsubscribe</w:t>
                    </w:r>
                  </w:hyperlink>
                  <w:r w:rsidRPr="006A67BD">
                    <w:rPr>
                      <w:rFonts w:ascii="Aptos" w:eastAsia="Calibri" w:hAnsi="Aptos" w:cs="Calibri"/>
                      <w:b/>
                      <w:sz w:val="22"/>
                      <w:szCs w:val="22"/>
                    </w:rPr>
                    <w:t> </w:t>
                  </w:r>
                </w:p>
                <w:p w14:paraId="52C27FFB" w14:textId="77777777" w:rsidR="00A477F0" w:rsidRPr="009C1B24" w:rsidRDefault="00A477F0" w:rsidP="69FAB384">
                  <w:pPr>
                    <w:keepNext/>
                    <w:rPr>
                      <w:rFonts w:ascii="Aptos" w:eastAsia="Calibri" w:hAnsi="Aptos" w:cs="Calibri"/>
                      <w:b/>
                      <w:lang w:eastAsia="ja-JP"/>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lastRenderedPageBreak/>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465E54" w:rsidRPr="003A4E1A" w14:paraId="05D2B529" w14:textId="77777777" w:rsidTr="6E497326">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ooper, Chris C" w:date="2026-02-24T15:21:00Z" w:initials="CC">
    <w:p w14:paraId="4CFC4EC2" w14:textId="77777777" w:rsidR="005C0CD7" w:rsidRDefault="005C0CD7" w:rsidP="005C0CD7">
      <w:pPr>
        <w:pStyle w:val="CommentText"/>
      </w:pPr>
      <w:r>
        <w:rPr>
          <w:rStyle w:val="CommentReference"/>
        </w:rPr>
        <w:annotationRef/>
      </w:r>
      <w:r>
        <w:t>I added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FC4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793921" w16cex:dateUtc="2026-02-24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FC4EC2" w16cid:durableId="357939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282" w:hanging="360"/>
      </w:pPr>
      <w:rPr>
        <w:rFonts w:ascii="Symbol" w:hAnsi="Symbol" w:hint="default"/>
      </w:rPr>
    </w:lvl>
    <w:lvl w:ilvl="1" w:tplc="04090003" w:tentative="1">
      <w:start w:val="1"/>
      <w:numFmt w:val="bullet"/>
      <w:lvlText w:val="o"/>
      <w:lvlJc w:val="left"/>
      <w:pPr>
        <w:ind w:left="1002" w:hanging="360"/>
      </w:pPr>
      <w:rPr>
        <w:rFonts w:ascii="Courier New" w:hAnsi="Courier New" w:cs="Courier New" w:hint="default"/>
      </w:rPr>
    </w:lvl>
    <w:lvl w:ilvl="2" w:tplc="04090005" w:tentative="1">
      <w:start w:val="1"/>
      <w:numFmt w:val="bullet"/>
      <w:lvlText w:val=""/>
      <w:lvlJc w:val="left"/>
      <w:pPr>
        <w:ind w:left="1722" w:hanging="360"/>
      </w:pPr>
      <w:rPr>
        <w:rFonts w:ascii="Wingdings" w:hAnsi="Wingdings" w:hint="default"/>
      </w:rPr>
    </w:lvl>
    <w:lvl w:ilvl="3" w:tplc="04090001" w:tentative="1">
      <w:start w:val="1"/>
      <w:numFmt w:val="bullet"/>
      <w:lvlText w:val=""/>
      <w:lvlJc w:val="left"/>
      <w:pPr>
        <w:ind w:left="2442" w:hanging="360"/>
      </w:pPr>
      <w:rPr>
        <w:rFonts w:ascii="Symbol" w:hAnsi="Symbol" w:hint="default"/>
      </w:rPr>
    </w:lvl>
    <w:lvl w:ilvl="4" w:tplc="04090003" w:tentative="1">
      <w:start w:val="1"/>
      <w:numFmt w:val="bullet"/>
      <w:lvlText w:val="o"/>
      <w:lvlJc w:val="left"/>
      <w:pPr>
        <w:ind w:left="3162" w:hanging="360"/>
      </w:pPr>
      <w:rPr>
        <w:rFonts w:ascii="Courier New" w:hAnsi="Courier New" w:cs="Courier New" w:hint="default"/>
      </w:rPr>
    </w:lvl>
    <w:lvl w:ilvl="5" w:tplc="04090005" w:tentative="1">
      <w:start w:val="1"/>
      <w:numFmt w:val="bullet"/>
      <w:lvlText w:val=""/>
      <w:lvlJc w:val="left"/>
      <w:pPr>
        <w:ind w:left="3882" w:hanging="360"/>
      </w:pPr>
      <w:rPr>
        <w:rFonts w:ascii="Wingdings" w:hAnsi="Wingdings" w:hint="default"/>
      </w:rPr>
    </w:lvl>
    <w:lvl w:ilvl="6" w:tplc="04090001" w:tentative="1">
      <w:start w:val="1"/>
      <w:numFmt w:val="bullet"/>
      <w:lvlText w:val=""/>
      <w:lvlJc w:val="left"/>
      <w:pPr>
        <w:ind w:left="4602" w:hanging="360"/>
      </w:pPr>
      <w:rPr>
        <w:rFonts w:ascii="Symbol" w:hAnsi="Symbol" w:hint="default"/>
      </w:rPr>
    </w:lvl>
    <w:lvl w:ilvl="7" w:tplc="04090003" w:tentative="1">
      <w:start w:val="1"/>
      <w:numFmt w:val="bullet"/>
      <w:lvlText w:val="o"/>
      <w:lvlJc w:val="left"/>
      <w:pPr>
        <w:ind w:left="5322" w:hanging="360"/>
      </w:pPr>
      <w:rPr>
        <w:rFonts w:ascii="Courier New" w:hAnsi="Courier New" w:cs="Courier New" w:hint="default"/>
      </w:rPr>
    </w:lvl>
    <w:lvl w:ilvl="8" w:tplc="04090005" w:tentative="1">
      <w:start w:val="1"/>
      <w:numFmt w:val="bullet"/>
      <w:lvlText w:val=""/>
      <w:lvlJc w:val="left"/>
      <w:pPr>
        <w:ind w:left="6042"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57D4E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06B1B62"/>
    <w:multiLevelType w:val="hybridMultilevel"/>
    <w:tmpl w:val="FFFFFFFF"/>
    <w:lvl w:ilvl="0" w:tplc="38741374">
      <w:start w:val="1"/>
      <w:numFmt w:val="bullet"/>
      <w:lvlText w:val="o"/>
      <w:lvlJc w:val="left"/>
      <w:pPr>
        <w:ind w:left="1080" w:hanging="360"/>
      </w:pPr>
      <w:rPr>
        <w:rFonts w:ascii="Courier New" w:hAnsi="Courier New" w:hint="default"/>
      </w:rPr>
    </w:lvl>
    <w:lvl w:ilvl="1" w:tplc="AC026BC0">
      <w:start w:val="1"/>
      <w:numFmt w:val="bullet"/>
      <w:lvlText w:val="o"/>
      <w:lvlJc w:val="left"/>
      <w:pPr>
        <w:ind w:left="1800" w:hanging="360"/>
      </w:pPr>
      <w:rPr>
        <w:rFonts w:ascii="Courier New" w:hAnsi="Courier New" w:hint="default"/>
      </w:rPr>
    </w:lvl>
    <w:lvl w:ilvl="2" w:tplc="37A290CE">
      <w:start w:val="1"/>
      <w:numFmt w:val="bullet"/>
      <w:lvlText w:val=""/>
      <w:lvlJc w:val="left"/>
      <w:pPr>
        <w:ind w:left="2520" w:hanging="360"/>
      </w:pPr>
      <w:rPr>
        <w:rFonts w:ascii="Wingdings" w:hAnsi="Wingdings" w:hint="default"/>
      </w:rPr>
    </w:lvl>
    <w:lvl w:ilvl="3" w:tplc="A8B489C0">
      <w:start w:val="1"/>
      <w:numFmt w:val="bullet"/>
      <w:lvlText w:val=""/>
      <w:lvlJc w:val="left"/>
      <w:pPr>
        <w:ind w:left="3240" w:hanging="360"/>
      </w:pPr>
      <w:rPr>
        <w:rFonts w:ascii="Symbol" w:hAnsi="Symbol" w:hint="default"/>
      </w:rPr>
    </w:lvl>
    <w:lvl w:ilvl="4" w:tplc="0BF415CE">
      <w:start w:val="1"/>
      <w:numFmt w:val="bullet"/>
      <w:lvlText w:val="o"/>
      <w:lvlJc w:val="left"/>
      <w:pPr>
        <w:ind w:left="3960" w:hanging="360"/>
      </w:pPr>
      <w:rPr>
        <w:rFonts w:ascii="Courier New" w:hAnsi="Courier New" w:hint="default"/>
      </w:rPr>
    </w:lvl>
    <w:lvl w:ilvl="5" w:tplc="07EE9CEA">
      <w:start w:val="1"/>
      <w:numFmt w:val="bullet"/>
      <w:lvlText w:val=""/>
      <w:lvlJc w:val="left"/>
      <w:pPr>
        <w:ind w:left="4680" w:hanging="360"/>
      </w:pPr>
      <w:rPr>
        <w:rFonts w:ascii="Wingdings" w:hAnsi="Wingdings" w:hint="default"/>
      </w:rPr>
    </w:lvl>
    <w:lvl w:ilvl="6" w:tplc="4DC4E19E">
      <w:start w:val="1"/>
      <w:numFmt w:val="bullet"/>
      <w:lvlText w:val=""/>
      <w:lvlJc w:val="left"/>
      <w:pPr>
        <w:ind w:left="5400" w:hanging="360"/>
      </w:pPr>
      <w:rPr>
        <w:rFonts w:ascii="Symbol" w:hAnsi="Symbol" w:hint="default"/>
      </w:rPr>
    </w:lvl>
    <w:lvl w:ilvl="7" w:tplc="F0348B92">
      <w:start w:val="1"/>
      <w:numFmt w:val="bullet"/>
      <w:lvlText w:val="o"/>
      <w:lvlJc w:val="left"/>
      <w:pPr>
        <w:ind w:left="6120" w:hanging="360"/>
      </w:pPr>
      <w:rPr>
        <w:rFonts w:ascii="Courier New" w:hAnsi="Courier New" w:hint="default"/>
      </w:rPr>
    </w:lvl>
    <w:lvl w:ilvl="8" w:tplc="070251AC">
      <w:start w:val="1"/>
      <w:numFmt w:val="bullet"/>
      <w:lvlText w:val=""/>
      <w:lvlJc w:val="left"/>
      <w:pPr>
        <w:ind w:left="6840" w:hanging="360"/>
      </w:pPr>
      <w:rPr>
        <w:rFonts w:ascii="Wingdings" w:hAnsi="Wingdings" w:hint="default"/>
      </w:rPr>
    </w:lvl>
  </w:abstractNum>
  <w:abstractNum w:abstractNumId="5" w15:restartNumberingAfterBreak="0">
    <w:nsid w:val="324E143B"/>
    <w:multiLevelType w:val="hybridMultilevel"/>
    <w:tmpl w:val="3328FDD2"/>
    <w:lvl w:ilvl="0" w:tplc="FFFFFFFF">
      <w:start w:val="1"/>
      <w:numFmt w:val="bullet"/>
      <w:lvlText w:val=""/>
      <w:lvlJc w:val="left"/>
      <w:pPr>
        <w:ind w:left="1068" w:hanging="360"/>
      </w:pPr>
      <w:rPr>
        <w:rFonts w:ascii="Symbol" w:hAnsi="Symbol" w:hint="default"/>
      </w:rPr>
    </w:lvl>
    <w:lvl w:ilvl="1" w:tplc="08090003">
      <w:start w:val="1"/>
      <w:numFmt w:val="bullet"/>
      <w:lvlText w:val="o"/>
      <w:lvlJc w:val="left"/>
      <w:pPr>
        <w:ind w:left="1635"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17A455"/>
    <w:multiLevelType w:val="hybridMultilevel"/>
    <w:tmpl w:val="78F4A7CA"/>
    <w:lvl w:ilvl="0" w:tplc="64C2F53C">
      <w:start w:val="1"/>
      <w:numFmt w:val="bullet"/>
      <w:lvlText w:val=""/>
      <w:lvlJc w:val="left"/>
      <w:pPr>
        <w:ind w:left="720" w:hanging="360"/>
      </w:pPr>
      <w:rPr>
        <w:rFonts w:ascii="Symbol" w:hAnsi="Symbol" w:hint="default"/>
      </w:rPr>
    </w:lvl>
    <w:lvl w:ilvl="1" w:tplc="9B4A0C58">
      <w:start w:val="1"/>
      <w:numFmt w:val="bullet"/>
      <w:lvlText w:val="o"/>
      <w:lvlJc w:val="left"/>
      <w:pPr>
        <w:ind w:left="1440" w:hanging="360"/>
      </w:pPr>
      <w:rPr>
        <w:rFonts w:ascii="Courier New" w:hAnsi="Courier New" w:hint="default"/>
      </w:rPr>
    </w:lvl>
    <w:lvl w:ilvl="2" w:tplc="ED7440DE">
      <w:start w:val="1"/>
      <w:numFmt w:val="bullet"/>
      <w:lvlText w:val=""/>
      <w:lvlJc w:val="left"/>
      <w:pPr>
        <w:ind w:left="2160" w:hanging="360"/>
      </w:pPr>
      <w:rPr>
        <w:rFonts w:ascii="Wingdings" w:hAnsi="Wingdings" w:hint="default"/>
      </w:rPr>
    </w:lvl>
    <w:lvl w:ilvl="3" w:tplc="0BAE62C0">
      <w:start w:val="1"/>
      <w:numFmt w:val="bullet"/>
      <w:lvlText w:val=""/>
      <w:lvlJc w:val="left"/>
      <w:pPr>
        <w:ind w:left="2880" w:hanging="360"/>
      </w:pPr>
      <w:rPr>
        <w:rFonts w:ascii="Symbol" w:hAnsi="Symbol" w:hint="default"/>
      </w:rPr>
    </w:lvl>
    <w:lvl w:ilvl="4" w:tplc="F092A194">
      <w:start w:val="1"/>
      <w:numFmt w:val="bullet"/>
      <w:lvlText w:val="o"/>
      <w:lvlJc w:val="left"/>
      <w:pPr>
        <w:ind w:left="3600" w:hanging="360"/>
      </w:pPr>
      <w:rPr>
        <w:rFonts w:ascii="Courier New" w:hAnsi="Courier New" w:hint="default"/>
      </w:rPr>
    </w:lvl>
    <w:lvl w:ilvl="5" w:tplc="1FD69A32">
      <w:start w:val="1"/>
      <w:numFmt w:val="bullet"/>
      <w:lvlText w:val=""/>
      <w:lvlJc w:val="left"/>
      <w:pPr>
        <w:ind w:left="4320" w:hanging="360"/>
      </w:pPr>
      <w:rPr>
        <w:rFonts w:ascii="Wingdings" w:hAnsi="Wingdings" w:hint="default"/>
      </w:rPr>
    </w:lvl>
    <w:lvl w:ilvl="6" w:tplc="DF6E1E3E">
      <w:start w:val="1"/>
      <w:numFmt w:val="bullet"/>
      <w:lvlText w:val=""/>
      <w:lvlJc w:val="left"/>
      <w:pPr>
        <w:ind w:left="5040" w:hanging="360"/>
      </w:pPr>
      <w:rPr>
        <w:rFonts w:ascii="Symbol" w:hAnsi="Symbol" w:hint="default"/>
      </w:rPr>
    </w:lvl>
    <w:lvl w:ilvl="7" w:tplc="AAD2DA28">
      <w:start w:val="1"/>
      <w:numFmt w:val="bullet"/>
      <w:lvlText w:val="o"/>
      <w:lvlJc w:val="left"/>
      <w:pPr>
        <w:ind w:left="5760" w:hanging="360"/>
      </w:pPr>
      <w:rPr>
        <w:rFonts w:ascii="Courier New" w:hAnsi="Courier New" w:hint="default"/>
      </w:rPr>
    </w:lvl>
    <w:lvl w:ilvl="8" w:tplc="DB446FBE">
      <w:start w:val="1"/>
      <w:numFmt w:val="bullet"/>
      <w:lvlText w:val=""/>
      <w:lvlJc w:val="left"/>
      <w:pPr>
        <w:ind w:left="6480" w:hanging="360"/>
      </w:pPr>
      <w:rPr>
        <w:rFonts w:ascii="Wingdings" w:hAnsi="Wingdings" w:hint="default"/>
      </w:rPr>
    </w:lvl>
  </w:abstractNum>
  <w:abstractNum w:abstractNumId="8"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9"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102FEC"/>
    <w:multiLevelType w:val="hybridMultilevel"/>
    <w:tmpl w:val="BEE4A616"/>
    <w:lvl w:ilvl="0" w:tplc="21983A3E">
      <w:start w:val="1"/>
      <w:numFmt w:val="bullet"/>
      <w:lvlText w:val=""/>
      <w:lvlJc w:val="left"/>
      <w:pPr>
        <w:ind w:left="1080" w:hanging="360"/>
      </w:pPr>
      <w:rPr>
        <w:rFonts w:ascii="Symbol" w:hAnsi="Symbol" w:hint="default"/>
      </w:rPr>
    </w:lvl>
    <w:lvl w:ilvl="1" w:tplc="EFF64030">
      <w:start w:val="1"/>
      <w:numFmt w:val="bullet"/>
      <w:lvlText w:val="o"/>
      <w:lvlJc w:val="left"/>
      <w:pPr>
        <w:ind w:left="1800" w:hanging="360"/>
      </w:pPr>
      <w:rPr>
        <w:rFonts w:ascii="Courier New" w:hAnsi="Courier New" w:hint="default"/>
      </w:rPr>
    </w:lvl>
    <w:lvl w:ilvl="2" w:tplc="CE2A9D7A">
      <w:start w:val="1"/>
      <w:numFmt w:val="bullet"/>
      <w:lvlText w:val=""/>
      <w:lvlJc w:val="left"/>
      <w:pPr>
        <w:ind w:left="2520" w:hanging="360"/>
      </w:pPr>
      <w:rPr>
        <w:rFonts w:ascii="Wingdings" w:hAnsi="Wingdings" w:hint="default"/>
      </w:rPr>
    </w:lvl>
    <w:lvl w:ilvl="3" w:tplc="BE3EE26C">
      <w:start w:val="1"/>
      <w:numFmt w:val="bullet"/>
      <w:lvlText w:val=""/>
      <w:lvlJc w:val="left"/>
      <w:pPr>
        <w:ind w:left="3240" w:hanging="360"/>
      </w:pPr>
      <w:rPr>
        <w:rFonts w:ascii="Symbol" w:hAnsi="Symbol" w:hint="default"/>
      </w:rPr>
    </w:lvl>
    <w:lvl w:ilvl="4" w:tplc="CB2E1A00">
      <w:start w:val="1"/>
      <w:numFmt w:val="bullet"/>
      <w:lvlText w:val="o"/>
      <w:lvlJc w:val="left"/>
      <w:pPr>
        <w:ind w:left="3960" w:hanging="360"/>
      </w:pPr>
      <w:rPr>
        <w:rFonts w:ascii="Courier New" w:hAnsi="Courier New" w:hint="default"/>
      </w:rPr>
    </w:lvl>
    <w:lvl w:ilvl="5" w:tplc="DE4E0868">
      <w:start w:val="1"/>
      <w:numFmt w:val="bullet"/>
      <w:lvlText w:val=""/>
      <w:lvlJc w:val="left"/>
      <w:pPr>
        <w:ind w:left="4680" w:hanging="360"/>
      </w:pPr>
      <w:rPr>
        <w:rFonts w:ascii="Wingdings" w:hAnsi="Wingdings" w:hint="default"/>
      </w:rPr>
    </w:lvl>
    <w:lvl w:ilvl="6" w:tplc="D9BEF0E2">
      <w:start w:val="1"/>
      <w:numFmt w:val="bullet"/>
      <w:lvlText w:val=""/>
      <w:lvlJc w:val="left"/>
      <w:pPr>
        <w:ind w:left="5400" w:hanging="360"/>
      </w:pPr>
      <w:rPr>
        <w:rFonts w:ascii="Symbol" w:hAnsi="Symbol" w:hint="default"/>
      </w:rPr>
    </w:lvl>
    <w:lvl w:ilvl="7" w:tplc="A38EEF24">
      <w:start w:val="1"/>
      <w:numFmt w:val="bullet"/>
      <w:lvlText w:val="o"/>
      <w:lvlJc w:val="left"/>
      <w:pPr>
        <w:ind w:left="6120" w:hanging="360"/>
      </w:pPr>
      <w:rPr>
        <w:rFonts w:ascii="Courier New" w:hAnsi="Courier New" w:hint="default"/>
      </w:rPr>
    </w:lvl>
    <w:lvl w:ilvl="8" w:tplc="E3305808">
      <w:start w:val="1"/>
      <w:numFmt w:val="bullet"/>
      <w:lvlText w:val=""/>
      <w:lvlJc w:val="left"/>
      <w:pPr>
        <w:ind w:left="6840" w:hanging="360"/>
      </w:pPr>
      <w:rPr>
        <w:rFonts w:ascii="Wingdings" w:hAnsi="Wingdings" w:hint="default"/>
      </w:rPr>
    </w:lvl>
  </w:abstractNum>
  <w:abstractNum w:abstractNumId="11" w15:restartNumberingAfterBreak="0">
    <w:nsid w:val="62ED73D9"/>
    <w:multiLevelType w:val="hybridMultilevel"/>
    <w:tmpl w:val="C42E8DD6"/>
    <w:lvl w:ilvl="0" w:tplc="D21E7FE6">
      <w:start w:val="1"/>
      <w:numFmt w:val="bullet"/>
      <w:lvlText w:val=""/>
      <w:lvlJc w:val="left"/>
      <w:pPr>
        <w:ind w:left="1080" w:hanging="360"/>
      </w:pPr>
      <w:rPr>
        <w:rFonts w:ascii="Symbol" w:hAnsi="Symbol" w:hint="default"/>
      </w:rPr>
    </w:lvl>
    <w:lvl w:ilvl="1" w:tplc="351248E2">
      <w:start w:val="1"/>
      <w:numFmt w:val="bullet"/>
      <w:lvlText w:val="o"/>
      <w:lvlJc w:val="left"/>
      <w:pPr>
        <w:ind w:left="1800" w:hanging="360"/>
      </w:pPr>
      <w:rPr>
        <w:rFonts w:ascii="Courier New" w:hAnsi="Courier New" w:hint="default"/>
      </w:rPr>
    </w:lvl>
    <w:lvl w:ilvl="2" w:tplc="67B650FE">
      <w:start w:val="1"/>
      <w:numFmt w:val="bullet"/>
      <w:lvlText w:val=""/>
      <w:lvlJc w:val="left"/>
      <w:pPr>
        <w:ind w:left="2520" w:hanging="360"/>
      </w:pPr>
      <w:rPr>
        <w:rFonts w:ascii="Wingdings" w:hAnsi="Wingdings" w:hint="default"/>
      </w:rPr>
    </w:lvl>
    <w:lvl w:ilvl="3" w:tplc="93046FF2">
      <w:start w:val="1"/>
      <w:numFmt w:val="bullet"/>
      <w:lvlText w:val=""/>
      <w:lvlJc w:val="left"/>
      <w:pPr>
        <w:ind w:left="3240" w:hanging="360"/>
      </w:pPr>
      <w:rPr>
        <w:rFonts w:ascii="Symbol" w:hAnsi="Symbol" w:hint="default"/>
      </w:rPr>
    </w:lvl>
    <w:lvl w:ilvl="4" w:tplc="F4FE3B12">
      <w:start w:val="1"/>
      <w:numFmt w:val="bullet"/>
      <w:lvlText w:val="o"/>
      <w:lvlJc w:val="left"/>
      <w:pPr>
        <w:ind w:left="3960" w:hanging="360"/>
      </w:pPr>
      <w:rPr>
        <w:rFonts w:ascii="Courier New" w:hAnsi="Courier New" w:hint="default"/>
      </w:rPr>
    </w:lvl>
    <w:lvl w:ilvl="5" w:tplc="A4B2DC56">
      <w:start w:val="1"/>
      <w:numFmt w:val="bullet"/>
      <w:lvlText w:val=""/>
      <w:lvlJc w:val="left"/>
      <w:pPr>
        <w:ind w:left="4680" w:hanging="360"/>
      </w:pPr>
      <w:rPr>
        <w:rFonts w:ascii="Wingdings" w:hAnsi="Wingdings" w:hint="default"/>
      </w:rPr>
    </w:lvl>
    <w:lvl w:ilvl="6" w:tplc="7F066C32">
      <w:start w:val="1"/>
      <w:numFmt w:val="bullet"/>
      <w:lvlText w:val=""/>
      <w:lvlJc w:val="left"/>
      <w:pPr>
        <w:ind w:left="5400" w:hanging="360"/>
      </w:pPr>
      <w:rPr>
        <w:rFonts w:ascii="Symbol" w:hAnsi="Symbol" w:hint="default"/>
      </w:rPr>
    </w:lvl>
    <w:lvl w:ilvl="7" w:tplc="27F08758">
      <w:start w:val="1"/>
      <w:numFmt w:val="bullet"/>
      <w:lvlText w:val="o"/>
      <w:lvlJc w:val="left"/>
      <w:pPr>
        <w:ind w:left="6120" w:hanging="360"/>
      </w:pPr>
      <w:rPr>
        <w:rFonts w:ascii="Courier New" w:hAnsi="Courier New" w:hint="default"/>
      </w:rPr>
    </w:lvl>
    <w:lvl w:ilvl="8" w:tplc="A99435F2">
      <w:start w:val="1"/>
      <w:numFmt w:val="bullet"/>
      <w:lvlText w:val=""/>
      <w:lvlJc w:val="left"/>
      <w:pPr>
        <w:ind w:left="6840" w:hanging="360"/>
      </w:pPr>
      <w:rPr>
        <w:rFonts w:ascii="Wingdings" w:hAnsi="Wingdings" w:hint="default"/>
      </w:rPr>
    </w:lvl>
  </w:abstractNum>
  <w:abstractNum w:abstractNumId="12"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5"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1C269DE"/>
    <w:multiLevelType w:val="multilevel"/>
    <w:tmpl w:val="FB244D42"/>
    <w:lvl w:ilvl="0">
      <w:start w:val="1"/>
      <w:numFmt w:val="bullet"/>
      <w:lvlText w:val=""/>
      <w:lvlJc w:val="left"/>
      <w:pPr>
        <w:tabs>
          <w:tab w:val="num" w:pos="714"/>
        </w:tabs>
        <w:ind w:left="714" w:hanging="357"/>
      </w:pPr>
      <w:rPr>
        <w:rFonts w:ascii="Symbol" w:hAnsi="Symbol" w:hint="default"/>
        <w:color w:val="000000" w:themeColor="text1"/>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520" w:hanging="360"/>
      </w:pPr>
      <w:rPr>
        <w:rFonts w:ascii="Symbol" w:hAnsi="Symbol" w:hint="default"/>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7"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8"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6"/>
  </w:num>
  <w:num w:numId="3" w16cid:durableId="1189219286">
    <w:abstractNumId w:val="7"/>
  </w:num>
  <w:num w:numId="4" w16cid:durableId="1200820972">
    <w:abstractNumId w:val="15"/>
  </w:num>
  <w:num w:numId="5" w16cid:durableId="1465730944">
    <w:abstractNumId w:val="5"/>
  </w:num>
  <w:num w:numId="6" w16cid:durableId="149684919">
    <w:abstractNumId w:val="13"/>
  </w:num>
  <w:num w:numId="7" w16cid:durableId="1582132972">
    <w:abstractNumId w:val="14"/>
  </w:num>
  <w:num w:numId="8" w16cid:durableId="1734770088">
    <w:abstractNumId w:val="8"/>
  </w:num>
  <w:num w:numId="9" w16cid:durableId="1757553829">
    <w:abstractNumId w:val="2"/>
  </w:num>
  <w:num w:numId="10" w16cid:durableId="1800146657">
    <w:abstractNumId w:val="17"/>
  </w:num>
  <w:num w:numId="11" w16cid:durableId="1896702622">
    <w:abstractNumId w:val="3"/>
  </w:num>
  <w:num w:numId="12" w16cid:durableId="2057193961">
    <w:abstractNumId w:val="18"/>
  </w:num>
  <w:num w:numId="13" w16cid:durableId="404684926">
    <w:abstractNumId w:val="11"/>
  </w:num>
  <w:num w:numId="14" w16cid:durableId="545457076">
    <w:abstractNumId w:val="10"/>
  </w:num>
  <w:num w:numId="15" w16cid:durableId="554395052">
    <w:abstractNumId w:val="12"/>
  </w:num>
  <w:num w:numId="16" w16cid:durableId="56823482">
    <w:abstractNumId w:val="4"/>
  </w:num>
  <w:num w:numId="17" w16cid:durableId="621036744">
    <w:abstractNumId w:val="0"/>
  </w:num>
  <w:num w:numId="18" w16cid:durableId="643050697">
    <w:abstractNumId w:val="9"/>
  </w:num>
  <w:num w:numId="19" w16cid:durableId="785269587">
    <w:abstractNumId w:val="16"/>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per, Chris C">
    <w15:presenceInfo w15:providerId="AD" w15:userId="S::chris.cooper@abbvie.com::8dbdf40e-3165-4713-b4e4-34872cd936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183"/>
    <w:rsid w:val="00001E43"/>
    <w:rsid w:val="00001EC6"/>
    <w:rsid w:val="00002E7B"/>
    <w:rsid w:val="000035A6"/>
    <w:rsid w:val="00003804"/>
    <w:rsid w:val="0000393D"/>
    <w:rsid w:val="00003B5B"/>
    <w:rsid w:val="0000625E"/>
    <w:rsid w:val="00006BF8"/>
    <w:rsid w:val="000070C7"/>
    <w:rsid w:val="000075EC"/>
    <w:rsid w:val="00007E08"/>
    <w:rsid w:val="00010A4A"/>
    <w:rsid w:val="00010D61"/>
    <w:rsid w:val="000110D5"/>
    <w:rsid w:val="00011908"/>
    <w:rsid w:val="00012C6B"/>
    <w:rsid w:val="00012CE8"/>
    <w:rsid w:val="0001562A"/>
    <w:rsid w:val="00020348"/>
    <w:rsid w:val="00023DEA"/>
    <w:rsid w:val="000241B5"/>
    <w:rsid w:val="000248AF"/>
    <w:rsid w:val="0002506F"/>
    <w:rsid w:val="00025C57"/>
    <w:rsid w:val="00025E42"/>
    <w:rsid w:val="00026259"/>
    <w:rsid w:val="00026950"/>
    <w:rsid w:val="00026B7F"/>
    <w:rsid w:val="00026D60"/>
    <w:rsid w:val="00027B01"/>
    <w:rsid w:val="00030549"/>
    <w:rsid w:val="00030970"/>
    <w:rsid w:val="00030B38"/>
    <w:rsid w:val="0003168B"/>
    <w:rsid w:val="000319BC"/>
    <w:rsid w:val="000337AD"/>
    <w:rsid w:val="00034100"/>
    <w:rsid w:val="00034A18"/>
    <w:rsid w:val="00034B26"/>
    <w:rsid w:val="00035D88"/>
    <w:rsid w:val="00036F96"/>
    <w:rsid w:val="00037B51"/>
    <w:rsid w:val="00037DB2"/>
    <w:rsid w:val="00041610"/>
    <w:rsid w:val="00044525"/>
    <w:rsid w:val="000445CD"/>
    <w:rsid w:val="000447BE"/>
    <w:rsid w:val="000447F3"/>
    <w:rsid w:val="000464EB"/>
    <w:rsid w:val="000476CC"/>
    <w:rsid w:val="0005003E"/>
    <w:rsid w:val="00050969"/>
    <w:rsid w:val="000516C8"/>
    <w:rsid w:val="00051865"/>
    <w:rsid w:val="0005205E"/>
    <w:rsid w:val="000521C9"/>
    <w:rsid w:val="00052BCE"/>
    <w:rsid w:val="00053F1E"/>
    <w:rsid w:val="00054374"/>
    <w:rsid w:val="000547C1"/>
    <w:rsid w:val="00055506"/>
    <w:rsid w:val="00055FE5"/>
    <w:rsid w:val="00056B14"/>
    <w:rsid w:val="00057795"/>
    <w:rsid w:val="00062313"/>
    <w:rsid w:val="0006479D"/>
    <w:rsid w:val="00064EAB"/>
    <w:rsid w:val="000652ED"/>
    <w:rsid w:val="00065BBA"/>
    <w:rsid w:val="00066167"/>
    <w:rsid w:val="00066448"/>
    <w:rsid w:val="0006789A"/>
    <w:rsid w:val="00072225"/>
    <w:rsid w:val="00072F52"/>
    <w:rsid w:val="00073F44"/>
    <w:rsid w:val="0008109A"/>
    <w:rsid w:val="0008123C"/>
    <w:rsid w:val="00081B63"/>
    <w:rsid w:val="0008537F"/>
    <w:rsid w:val="00085804"/>
    <w:rsid w:val="00085B99"/>
    <w:rsid w:val="000867A7"/>
    <w:rsid w:val="00087FDC"/>
    <w:rsid w:val="00090CE8"/>
    <w:rsid w:val="00090E31"/>
    <w:rsid w:val="00090E40"/>
    <w:rsid w:val="00092B29"/>
    <w:rsid w:val="00093CC9"/>
    <w:rsid w:val="00094018"/>
    <w:rsid w:val="00094250"/>
    <w:rsid w:val="00094D15"/>
    <w:rsid w:val="00094F4D"/>
    <w:rsid w:val="000967DB"/>
    <w:rsid w:val="00096D90"/>
    <w:rsid w:val="0009727C"/>
    <w:rsid w:val="00097F39"/>
    <w:rsid w:val="000A1391"/>
    <w:rsid w:val="000A1938"/>
    <w:rsid w:val="000A3154"/>
    <w:rsid w:val="000A351B"/>
    <w:rsid w:val="000A355D"/>
    <w:rsid w:val="000A3B73"/>
    <w:rsid w:val="000A4EFF"/>
    <w:rsid w:val="000A599F"/>
    <w:rsid w:val="000A59C8"/>
    <w:rsid w:val="000A6748"/>
    <w:rsid w:val="000A73E1"/>
    <w:rsid w:val="000A7B18"/>
    <w:rsid w:val="000B11A7"/>
    <w:rsid w:val="000B15B3"/>
    <w:rsid w:val="000B3113"/>
    <w:rsid w:val="000B38D6"/>
    <w:rsid w:val="000B3ABD"/>
    <w:rsid w:val="000B44D0"/>
    <w:rsid w:val="000B4F50"/>
    <w:rsid w:val="000B6969"/>
    <w:rsid w:val="000B6E7C"/>
    <w:rsid w:val="000B700E"/>
    <w:rsid w:val="000B7787"/>
    <w:rsid w:val="000B7B3C"/>
    <w:rsid w:val="000C06DD"/>
    <w:rsid w:val="000C090E"/>
    <w:rsid w:val="000C1510"/>
    <w:rsid w:val="000C1583"/>
    <w:rsid w:val="000C1F76"/>
    <w:rsid w:val="000C2379"/>
    <w:rsid w:val="000C24FD"/>
    <w:rsid w:val="000C3669"/>
    <w:rsid w:val="000C3751"/>
    <w:rsid w:val="000C49DF"/>
    <w:rsid w:val="000C4F65"/>
    <w:rsid w:val="000C5454"/>
    <w:rsid w:val="000C58AD"/>
    <w:rsid w:val="000C6238"/>
    <w:rsid w:val="000C6EBB"/>
    <w:rsid w:val="000C73DF"/>
    <w:rsid w:val="000C7A61"/>
    <w:rsid w:val="000D269A"/>
    <w:rsid w:val="000D2BF7"/>
    <w:rsid w:val="000D30DF"/>
    <w:rsid w:val="000D3A1E"/>
    <w:rsid w:val="000D4257"/>
    <w:rsid w:val="000D4669"/>
    <w:rsid w:val="000D482B"/>
    <w:rsid w:val="000D576A"/>
    <w:rsid w:val="000D6700"/>
    <w:rsid w:val="000D6BED"/>
    <w:rsid w:val="000D714D"/>
    <w:rsid w:val="000D7583"/>
    <w:rsid w:val="000D7776"/>
    <w:rsid w:val="000E08FD"/>
    <w:rsid w:val="000E0921"/>
    <w:rsid w:val="000E201D"/>
    <w:rsid w:val="000E38EA"/>
    <w:rsid w:val="000E3BCF"/>
    <w:rsid w:val="000E4647"/>
    <w:rsid w:val="000E4990"/>
    <w:rsid w:val="000E4DFC"/>
    <w:rsid w:val="000E5C74"/>
    <w:rsid w:val="000E6A96"/>
    <w:rsid w:val="000E73A4"/>
    <w:rsid w:val="000F0339"/>
    <w:rsid w:val="000F03F1"/>
    <w:rsid w:val="000F0A88"/>
    <w:rsid w:val="000F19A7"/>
    <w:rsid w:val="000F2C0C"/>
    <w:rsid w:val="000F34B1"/>
    <w:rsid w:val="000F43B4"/>
    <w:rsid w:val="000F4762"/>
    <w:rsid w:val="000F7122"/>
    <w:rsid w:val="000F7133"/>
    <w:rsid w:val="00101939"/>
    <w:rsid w:val="00101CD3"/>
    <w:rsid w:val="0010223A"/>
    <w:rsid w:val="0010232C"/>
    <w:rsid w:val="001028F1"/>
    <w:rsid w:val="00102CFB"/>
    <w:rsid w:val="00103939"/>
    <w:rsid w:val="00103CA3"/>
    <w:rsid w:val="00103F07"/>
    <w:rsid w:val="0010420F"/>
    <w:rsid w:val="00104EB8"/>
    <w:rsid w:val="00105F10"/>
    <w:rsid w:val="001075ED"/>
    <w:rsid w:val="0010777F"/>
    <w:rsid w:val="00107B13"/>
    <w:rsid w:val="00110493"/>
    <w:rsid w:val="00110582"/>
    <w:rsid w:val="001128E9"/>
    <w:rsid w:val="0011365B"/>
    <w:rsid w:val="00114727"/>
    <w:rsid w:val="001154E0"/>
    <w:rsid w:val="00115ED1"/>
    <w:rsid w:val="00116FB9"/>
    <w:rsid w:val="00122A3E"/>
    <w:rsid w:val="001260B5"/>
    <w:rsid w:val="001312C6"/>
    <w:rsid w:val="00131C70"/>
    <w:rsid w:val="00132B31"/>
    <w:rsid w:val="001336C0"/>
    <w:rsid w:val="00133FD1"/>
    <w:rsid w:val="00134F2E"/>
    <w:rsid w:val="00135A44"/>
    <w:rsid w:val="00136901"/>
    <w:rsid w:val="00136B64"/>
    <w:rsid w:val="0014040A"/>
    <w:rsid w:val="00140744"/>
    <w:rsid w:val="00140E16"/>
    <w:rsid w:val="00140E63"/>
    <w:rsid w:val="001434F4"/>
    <w:rsid w:val="00143657"/>
    <w:rsid w:val="00143D00"/>
    <w:rsid w:val="00144DF6"/>
    <w:rsid w:val="001450A5"/>
    <w:rsid w:val="00150865"/>
    <w:rsid w:val="0015187F"/>
    <w:rsid w:val="00153103"/>
    <w:rsid w:val="00156300"/>
    <w:rsid w:val="001566A9"/>
    <w:rsid w:val="001569F1"/>
    <w:rsid w:val="0016042E"/>
    <w:rsid w:val="0016071A"/>
    <w:rsid w:val="00161765"/>
    <w:rsid w:val="00163E8E"/>
    <w:rsid w:val="0016516A"/>
    <w:rsid w:val="001656E2"/>
    <w:rsid w:val="00165EC1"/>
    <w:rsid w:val="0016720A"/>
    <w:rsid w:val="00167936"/>
    <w:rsid w:val="00167996"/>
    <w:rsid w:val="00170ADD"/>
    <w:rsid w:val="00170B2E"/>
    <w:rsid w:val="00170BB2"/>
    <w:rsid w:val="001710D4"/>
    <w:rsid w:val="001729C1"/>
    <w:rsid w:val="00172F07"/>
    <w:rsid w:val="00174292"/>
    <w:rsid w:val="0017520A"/>
    <w:rsid w:val="0017528B"/>
    <w:rsid w:val="00175CC2"/>
    <w:rsid w:val="0017732D"/>
    <w:rsid w:val="00177677"/>
    <w:rsid w:val="0018172D"/>
    <w:rsid w:val="00182164"/>
    <w:rsid w:val="0018340C"/>
    <w:rsid w:val="001839B3"/>
    <w:rsid w:val="00183E2B"/>
    <w:rsid w:val="0018501E"/>
    <w:rsid w:val="001851A8"/>
    <w:rsid w:val="001865C7"/>
    <w:rsid w:val="00186FCD"/>
    <w:rsid w:val="00187512"/>
    <w:rsid w:val="001900FF"/>
    <w:rsid w:val="00191691"/>
    <w:rsid w:val="00191CD9"/>
    <w:rsid w:val="001921E5"/>
    <w:rsid w:val="00192B8C"/>
    <w:rsid w:val="00192EFD"/>
    <w:rsid w:val="00193A75"/>
    <w:rsid w:val="00194BBA"/>
    <w:rsid w:val="00195EA6"/>
    <w:rsid w:val="0019624F"/>
    <w:rsid w:val="00196709"/>
    <w:rsid w:val="00196798"/>
    <w:rsid w:val="001968CE"/>
    <w:rsid w:val="0019759D"/>
    <w:rsid w:val="001A005C"/>
    <w:rsid w:val="001A22FC"/>
    <w:rsid w:val="001A2490"/>
    <w:rsid w:val="001A2D0D"/>
    <w:rsid w:val="001A5CAF"/>
    <w:rsid w:val="001A6270"/>
    <w:rsid w:val="001A683E"/>
    <w:rsid w:val="001A7E2B"/>
    <w:rsid w:val="001B00B2"/>
    <w:rsid w:val="001B063A"/>
    <w:rsid w:val="001B0B8F"/>
    <w:rsid w:val="001B1306"/>
    <w:rsid w:val="001B1F55"/>
    <w:rsid w:val="001B2883"/>
    <w:rsid w:val="001B3302"/>
    <w:rsid w:val="001B33E8"/>
    <w:rsid w:val="001B362E"/>
    <w:rsid w:val="001B36F5"/>
    <w:rsid w:val="001B389D"/>
    <w:rsid w:val="001B4696"/>
    <w:rsid w:val="001B5AD5"/>
    <w:rsid w:val="001B760F"/>
    <w:rsid w:val="001C009C"/>
    <w:rsid w:val="001C04F6"/>
    <w:rsid w:val="001C2793"/>
    <w:rsid w:val="001C281D"/>
    <w:rsid w:val="001C294B"/>
    <w:rsid w:val="001C2BAF"/>
    <w:rsid w:val="001C370B"/>
    <w:rsid w:val="001C3A25"/>
    <w:rsid w:val="001C3C02"/>
    <w:rsid w:val="001C3EE0"/>
    <w:rsid w:val="001C415D"/>
    <w:rsid w:val="001C58CD"/>
    <w:rsid w:val="001C61D5"/>
    <w:rsid w:val="001C688A"/>
    <w:rsid w:val="001C6AE1"/>
    <w:rsid w:val="001C7295"/>
    <w:rsid w:val="001C7F87"/>
    <w:rsid w:val="001D05A6"/>
    <w:rsid w:val="001D0A81"/>
    <w:rsid w:val="001D2286"/>
    <w:rsid w:val="001D3E92"/>
    <w:rsid w:val="001D522F"/>
    <w:rsid w:val="001D6A57"/>
    <w:rsid w:val="001D7118"/>
    <w:rsid w:val="001D7C21"/>
    <w:rsid w:val="001E0D64"/>
    <w:rsid w:val="001E21C6"/>
    <w:rsid w:val="001E2EEE"/>
    <w:rsid w:val="001E34FF"/>
    <w:rsid w:val="001E38AD"/>
    <w:rsid w:val="001E5D0F"/>
    <w:rsid w:val="001E65D1"/>
    <w:rsid w:val="001E755A"/>
    <w:rsid w:val="001F0103"/>
    <w:rsid w:val="001F15DD"/>
    <w:rsid w:val="001F1B01"/>
    <w:rsid w:val="001F31C3"/>
    <w:rsid w:val="001F43DE"/>
    <w:rsid w:val="001F45CB"/>
    <w:rsid w:val="001F4E12"/>
    <w:rsid w:val="001F5787"/>
    <w:rsid w:val="001F73BB"/>
    <w:rsid w:val="001F748F"/>
    <w:rsid w:val="001F7624"/>
    <w:rsid w:val="00200B8D"/>
    <w:rsid w:val="00200F20"/>
    <w:rsid w:val="00201261"/>
    <w:rsid w:val="00202024"/>
    <w:rsid w:val="00202242"/>
    <w:rsid w:val="00202BE9"/>
    <w:rsid w:val="002043C1"/>
    <w:rsid w:val="00204617"/>
    <w:rsid w:val="00204D88"/>
    <w:rsid w:val="00204E73"/>
    <w:rsid w:val="00205CDB"/>
    <w:rsid w:val="0020740A"/>
    <w:rsid w:val="002074CA"/>
    <w:rsid w:val="00207576"/>
    <w:rsid w:val="002104F7"/>
    <w:rsid w:val="002112E4"/>
    <w:rsid w:val="00213BF2"/>
    <w:rsid w:val="00213E17"/>
    <w:rsid w:val="00214CC2"/>
    <w:rsid w:val="00220C20"/>
    <w:rsid w:val="00220C85"/>
    <w:rsid w:val="00223F07"/>
    <w:rsid w:val="002241E0"/>
    <w:rsid w:val="002247EE"/>
    <w:rsid w:val="002267F1"/>
    <w:rsid w:val="00226D51"/>
    <w:rsid w:val="00227114"/>
    <w:rsid w:val="002273BB"/>
    <w:rsid w:val="00230A27"/>
    <w:rsid w:val="002310C9"/>
    <w:rsid w:val="0023387F"/>
    <w:rsid w:val="00236261"/>
    <w:rsid w:val="00236D23"/>
    <w:rsid w:val="00237C4B"/>
    <w:rsid w:val="0024216E"/>
    <w:rsid w:val="00243F68"/>
    <w:rsid w:val="002443AC"/>
    <w:rsid w:val="00245F48"/>
    <w:rsid w:val="002468D5"/>
    <w:rsid w:val="00246EA9"/>
    <w:rsid w:val="00250255"/>
    <w:rsid w:val="00250844"/>
    <w:rsid w:val="00251208"/>
    <w:rsid w:val="0025186C"/>
    <w:rsid w:val="00251BE2"/>
    <w:rsid w:val="00253792"/>
    <w:rsid w:val="00254A6C"/>
    <w:rsid w:val="00254C37"/>
    <w:rsid w:val="002555CC"/>
    <w:rsid w:val="00255C46"/>
    <w:rsid w:val="00256DE8"/>
    <w:rsid w:val="00256EE1"/>
    <w:rsid w:val="00257883"/>
    <w:rsid w:val="0026173E"/>
    <w:rsid w:val="00261AC9"/>
    <w:rsid w:val="002624BC"/>
    <w:rsid w:val="002629DE"/>
    <w:rsid w:val="0026340B"/>
    <w:rsid w:val="002636C4"/>
    <w:rsid w:val="00264A65"/>
    <w:rsid w:val="002652DC"/>
    <w:rsid w:val="00265A3A"/>
    <w:rsid w:val="002676F4"/>
    <w:rsid w:val="00272A13"/>
    <w:rsid w:val="0027403D"/>
    <w:rsid w:val="002742C8"/>
    <w:rsid w:val="0027491D"/>
    <w:rsid w:val="00274978"/>
    <w:rsid w:val="00274A36"/>
    <w:rsid w:val="00274EF8"/>
    <w:rsid w:val="00275117"/>
    <w:rsid w:val="002753D4"/>
    <w:rsid w:val="00275D18"/>
    <w:rsid w:val="002773BD"/>
    <w:rsid w:val="0028166E"/>
    <w:rsid w:val="00281C25"/>
    <w:rsid w:val="00282C5B"/>
    <w:rsid w:val="00283162"/>
    <w:rsid w:val="00283CC2"/>
    <w:rsid w:val="00284689"/>
    <w:rsid w:val="00284902"/>
    <w:rsid w:val="002857F5"/>
    <w:rsid w:val="002862DF"/>
    <w:rsid w:val="00287A1B"/>
    <w:rsid w:val="002904D8"/>
    <w:rsid w:val="00290CC8"/>
    <w:rsid w:val="002940E3"/>
    <w:rsid w:val="002949D2"/>
    <w:rsid w:val="0029542D"/>
    <w:rsid w:val="00295ABD"/>
    <w:rsid w:val="00295EE8"/>
    <w:rsid w:val="002A05DC"/>
    <w:rsid w:val="002A2053"/>
    <w:rsid w:val="002A2496"/>
    <w:rsid w:val="002A29C8"/>
    <w:rsid w:val="002A31C6"/>
    <w:rsid w:val="002A3C08"/>
    <w:rsid w:val="002A4AFB"/>
    <w:rsid w:val="002B1FFD"/>
    <w:rsid w:val="002B3C20"/>
    <w:rsid w:val="002B4B32"/>
    <w:rsid w:val="002B4BCC"/>
    <w:rsid w:val="002B568D"/>
    <w:rsid w:val="002B6665"/>
    <w:rsid w:val="002B7656"/>
    <w:rsid w:val="002C01FC"/>
    <w:rsid w:val="002C18DB"/>
    <w:rsid w:val="002C3F2A"/>
    <w:rsid w:val="002C60BF"/>
    <w:rsid w:val="002C68DB"/>
    <w:rsid w:val="002C6E62"/>
    <w:rsid w:val="002C770B"/>
    <w:rsid w:val="002D1E41"/>
    <w:rsid w:val="002D3526"/>
    <w:rsid w:val="002D3C3B"/>
    <w:rsid w:val="002D4DB9"/>
    <w:rsid w:val="002D64E5"/>
    <w:rsid w:val="002E094E"/>
    <w:rsid w:val="002E0BA4"/>
    <w:rsid w:val="002E17BB"/>
    <w:rsid w:val="002E22CD"/>
    <w:rsid w:val="002E3942"/>
    <w:rsid w:val="002E41CE"/>
    <w:rsid w:val="002E5682"/>
    <w:rsid w:val="002E59E0"/>
    <w:rsid w:val="002E5CE3"/>
    <w:rsid w:val="002E644F"/>
    <w:rsid w:val="002E6CE0"/>
    <w:rsid w:val="002E7608"/>
    <w:rsid w:val="002F0E8B"/>
    <w:rsid w:val="002F1461"/>
    <w:rsid w:val="002F17F0"/>
    <w:rsid w:val="002F1938"/>
    <w:rsid w:val="002F1B76"/>
    <w:rsid w:val="002F2A00"/>
    <w:rsid w:val="002F317E"/>
    <w:rsid w:val="002F4628"/>
    <w:rsid w:val="002F4864"/>
    <w:rsid w:val="002F4EDA"/>
    <w:rsid w:val="002F5686"/>
    <w:rsid w:val="002F7F9F"/>
    <w:rsid w:val="00300A90"/>
    <w:rsid w:val="00300D7C"/>
    <w:rsid w:val="00305181"/>
    <w:rsid w:val="00305883"/>
    <w:rsid w:val="003061CB"/>
    <w:rsid w:val="0030636B"/>
    <w:rsid w:val="00306588"/>
    <w:rsid w:val="00306E6E"/>
    <w:rsid w:val="003071BC"/>
    <w:rsid w:val="00307CC4"/>
    <w:rsid w:val="0031020C"/>
    <w:rsid w:val="003106E8"/>
    <w:rsid w:val="003115CE"/>
    <w:rsid w:val="00311675"/>
    <w:rsid w:val="003117F8"/>
    <w:rsid w:val="0031233B"/>
    <w:rsid w:val="00312D02"/>
    <w:rsid w:val="00313492"/>
    <w:rsid w:val="00313596"/>
    <w:rsid w:val="00313853"/>
    <w:rsid w:val="0031550A"/>
    <w:rsid w:val="00316291"/>
    <w:rsid w:val="0032152C"/>
    <w:rsid w:val="00321F0B"/>
    <w:rsid w:val="00322538"/>
    <w:rsid w:val="00323246"/>
    <w:rsid w:val="003237AB"/>
    <w:rsid w:val="00323DDB"/>
    <w:rsid w:val="00323FED"/>
    <w:rsid w:val="00324A34"/>
    <w:rsid w:val="00325104"/>
    <w:rsid w:val="00326F95"/>
    <w:rsid w:val="00333017"/>
    <w:rsid w:val="00333943"/>
    <w:rsid w:val="00340EC1"/>
    <w:rsid w:val="00341B7A"/>
    <w:rsid w:val="00341E1C"/>
    <w:rsid w:val="00341FA4"/>
    <w:rsid w:val="003424FC"/>
    <w:rsid w:val="003452E8"/>
    <w:rsid w:val="0034548D"/>
    <w:rsid w:val="003456F7"/>
    <w:rsid w:val="00345BB7"/>
    <w:rsid w:val="0034763F"/>
    <w:rsid w:val="00347988"/>
    <w:rsid w:val="00347AF9"/>
    <w:rsid w:val="003503FD"/>
    <w:rsid w:val="00350911"/>
    <w:rsid w:val="00351D39"/>
    <w:rsid w:val="00352FDD"/>
    <w:rsid w:val="00354563"/>
    <w:rsid w:val="00355CA3"/>
    <w:rsid w:val="00356691"/>
    <w:rsid w:val="00356D8D"/>
    <w:rsid w:val="00357885"/>
    <w:rsid w:val="0036094D"/>
    <w:rsid w:val="00360A48"/>
    <w:rsid w:val="0036127E"/>
    <w:rsid w:val="00361E32"/>
    <w:rsid w:val="00362052"/>
    <w:rsid w:val="003626E3"/>
    <w:rsid w:val="00363C39"/>
    <w:rsid w:val="0036611A"/>
    <w:rsid w:val="003662F5"/>
    <w:rsid w:val="00367835"/>
    <w:rsid w:val="00367883"/>
    <w:rsid w:val="00370F3A"/>
    <w:rsid w:val="00371394"/>
    <w:rsid w:val="0037284A"/>
    <w:rsid w:val="00373975"/>
    <w:rsid w:val="003748F1"/>
    <w:rsid w:val="00375D2E"/>
    <w:rsid w:val="00377576"/>
    <w:rsid w:val="00377D66"/>
    <w:rsid w:val="00380722"/>
    <w:rsid w:val="00380AF9"/>
    <w:rsid w:val="00380DAC"/>
    <w:rsid w:val="00383376"/>
    <w:rsid w:val="00384335"/>
    <w:rsid w:val="003845BA"/>
    <w:rsid w:val="00384715"/>
    <w:rsid w:val="00384722"/>
    <w:rsid w:val="00384BB8"/>
    <w:rsid w:val="00385321"/>
    <w:rsid w:val="00386688"/>
    <w:rsid w:val="00386B0E"/>
    <w:rsid w:val="00387359"/>
    <w:rsid w:val="00390B4E"/>
    <w:rsid w:val="00391DEB"/>
    <w:rsid w:val="003927B6"/>
    <w:rsid w:val="00392E8E"/>
    <w:rsid w:val="0039328E"/>
    <w:rsid w:val="00393A26"/>
    <w:rsid w:val="00394F46"/>
    <w:rsid w:val="0039570B"/>
    <w:rsid w:val="003977EB"/>
    <w:rsid w:val="00397A5B"/>
    <w:rsid w:val="003A1600"/>
    <w:rsid w:val="003A1FDE"/>
    <w:rsid w:val="003A3584"/>
    <w:rsid w:val="003A3EF9"/>
    <w:rsid w:val="003A4073"/>
    <w:rsid w:val="003A4859"/>
    <w:rsid w:val="003A4DAC"/>
    <w:rsid w:val="003A4E1A"/>
    <w:rsid w:val="003A4FB1"/>
    <w:rsid w:val="003A65EF"/>
    <w:rsid w:val="003B1021"/>
    <w:rsid w:val="003B162D"/>
    <w:rsid w:val="003B1AD7"/>
    <w:rsid w:val="003B2C5E"/>
    <w:rsid w:val="003B35B4"/>
    <w:rsid w:val="003B4A01"/>
    <w:rsid w:val="003B5C82"/>
    <w:rsid w:val="003B6031"/>
    <w:rsid w:val="003C04A0"/>
    <w:rsid w:val="003C1524"/>
    <w:rsid w:val="003C1BF4"/>
    <w:rsid w:val="003C2105"/>
    <w:rsid w:val="003C2CE4"/>
    <w:rsid w:val="003C3697"/>
    <w:rsid w:val="003C3A00"/>
    <w:rsid w:val="003C5333"/>
    <w:rsid w:val="003C6136"/>
    <w:rsid w:val="003C6BFD"/>
    <w:rsid w:val="003D0294"/>
    <w:rsid w:val="003D0733"/>
    <w:rsid w:val="003D0C28"/>
    <w:rsid w:val="003D157B"/>
    <w:rsid w:val="003D1EC6"/>
    <w:rsid w:val="003D205A"/>
    <w:rsid w:val="003D42DE"/>
    <w:rsid w:val="003D450F"/>
    <w:rsid w:val="003D513D"/>
    <w:rsid w:val="003D5500"/>
    <w:rsid w:val="003D562B"/>
    <w:rsid w:val="003D6CEA"/>
    <w:rsid w:val="003E072B"/>
    <w:rsid w:val="003E0D6A"/>
    <w:rsid w:val="003E1FF8"/>
    <w:rsid w:val="003E3653"/>
    <w:rsid w:val="003E4B41"/>
    <w:rsid w:val="003E4D13"/>
    <w:rsid w:val="003E78FA"/>
    <w:rsid w:val="003F017C"/>
    <w:rsid w:val="003F088F"/>
    <w:rsid w:val="003F0D56"/>
    <w:rsid w:val="003F2F45"/>
    <w:rsid w:val="003F3072"/>
    <w:rsid w:val="003F3D92"/>
    <w:rsid w:val="003F45E8"/>
    <w:rsid w:val="003F6B34"/>
    <w:rsid w:val="003F7361"/>
    <w:rsid w:val="003F798F"/>
    <w:rsid w:val="0040064B"/>
    <w:rsid w:val="00400A2D"/>
    <w:rsid w:val="00400B5C"/>
    <w:rsid w:val="00401168"/>
    <w:rsid w:val="004018BC"/>
    <w:rsid w:val="004026B3"/>
    <w:rsid w:val="00402BA4"/>
    <w:rsid w:val="004030D8"/>
    <w:rsid w:val="0040319A"/>
    <w:rsid w:val="004035C8"/>
    <w:rsid w:val="004038A5"/>
    <w:rsid w:val="004039AC"/>
    <w:rsid w:val="00403A78"/>
    <w:rsid w:val="00403D31"/>
    <w:rsid w:val="0040415D"/>
    <w:rsid w:val="00405DCA"/>
    <w:rsid w:val="00406118"/>
    <w:rsid w:val="00410153"/>
    <w:rsid w:val="00411E01"/>
    <w:rsid w:val="0041368D"/>
    <w:rsid w:val="0041381B"/>
    <w:rsid w:val="00414686"/>
    <w:rsid w:val="00414FD1"/>
    <w:rsid w:val="00417381"/>
    <w:rsid w:val="00417766"/>
    <w:rsid w:val="00420BA3"/>
    <w:rsid w:val="00420DE0"/>
    <w:rsid w:val="00421F75"/>
    <w:rsid w:val="00424549"/>
    <w:rsid w:val="00424ACC"/>
    <w:rsid w:val="00426881"/>
    <w:rsid w:val="00427085"/>
    <w:rsid w:val="00433EF5"/>
    <w:rsid w:val="004359D9"/>
    <w:rsid w:val="004369E8"/>
    <w:rsid w:val="00436A65"/>
    <w:rsid w:val="00436E65"/>
    <w:rsid w:val="00436F4F"/>
    <w:rsid w:val="0043750C"/>
    <w:rsid w:val="00437FCB"/>
    <w:rsid w:val="004427D8"/>
    <w:rsid w:val="00443366"/>
    <w:rsid w:val="004435C8"/>
    <w:rsid w:val="00445511"/>
    <w:rsid w:val="00445BB0"/>
    <w:rsid w:val="0044671D"/>
    <w:rsid w:val="0045001C"/>
    <w:rsid w:val="00450982"/>
    <w:rsid w:val="004513BA"/>
    <w:rsid w:val="00451454"/>
    <w:rsid w:val="00451A9B"/>
    <w:rsid w:val="0045218D"/>
    <w:rsid w:val="00452577"/>
    <w:rsid w:val="00452B95"/>
    <w:rsid w:val="004539E1"/>
    <w:rsid w:val="00453BCB"/>
    <w:rsid w:val="00455A9A"/>
    <w:rsid w:val="004560F0"/>
    <w:rsid w:val="0045664B"/>
    <w:rsid w:val="004568CD"/>
    <w:rsid w:val="004575A9"/>
    <w:rsid w:val="004576C9"/>
    <w:rsid w:val="004579D2"/>
    <w:rsid w:val="00457FD1"/>
    <w:rsid w:val="004604DC"/>
    <w:rsid w:val="0046190A"/>
    <w:rsid w:val="00461994"/>
    <w:rsid w:val="00463C0A"/>
    <w:rsid w:val="00464620"/>
    <w:rsid w:val="00464705"/>
    <w:rsid w:val="004657CC"/>
    <w:rsid w:val="00465A18"/>
    <w:rsid w:val="00465E54"/>
    <w:rsid w:val="0046771B"/>
    <w:rsid w:val="00470BAB"/>
    <w:rsid w:val="00471DC8"/>
    <w:rsid w:val="004727EB"/>
    <w:rsid w:val="00472C9D"/>
    <w:rsid w:val="00473376"/>
    <w:rsid w:val="004738D2"/>
    <w:rsid w:val="00473FA8"/>
    <w:rsid w:val="00475C61"/>
    <w:rsid w:val="00475DF6"/>
    <w:rsid w:val="00476F63"/>
    <w:rsid w:val="0048096A"/>
    <w:rsid w:val="00480C46"/>
    <w:rsid w:val="00480FDE"/>
    <w:rsid w:val="00481373"/>
    <w:rsid w:val="00482F08"/>
    <w:rsid w:val="004833E3"/>
    <w:rsid w:val="004834A8"/>
    <w:rsid w:val="004835AC"/>
    <w:rsid w:val="00483656"/>
    <w:rsid w:val="004838C2"/>
    <w:rsid w:val="00484AAD"/>
    <w:rsid w:val="00484AC0"/>
    <w:rsid w:val="00484C64"/>
    <w:rsid w:val="0048613D"/>
    <w:rsid w:val="004876B3"/>
    <w:rsid w:val="00487C4C"/>
    <w:rsid w:val="004913CC"/>
    <w:rsid w:val="0049269F"/>
    <w:rsid w:val="00493515"/>
    <w:rsid w:val="0049467D"/>
    <w:rsid w:val="0049575D"/>
    <w:rsid w:val="004964A2"/>
    <w:rsid w:val="00497790"/>
    <w:rsid w:val="0049796D"/>
    <w:rsid w:val="004A09DB"/>
    <w:rsid w:val="004A1420"/>
    <w:rsid w:val="004A297B"/>
    <w:rsid w:val="004A3A26"/>
    <w:rsid w:val="004A4DA1"/>
    <w:rsid w:val="004A5A29"/>
    <w:rsid w:val="004A6503"/>
    <w:rsid w:val="004A6AB4"/>
    <w:rsid w:val="004A6B5C"/>
    <w:rsid w:val="004A6C42"/>
    <w:rsid w:val="004A6CDE"/>
    <w:rsid w:val="004A7000"/>
    <w:rsid w:val="004A72A3"/>
    <w:rsid w:val="004A78B9"/>
    <w:rsid w:val="004B1D5C"/>
    <w:rsid w:val="004B431C"/>
    <w:rsid w:val="004B46B8"/>
    <w:rsid w:val="004B5598"/>
    <w:rsid w:val="004B5967"/>
    <w:rsid w:val="004B7946"/>
    <w:rsid w:val="004C06E1"/>
    <w:rsid w:val="004C0C6E"/>
    <w:rsid w:val="004C0E33"/>
    <w:rsid w:val="004C1383"/>
    <w:rsid w:val="004C1A0D"/>
    <w:rsid w:val="004C4AA7"/>
    <w:rsid w:val="004C4C02"/>
    <w:rsid w:val="004C652B"/>
    <w:rsid w:val="004C66C9"/>
    <w:rsid w:val="004C6C6C"/>
    <w:rsid w:val="004C77E4"/>
    <w:rsid w:val="004D037F"/>
    <w:rsid w:val="004D0638"/>
    <w:rsid w:val="004D11B9"/>
    <w:rsid w:val="004D1A14"/>
    <w:rsid w:val="004D1FD2"/>
    <w:rsid w:val="004D284B"/>
    <w:rsid w:val="004D2F7E"/>
    <w:rsid w:val="004D3169"/>
    <w:rsid w:val="004D4942"/>
    <w:rsid w:val="004D4B5F"/>
    <w:rsid w:val="004D5BD6"/>
    <w:rsid w:val="004D64D9"/>
    <w:rsid w:val="004D6619"/>
    <w:rsid w:val="004D67C8"/>
    <w:rsid w:val="004D7348"/>
    <w:rsid w:val="004D756A"/>
    <w:rsid w:val="004D7FE7"/>
    <w:rsid w:val="004E0DDC"/>
    <w:rsid w:val="004E24B4"/>
    <w:rsid w:val="004E38D3"/>
    <w:rsid w:val="004E3FE3"/>
    <w:rsid w:val="004E55A6"/>
    <w:rsid w:val="004E6158"/>
    <w:rsid w:val="004E6DE2"/>
    <w:rsid w:val="004E7126"/>
    <w:rsid w:val="004F0E3F"/>
    <w:rsid w:val="004F11A4"/>
    <w:rsid w:val="004F1840"/>
    <w:rsid w:val="004F19AB"/>
    <w:rsid w:val="004F1E90"/>
    <w:rsid w:val="004F2097"/>
    <w:rsid w:val="004F2373"/>
    <w:rsid w:val="004F2677"/>
    <w:rsid w:val="004F3E97"/>
    <w:rsid w:val="004F3F0C"/>
    <w:rsid w:val="004F4B05"/>
    <w:rsid w:val="004F5056"/>
    <w:rsid w:val="004F59B7"/>
    <w:rsid w:val="004F5E48"/>
    <w:rsid w:val="004F616A"/>
    <w:rsid w:val="004F6496"/>
    <w:rsid w:val="004F6BC3"/>
    <w:rsid w:val="004F7A0A"/>
    <w:rsid w:val="004F7E8C"/>
    <w:rsid w:val="00500181"/>
    <w:rsid w:val="005010D7"/>
    <w:rsid w:val="00501B1C"/>
    <w:rsid w:val="00503B63"/>
    <w:rsid w:val="00504291"/>
    <w:rsid w:val="00505148"/>
    <w:rsid w:val="00505342"/>
    <w:rsid w:val="00506116"/>
    <w:rsid w:val="0050616B"/>
    <w:rsid w:val="0050768A"/>
    <w:rsid w:val="00507B95"/>
    <w:rsid w:val="0051245E"/>
    <w:rsid w:val="005138EE"/>
    <w:rsid w:val="00513E9F"/>
    <w:rsid w:val="005144F2"/>
    <w:rsid w:val="00515B6D"/>
    <w:rsid w:val="0051719A"/>
    <w:rsid w:val="00517E90"/>
    <w:rsid w:val="00520A42"/>
    <w:rsid w:val="005213E2"/>
    <w:rsid w:val="00521801"/>
    <w:rsid w:val="005252C9"/>
    <w:rsid w:val="005265A6"/>
    <w:rsid w:val="0052763B"/>
    <w:rsid w:val="00527673"/>
    <w:rsid w:val="005279F7"/>
    <w:rsid w:val="00527B90"/>
    <w:rsid w:val="0053006B"/>
    <w:rsid w:val="005313E4"/>
    <w:rsid w:val="00531502"/>
    <w:rsid w:val="005318FF"/>
    <w:rsid w:val="00532319"/>
    <w:rsid w:val="005326F0"/>
    <w:rsid w:val="00532CED"/>
    <w:rsid w:val="00532F32"/>
    <w:rsid w:val="005340CE"/>
    <w:rsid w:val="00534C50"/>
    <w:rsid w:val="00535854"/>
    <w:rsid w:val="00535961"/>
    <w:rsid w:val="00535EDA"/>
    <w:rsid w:val="0053630E"/>
    <w:rsid w:val="005365C2"/>
    <w:rsid w:val="00536F76"/>
    <w:rsid w:val="00540027"/>
    <w:rsid w:val="00540B21"/>
    <w:rsid w:val="005412BE"/>
    <w:rsid w:val="0054132D"/>
    <w:rsid w:val="00542F2D"/>
    <w:rsid w:val="00543327"/>
    <w:rsid w:val="0054600C"/>
    <w:rsid w:val="00546775"/>
    <w:rsid w:val="00546E9A"/>
    <w:rsid w:val="00547D60"/>
    <w:rsid w:val="00550265"/>
    <w:rsid w:val="00550870"/>
    <w:rsid w:val="00550AFE"/>
    <w:rsid w:val="005519C9"/>
    <w:rsid w:val="00551C1C"/>
    <w:rsid w:val="00552AA0"/>
    <w:rsid w:val="0055343A"/>
    <w:rsid w:val="00553601"/>
    <w:rsid w:val="00554C23"/>
    <w:rsid w:val="00554F3E"/>
    <w:rsid w:val="00556D4E"/>
    <w:rsid w:val="00556FD5"/>
    <w:rsid w:val="00557427"/>
    <w:rsid w:val="00560534"/>
    <w:rsid w:val="00560DE4"/>
    <w:rsid w:val="0056138C"/>
    <w:rsid w:val="00561410"/>
    <w:rsid w:val="0056149C"/>
    <w:rsid w:val="005624BB"/>
    <w:rsid w:val="005649A9"/>
    <w:rsid w:val="00565319"/>
    <w:rsid w:val="005654EA"/>
    <w:rsid w:val="005655F8"/>
    <w:rsid w:val="00567264"/>
    <w:rsid w:val="00570DB9"/>
    <w:rsid w:val="00571006"/>
    <w:rsid w:val="00571F63"/>
    <w:rsid w:val="00572965"/>
    <w:rsid w:val="00572D31"/>
    <w:rsid w:val="00573C59"/>
    <w:rsid w:val="0057441A"/>
    <w:rsid w:val="0057456B"/>
    <w:rsid w:val="00575107"/>
    <w:rsid w:val="005758B2"/>
    <w:rsid w:val="00580DBB"/>
    <w:rsid w:val="00581935"/>
    <w:rsid w:val="00581ABF"/>
    <w:rsid w:val="00583E56"/>
    <w:rsid w:val="00584212"/>
    <w:rsid w:val="00585BFE"/>
    <w:rsid w:val="0058627F"/>
    <w:rsid w:val="00587D12"/>
    <w:rsid w:val="005909EA"/>
    <w:rsid w:val="00590C87"/>
    <w:rsid w:val="0059197B"/>
    <w:rsid w:val="00592098"/>
    <w:rsid w:val="00592415"/>
    <w:rsid w:val="005924E7"/>
    <w:rsid w:val="00592F59"/>
    <w:rsid w:val="00593159"/>
    <w:rsid w:val="00593B4A"/>
    <w:rsid w:val="00593E58"/>
    <w:rsid w:val="005A5927"/>
    <w:rsid w:val="005A5A61"/>
    <w:rsid w:val="005A5DF3"/>
    <w:rsid w:val="005A78EB"/>
    <w:rsid w:val="005B1FF9"/>
    <w:rsid w:val="005B2406"/>
    <w:rsid w:val="005B36EE"/>
    <w:rsid w:val="005B3734"/>
    <w:rsid w:val="005B466A"/>
    <w:rsid w:val="005B4845"/>
    <w:rsid w:val="005B6447"/>
    <w:rsid w:val="005C0CD7"/>
    <w:rsid w:val="005C1151"/>
    <w:rsid w:val="005C26D6"/>
    <w:rsid w:val="005C2C53"/>
    <w:rsid w:val="005C3FAB"/>
    <w:rsid w:val="005C40E7"/>
    <w:rsid w:val="005C68A1"/>
    <w:rsid w:val="005C6E14"/>
    <w:rsid w:val="005D0840"/>
    <w:rsid w:val="005D1150"/>
    <w:rsid w:val="005D155A"/>
    <w:rsid w:val="005D166E"/>
    <w:rsid w:val="005D23DA"/>
    <w:rsid w:val="005D2946"/>
    <w:rsid w:val="005D42E0"/>
    <w:rsid w:val="005D4660"/>
    <w:rsid w:val="005D6432"/>
    <w:rsid w:val="005D7FBC"/>
    <w:rsid w:val="005E0115"/>
    <w:rsid w:val="005E34A5"/>
    <w:rsid w:val="005E5B18"/>
    <w:rsid w:val="005E5DE0"/>
    <w:rsid w:val="005E610F"/>
    <w:rsid w:val="005E68D4"/>
    <w:rsid w:val="005E6A2A"/>
    <w:rsid w:val="005E7202"/>
    <w:rsid w:val="005E7450"/>
    <w:rsid w:val="005F16CD"/>
    <w:rsid w:val="005F1946"/>
    <w:rsid w:val="005F3947"/>
    <w:rsid w:val="005F48DB"/>
    <w:rsid w:val="005F4D25"/>
    <w:rsid w:val="005F50E8"/>
    <w:rsid w:val="005F7D69"/>
    <w:rsid w:val="006018A1"/>
    <w:rsid w:val="006019DB"/>
    <w:rsid w:val="00603259"/>
    <w:rsid w:val="0060329C"/>
    <w:rsid w:val="00603EC1"/>
    <w:rsid w:val="00605766"/>
    <w:rsid w:val="006070A0"/>
    <w:rsid w:val="006073F4"/>
    <w:rsid w:val="00607DC8"/>
    <w:rsid w:val="00607EBB"/>
    <w:rsid w:val="006108DC"/>
    <w:rsid w:val="006113B9"/>
    <w:rsid w:val="0061273E"/>
    <w:rsid w:val="00613B92"/>
    <w:rsid w:val="00614EAC"/>
    <w:rsid w:val="00616DB1"/>
    <w:rsid w:val="00617371"/>
    <w:rsid w:val="006215C8"/>
    <w:rsid w:val="006216FF"/>
    <w:rsid w:val="0062185B"/>
    <w:rsid w:val="00621E65"/>
    <w:rsid w:val="00622514"/>
    <w:rsid w:val="0062267D"/>
    <w:rsid w:val="00622D98"/>
    <w:rsid w:val="006231D3"/>
    <w:rsid w:val="00624783"/>
    <w:rsid w:val="00624CBA"/>
    <w:rsid w:val="00624F63"/>
    <w:rsid w:val="00625685"/>
    <w:rsid w:val="0062698F"/>
    <w:rsid w:val="00627065"/>
    <w:rsid w:val="0062761B"/>
    <w:rsid w:val="006276C0"/>
    <w:rsid w:val="006279FB"/>
    <w:rsid w:val="006304DC"/>
    <w:rsid w:val="00631487"/>
    <w:rsid w:val="006317E9"/>
    <w:rsid w:val="00632739"/>
    <w:rsid w:val="00633120"/>
    <w:rsid w:val="006340E4"/>
    <w:rsid w:val="0063486F"/>
    <w:rsid w:val="00637085"/>
    <w:rsid w:val="006376D3"/>
    <w:rsid w:val="0064076D"/>
    <w:rsid w:val="00640831"/>
    <w:rsid w:val="0064182B"/>
    <w:rsid w:val="0064198B"/>
    <w:rsid w:val="006419D9"/>
    <w:rsid w:val="00642960"/>
    <w:rsid w:val="00643C01"/>
    <w:rsid w:val="00643F00"/>
    <w:rsid w:val="0064645F"/>
    <w:rsid w:val="00652E05"/>
    <w:rsid w:val="006533EF"/>
    <w:rsid w:val="00653856"/>
    <w:rsid w:val="00653ABD"/>
    <w:rsid w:val="00653CFF"/>
    <w:rsid w:val="00653D8B"/>
    <w:rsid w:val="00654C04"/>
    <w:rsid w:val="00655B72"/>
    <w:rsid w:val="00655B90"/>
    <w:rsid w:val="00655EAF"/>
    <w:rsid w:val="00656201"/>
    <w:rsid w:val="006564EA"/>
    <w:rsid w:val="00657136"/>
    <w:rsid w:val="00657ECB"/>
    <w:rsid w:val="00657EF6"/>
    <w:rsid w:val="00660B8F"/>
    <w:rsid w:val="006612F5"/>
    <w:rsid w:val="00663143"/>
    <w:rsid w:val="00670E2C"/>
    <w:rsid w:val="00671367"/>
    <w:rsid w:val="00671FA7"/>
    <w:rsid w:val="006744EA"/>
    <w:rsid w:val="00675CF1"/>
    <w:rsid w:val="00676CBB"/>
    <w:rsid w:val="006805F9"/>
    <w:rsid w:val="006809AF"/>
    <w:rsid w:val="00681285"/>
    <w:rsid w:val="0068193B"/>
    <w:rsid w:val="00682A93"/>
    <w:rsid w:val="00682AE7"/>
    <w:rsid w:val="00683A2E"/>
    <w:rsid w:val="006845B5"/>
    <w:rsid w:val="0068688F"/>
    <w:rsid w:val="00687190"/>
    <w:rsid w:val="0068795C"/>
    <w:rsid w:val="00687F5E"/>
    <w:rsid w:val="00691BEB"/>
    <w:rsid w:val="006937D4"/>
    <w:rsid w:val="006953CF"/>
    <w:rsid w:val="00695626"/>
    <w:rsid w:val="00697AE9"/>
    <w:rsid w:val="006A04E1"/>
    <w:rsid w:val="006A0D3E"/>
    <w:rsid w:val="006A30B6"/>
    <w:rsid w:val="006A31AB"/>
    <w:rsid w:val="006A3F10"/>
    <w:rsid w:val="006A4AC9"/>
    <w:rsid w:val="006A5004"/>
    <w:rsid w:val="006A5525"/>
    <w:rsid w:val="006A5A3C"/>
    <w:rsid w:val="006A67BD"/>
    <w:rsid w:val="006A6C16"/>
    <w:rsid w:val="006A6EB1"/>
    <w:rsid w:val="006A756B"/>
    <w:rsid w:val="006A75A5"/>
    <w:rsid w:val="006A7950"/>
    <w:rsid w:val="006A7C00"/>
    <w:rsid w:val="006B2737"/>
    <w:rsid w:val="006B3893"/>
    <w:rsid w:val="006B3BC6"/>
    <w:rsid w:val="006B4E6C"/>
    <w:rsid w:val="006B5179"/>
    <w:rsid w:val="006B5C73"/>
    <w:rsid w:val="006B60BB"/>
    <w:rsid w:val="006B6A7F"/>
    <w:rsid w:val="006C0BF6"/>
    <w:rsid w:val="006C27B7"/>
    <w:rsid w:val="006C2A91"/>
    <w:rsid w:val="006C3771"/>
    <w:rsid w:val="006C391D"/>
    <w:rsid w:val="006C41C5"/>
    <w:rsid w:val="006C4CFF"/>
    <w:rsid w:val="006C59BB"/>
    <w:rsid w:val="006C5EE7"/>
    <w:rsid w:val="006C6144"/>
    <w:rsid w:val="006C6DA9"/>
    <w:rsid w:val="006C6FE5"/>
    <w:rsid w:val="006C78DD"/>
    <w:rsid w:val="006D14C2"/>
    <w:rsid w:val="006D199E"/>
    <w:rsid w:val="006D1D4F"/>
    <w:rsid w:val="006D2503"/>
    <w:rsid w:val="006D3085"/>
    <w:rsid w:val="006D3A98"/>
    <w:rsid w:val="006D44E3"/>
    <w:rsid w:val="006D5BE4"/>
    <w:rsid w:val="006D644B"/>
    <w:rsid w:val="006D64E4"/>
    <w:rsid w:val="006D6AB2"/>
    <w:rsid w:val="006D7D8A"/>
    <w:rsid w:val="006E0826"/>
    <w:rsid w:val="006E0ABA"/>
    <w:rsid w:val="006E0C1F"/>
    <w:rsid w:val="006E108B"/>
    <w:rsid w:val="006E1DF4"/>
    <w:rsid w:val="006E2AF5"/>
    <w:rsid w:val="006E4842"/>
    <w:rsid w:val="006E627C"/>
    <w:rsid w:val="006E70C7"/>
    <w:rsid w:val="006E7832"/>
    <w:rsid w:val="006F0641"/>
    <w:rsid w:val="006F10E7"/>
    <w:rsid w:val="006F1F33"/>
    <w:rsid w:val="006F25B5"/>
    <w:rsid w:val="006F2894"/>
    <w:rsid w:val="006F4672"/>
    <w:rsid w:val="006F5338"/>
    <w:rsid w:val="006F61FE"/>
    <w:rsid w:val="006F6D24"/>
    <w:rsid w:val="006F76BE"/>
    <w:rsid w:val="006F7F56"/>
    <w:rsid w:val="00700869"/>
    <w:rsid w:val="0070143C"/>
    <w:rsid w:val="007014CC"/>
    <w:rsid w:val="00702253"/>
    <w:rsid w:val="00702661"/>
    <w:rsid w:val="00704B5E"/>
    <w:rsid w:val="007064DE"/>
    <w:rsid w:val="0070671E"/>
    <w:rsid w:val="00706CED"/>
    <w:rsid w:val="0070711D"/>
    <w:rsid w:val="007104EE"/>
    <w:rsid w:val="00710E0A"/>
    <w:rsid w:val="00710E79"/>
    <w:rsid w:val="00710EA7"/>
    <w:rsid w:val="00712758"/>
    <w:rsid w:val="0071418F"/>
    <w:rsid w:val="00715419"/>
    <w:rsid w:val="00715E55"/>
    <w:rsid w:val="00717096"/>
    <w:rsid w:val="00717644"/>
    <w:rsid w:val="007207EC"/>
    <w:rsid w:val="00720CA4"/>
    <w:rsid w:val="0072112D"/>
    <w:rsid w:val="00722033"/>
    <w:rsid w:val="00722645"/>
    <w:rsid w:val="00722ACC"/>
    <w:rsid w:val="007242D4"/>
    <w:rsid w:val="00724436"/>
    <w:rsid w:val="00724471"/>
    <w:rsid w:val="00724849"/>
    <w:rsid w:val="00725C08"/>
    <w:rsid w:val="00726B9E"/>
    <w:rsid w:val="00726DD2"/>
    <w:rsid w:val="00730125"/>
    <w:rsid w:val="0073057E"/>
    <w:rsid w:val="00731423"/>
    <w:rsid w:val="00731680"/>
    <w:rsid w:val="007333D3"/>
    <w:rsid w:val="0073545B"/>
    <w:rsid w:val="00735C19"/>
    <w:rsid w:val="007360A3"/>
    <w:rsid w:val="007360EC"/>
    <w:rsid w:val="0073639F"/>
    <w:rsid w:val="00736714"/>
    <w:rsid w:val="007376CE"/>
    <w:rsid w:val="00740F06"/>
    <w:rsid w:val="00741500"/>
    <w:rsid w:val="00742189"/>
    <w:rsid w:val="00742667"/>
    <w:rsid w:val="00742F4E"/>
    <w:rsid w:val="00744159"/>
    <w:rsid w:val="007473BF"/>
    <w:rsid w:val="00747A3C"/>
    <w:rsid w:val="007500F7"/>
    <w:rsid w:val="0075020D"/>
    <w:rsid w:val="00750AE3"/>
    <w:rsid w:val="00750B51"/>
    <w:rsid w:val="007514B7"/>
    <w:rsid w:val="007519BF"/>
    <w:rsid w:val="00754629"/>
    <w:rsid w:val="0075495E"/>
    <w:rsid w:val="0075625A"/>
    <w:rsid w:val="007577DD"/>
    <w:rsid w:val="00757E2E"/>
    <w:rsid w:val="00760789"/>
    <w:rsid w:val="007612E4"/>
    <w:rsid w:val="00761B01"/>
    <w:rsid w:val="00761E72"/>
    <w:rsid w:val="00764612"/>
    <w:rsid w:val="007650A1"/>
    <w:rsid w:val="007662F3"/>
    <w:rsid w:val="007672CC"/>
    <w:rsid w:val="007708D9"/>
    <w:rsid w:val="0077221C"/>
    <w:rsid w:val="0077257B"/>
    <w:rsid w:val="0077330E"/>
    <w:rsid w:val="00774EBA"/>
    <w:rsid w:val="0077795A"/>
    <w:rsid w:val="0078134F"/>
    <w:rsid w:val="00781477"/>
    <w:rsid w:val="00781B36"/>
    <w:rsid w:val="00782468"/>
    <w:rsid w:val="0078252C"/>
    <w:rsid w:val="0078456F"/>
    <w:rsid w:val="007864E0"/>
    <w:rsid w:val="007872F0"/>
    <w:rsid w:val="007904A7"/>
    <w:rsid w:val="0079135E"/>
    <w:rsid w:val="007928BC"/>
    <w:rsid w:val="00792A3B"/>
    <w:rsid w:val="00792C95"/>
    <w:rsid w:val="00794307"/>
    <w:rsid w:val="007953DA"/>
    <w:rsid w:val="007970EC"/>
    <w:rsid w:val="00797AFC"/>
    <w:rsid w:val="007A0572"/>
    <w:rsid w:val="007A05A2"/>
    <w:rsid w:val="007A09C6"/>
    <w:rsid w:val="007A0F67"/>
    <w:rsid w:val="007A21FF"/>
    <w:rsid w:val="007A30CE"/>
    <w:rsid w:val="007A4084"/>
    <w:rsid w:val="007A463A"/>
    <w:rsid w:val="007A493D"/>
    <w:rsid w:val="007A5AC2"/>
    <w:rsid w:val="007B0FA8"/>
    <w:rsid w:val="007B13BC"/>
    <w:rsid w:val="007B2ADF"/>
    <w:rsid w:val="007B3144"/>
    <w:rsid w:val="007B40A3"/>
    <w:rsid w:val="007B4B8E"/>
    <w:rsid w:val="007B5920"/>
    <w:rsid w:val="007B6717"/>
    <w:rsid w:val="007B7298"/>
    <w:rsid w:val="007B7A33"/>
    <w:rsid w:val="007B7BB0"/>
    <w:rsid w:val="007B7C52"/>
    <w:rsid w:val="007C00C0"/>
    <w:rsid w:val="007C0455"/>
    <w:rsid w:val="007C046E"/>
    <w:rsid w:val="007C0E0E"/>
    <w:rsid w:val="007C178A"/>
    <w:rsid w:val="007C510E"/>
    <w:rsid w:val="007C51A3"/>
    <w:rsid w:val="007C5226"/>
    <w:rsid w:val="007C564F"/>
    <w:rsid w:val="007C5ECA"/>
    <w:rsid w:val="007C68AB"/>
    <w:rsid w:val="007C6A67"/>
    <w:rsid w:val="007C7EA2"/>
    <w:rsid w:val="007D072A"/>
    <w:rsid w:val="007D09E2"/>
    <w:rsid w:val="007D0CD2"/>
    <w:rsid w:val="007D0E75"/>
    <w:rsid w:val="007D1B4A"/>
    <w:rsid w:val="007D38B4"/>
    <w:rsid w:val="007D7532"/>
    <w:rsid w:val="007E0A12"/>
    <w:rsid w:val="007E0CAC"/>
    <w:rsid w:val="007E0CB6"/>
    <w:rsid w:val="007E0E8F"/>
    <w:rsid w:val="007E17F1"/>
    <w:rsid w:val="007E1815"/>
    <w:rsid w:val="007E1FCA"/>
    <w:rsid w:val="007E28F2"/>
    <w:rsid w:val="007E2F30"/>
    <w:rsid w:val="007E337B"/>
    <w:rsid w:val="007E36D7"/>
    <w:rsid w:val="007E5229"/>
    <w:rsid w:val="007E67E1"/>
    <w:rsid w:val="007E6EF5"/>
    <w:rsid w:val="007E76F0"/>
    <w:rsid w:val="007F01F5"/>
    <w:rsid w:val="007F09DC"/>
    <w:rsid w:val="007F16FC"/>
    <w:rsid w:val="007F2108"/>
    <w:rsid w:val="007F2716"/>
    <w:rsid w:val="007F300E"/>
    <w:rsid w:val="007F39BE"/>
    <w:rsid w:val="007F3E82"/>
    <w:rsid w:val="007F4949"/>
    <w:rsid w:val="007F4ABA"/>
    <w:rsid w:val="007F52C6"/>
    <w:rsid w:val="007F58ED"/>
    <w:rsid w:val="007F5C6F"/>
    <w:rsid w:val="007F648A"/>
    <w:rsid w:val="007F6639"/>
    <w:rsid w:val="007F6B1C"/>
    <w:rsid w:val="0080061B"/>
    <w:rsid w:val="0080064D"/>
    <w:rsid w:val="0080103E"/>
    <w:rsid w:val="008011D6"/>
    <w:rsid w:val="00801BA8"/>
    <w:rsid w:val="00801FD4"/>
    <w:rsid w:val="0080256E"/>
    <w:rsid w:val="00802A88"/>
    <w:rsid w:val="0080321B"/>
    <w:rsid w:val="00803C5A"/>
    <w:rsid w:val="00803CEA"/>
    <w:rsid w:val="00804FBC"/>
    <w:rsid w:val="00805417"/>
    <w:rsid w:val="00806702"/>
    <w:rsid w:val="00810F8A"/>
    <w:rsid w:val="00811BCA"/>
    <w:rsid w:val="00811F7D"/>
    <w:rsid w:val="00814571"/>
    <w:rsid w:val="00814587"/>
    <w:rsid w:val="00814592"/>
    <w:rsid w:val="008145E2"/>
    <w:rsid w:val="00814E06"/>
    <w:rsid w:val="00814F93"/>
    <w:rsid w:val="00815CDD"/>
    <w:rsid w:val="00815FDA"/>
    <w:rsid w:val="0081678C"/>
    <w:rsid w:val="0082135C"/>
    <w:rsid w:val="008225C4"/>
    <w:rsid w:val="00823187"/>
    <w:rsid w:val="0082373B"/>
    <w:rsid w:val="00825DA4"/>
    <w:rsid w:val="0082610A"/>
    <w:rsid w:val="00826162"/>
    <w:rsid w:val="00826C01"/>
    <w:rsid w:val="008273AA"/>
    <w:rsid w:val="0082747D"/>
    <w:rsid w:val="00827691"/>
    <w:rsid w:val="0082770A"/>
    <w:rsid w:val="0082781C"/>
    <w:rsid w:val="00830838"/>
    <w:rsid w:val="00830DB4"/>
    <w:rsid w:val="00832C48"/>
    <w:rsid w:val="00832E66"/>
    <w:rsid w:val="00834743"/>
    <w:rsid w:val="008347E1"/>
    <w:rsid w:val="00835573"/>
    <w:rsid w:val="00835B30"/>
    <w:rsid w:val="00836001"/>
    <w:rsid w:val="00836726"/>
    <w:rsid w:val="0083724C"/>
    <w:rsid w:val="00837391"/>
    <w:rsid w:val="00840063"/>
    <w:rsid w:val="00841DC6"/>
    <w:rsid w:val="00842F0C"/>
    <w:rsid w:val="008434F5"/>
    <w:rsid w:val="00843D7A"/>
    <w:rsid w:val="0084421F"/>
    <w:rsid w:val="00844CF8"/>
    <w:rsid w:val="008454D8"/>
    <w:rsid w:val="0084625A"/>
    <w:rsid w:val="008475FD"/>
    <w:rsid w:val="00850DAC"/>
    <w:rsid w:val="0085248C"/>
    <w:rsid w:val="00853160"/>
    <w:rsid w:val="00853364"/>
    <w:rsid w:val="00853735"/>
    <w:rsid w:val="0085548E"/>
    <w:rsid w:val="0085571D"/>
    <w:rsid w:val="00855794"/>
    <w:rsid w:val="008562A6"/>
    <w:rsid w:val="00856980"/>
    <w:rsid w:val="00857CED"/>
    <w:rsid w:val="00860612"/>
    <w:rsid w:val="00860B54"/>
    <w:rsid w:val="008647EF"/>
    <w:rsid w:val="00865ABB"/>
    <w:rsid w:val="00865C7E"/>
    <w:rsid w:val="008664E3"/>
    <w:rsid w:val="008667A0"/>
    <w:rsid w:val="00867259"/>
    <w:rsid w:val="00867E00"/>
    <w:rsid w:val="0087009C"/>
    <w:rsid w:val="008713E1"/>
    <w:rsid w:val="008716A1"/>
    <w:rsid w:val="00871C22"/>
    <w:rsid w:val="00871DC9"/>
    <w:rsid w:val="00871EA5"/>
    <w:rsid w:val="00873C6D"/>
    <w:rsid w:val="00873E8A"/>
    <w:rsid w:val="00874221"/>
    <w:rsid w:val="008743CF"/>
    <w:rsid w:val="00874C00"/>
    <w:rsid w:val="0087555A"/>
    <w:rsid w:val="0087614A"/>
    <w:rsid w:val="00876325"/>
    <w:rsid w:val="00876755"/>
    <w:rsid w:val="00877B5F"/>
    <w:rsid w:val="00880CEB"/>
    <w:rsid w:val="00881A20"/>
    <w:rsid w:val="008826EB"/>
    <w:rsid w:val="00882C32"/>
    <w:rsid w:val="00883266"/>
    <w:rsid w:val="0088416A"/>
    <w:rsid w:val="0088731F"/>
    <w:rsid w:val="00887EDF"/>
    <w:rsid w:val="008907B0"/>
    <w:rsid w:val="00890CF8"/>
    <w:rsid w:val="00891415"/>
    <w:rsid w:val="00891737"/>
    <w:rsid w:val="00892235"/>
    <w:rsid w:val="008937A9"/>
    <w:rsid w:val="008941F2"/>
    <w:rsid w:val="00894631"/>
    <w:rsid w:val="00896FEC"/>
    <w:rsid w:val="0089733B"/>
    <w:rsid w:val="008A0721"/>
    <w:rsid w:val="008A0956"/>
    <w:rsid w:val="008A2D7D"/>
    <w:rsid w:val="008A3261"/>
    <w:rsid w:val="008A355D"/>
    <w:rsid w:val="008A4258"/>
    <w:rsid w:val="008A427D"/>
    <w:rsid w:val="008A5A59"/>
    <w:rsid w:val="008A5B6A"/>
    <w:rsid w:val="008A5E0B"/>
    <w:rsid w:val="008A714D"/>
    <w:rsid w:val="008A71B4"/>
    <w:rsid w:val="008B334D"/>
    <w:rsid w:val="008B3D0B"/>
    <w:rsid w:val="008B3F7C"/>
    <w:rsid w:val="008B54EB"/>
    <w:rsid w:val="008B67DE"/>
    <w:rsid w:val="008C0722"/>
    <w:rsid w:val="008C0E64"/>
    <w:rsid w:val="008C17BF"/>
    <w:rsid w:val="008C3237"/>
    <w:rsid w:val="008C38E2"/>
    <w:rsid w:val="008C3CF9"/>
    <w:rsid w:val="008C41E6"/>
    <w:rsid w:val="008C4DCB"/>
    <w:rsid w:val="008C4E2A"/>
    <w:rsid w:val="008C57C6"/>
    <w:rsid w:val="008C6D16"/>
    <w:rsid w:val="008D0275"/>
    <w:rsid w:val="008D06FD"/>
    <w:rsid w:val="008D14AB"/>
    <w:rsid w:val="008D18C8"/>
    <w:rsid w:val="008D1993"/>
    <w:rsid w:val="008D1E9F"/>
    <w:rsid w:val="008D23B6"/>
    <w:rsid w:val="008D26F4"/>
    <w:rsid w:val="008D28A3"/>
    <w:rsid w:val="008D2989"/>
    <w:rsid w:val="008D3698"/>
    <w:rsid w:val="008D385B"/>
    <w:rsid w:val="008D4555"/>
    <w:rsid w:val="008D4BE3"/>
    <w:rsid w:val="008D5694"/>
    <w:rsid w:val="008D6F9F"/>
    <w:rsid w:val="008D7938"/>
    <w:rsid w:val="008D7DCB"/>
    <w:rsid w:val="008E01FB"/>
    <w:rsid w:val="008E0239"/>
    <w:rsid w:val="008E030A"/>
    <w:rsid w:val="008E06C9"/>
    <w:rsid w:val="008E0C2A"/>
    <w:rsid w:val="008E17EF"/>
    <w:rsid w:val="008E1DD5"/>
    <w:rsid w:val="008E3132"/>
    <w:rsid w:val="008E4C4C"/>
    <w:rsid w:val="008E4E7C"/>
    <w:rsid w:val="008F02CC"/>
    <w:rsid w:val="008F0F19"/>
    <w:rsid w:val="008F18A5"/>
    <w:rsid w:val="008F1A4E"/>
    <w:rsid w:val="008F1DAB"/>
    <w:rsid w:val="008F4653"/>
    <w:rsid w:val="008F5468"/>
    <w:rsid w:val="008F6BBE"/>
    <w:rsid w:val="00901831"/>
    <w:rsid w:val="0090203D"/>
    <w:rsid w:val="009029E3"/>
    <w:rsid w:val="00902A66"/>
    <w:rsid w:val="00903529"/>
    <w:rsid w:val="0090423D"/>
    <w:rsid w:val="009044AB"/>
    <w:rsid w:val="00905AAF"/>
    <w:rsid w:val="009111EF"/>
    <w:rsid w:val="00911925"/>
    <w:rsid w:val="00911AE8"/>
    <w:rsid w:val="0091278E"/>
    <w:rsid w:val="00912B96"/>
    <w:rsid w:val="00913910"/>
    <w:rsid w:val="0091429B"/>
    <w:rsid w:val="00914963"/>
    <w:rsid w:val="009152D8"/>
    <w:rsid w:val="0091649C"/>
    <w:rsid w:val="00917B85"/>
    <w:rsid w:val="00917F4D"/>
    <w:rsid w:val="0092194E"/>
    <w:rsid w:val="0092242C"/>
    <w:rsid w:val="00922968"/>
    <w:rsid w:val="0092503B"/>
    <w:rsid w:val="0092746F"/>
    <w:rsid w:val="009303D6"/>
    <w:rsid w:val="00930744"/>
    <w:rsid w:val="00932DE6"/>
    <w:rsid w:val="009342B9"/>
    <w:rsid w:val="009345B1"/>
    <w:rsid w:val="00935CEE"/>
    <w:rsid w:val="00935F84"/>
    <w:rsid w:val="00936416"/>
    <w:rsid w:val="009372A7"/>
    <w:rsid w:val="009402A8"/>
    <w:rsid w:val="00940628"/>
    <w:rsid w:val="00940E62"/>
    <w:rsid w:val="00944CE0"/>
    <w:rsid w:val="0094586A"/>
    <w:rsid w:val="0094640B"/>
    <w:rsid w:val="00947EB0"/>
    <w:rsid w:val="0095104E"/>
    <w:rsid w:val="0095182C"/>
    <w:rsid w:val="00953CAC"/>
    <w:rsid w:val="0095400D"/>
    <w:rsid w:val="00955905"/>
    <w:rsid w:val="00955D00"/>
    <w:rsid w:val="00956454"/>
    <w:rsid w:val="00956F1D"/>
    <w:rsid w:val="00957B5E"/>
    <w:rsid w:val="00960701"/>
    <w:rsid w:val="00960BD2"/>
    <w:rsid w:val="0096105F"/>
    <w:rsid w:val="00961226"/>
    <w:rsid w:val="00961312"/>
    <w:rsid w:val="00962275"/>
    <w:rsid w:val="009629FE"/>
    <w:rsid w:val="0096311C"/>
    <w:rsid w:val="00964938"/>
    <w:rsid w:val="009661A1"/>
    <w:rsid w:val="00966C48"/>
    <w:rsid w:val="00967278"/>
    <w:rsid w:val="0096786F"/>
    <w:rsid w:val="00971B4D"/>
    <w:rsid w:val="00971EE4"/>
    <w:rsid w:val="00972AE1"/>
    <w:rsid w:val="00972BC7"/>
    <w:rsid w:val="00973B55"/>
    <w:rsid w:val="00974547"/>
    <w:rsid w:val="00974FBE"/>
    <w:rsid w:val="009754E3"/>
    <w:rsid w:val="009758EC"/>
    <w:rsid w:val="0097594D"/>
    <w:rsid w:val="00976B9F"/>
    <w:rsid w:val="00977E04"/>
    <w:rsid w:val="0098009E"/>
    <w:rsid w:val="00981309"/>
    <w:rsid w:val="009824A7"/>
    <w:rsid w:val="00982803"/>
    <w:rsid w:val="00982CFC"/>
    <w:rsid w:val="00983568"/>
    <w:rsid w:val="00983597"/>
    <w:rsid w:val="00984505"/>
    <w:rsid w:val="00984641"/>
    <w:rsid w:val="00984801"/>
    <w:rsid w:val="0098600F"/>
    <w:rsid w:val="00986288"/>
    <w:rsid w:val="009871B6"/>
    <w:rsid w:val="009873C5"/>
    <w:rsid w:val="009910FC"/>
    <w:rsid w:val="009911CA"/>
    <w:rsid w:val="00991FA3"/>
    <w:rsid w:val="00993AAB"/>
    <w:rsid w:val="00995467"/>
    <w:rsid w:val="0099640B"/>
    <w:rsid w:val="009A0D4D"/>
    <w:rsid w:val="009A105F"/>
    <w:rsid w:val="009A20DF"/>
    <w:rsid w:val="009A2C1C"/>
    <w:rsid w:val="009A3767"/>
    <w:rsid w:val="009A484B"/>
    <w:rsid w:val="009A645B"/>
    <w:rsid w:val="009A712B"/>
    <w:rsid w:val="009B2884"/>
    <w:rsid w:val="009B2D7D"/>
    <w:rsid w:val="009B4574"/>
    <w:rsid w:val="009B5566"/>
    <w:rsid w:val="009B563C"/>
    <w:rsid w:val="009B5FF3"/>
    <w:rsid w:val="009B6F92"/>
    <w:rsid w:val="009B7C2A"/>
    <w:rsid w:val="009B7D28"/>
    <w:rsid w:val="009B7D3F"/>
    <w:rsid w:val="009C0817"/>
    <w:rsid w:val="009C13D6"/>
    <w:rsid w:val="009C1B24"/>
    <w:rsid w:val="009C1C69"/>
    <w:rsid w:val="009C3151"/>
    <w:rsid w:val="009C3F80"/>
    <w:rsid w:val="009C4342"/>
    <w:rsid w:val="009C5EA6"/>
    <w:rsid w:val="009C6CE8"/>
    <w:rsid w:val="009C6D9B"/>
    <w:rsid w:val="009C70A6"/>
    <w:rsid w:val="009D0AA0"/>
    <w:rsid w:val="009D0ACD"/>
    <w:rsid w:val="009D120E"/>
    <w:rsid w:val="009D1DC0"/>
    <w:rsid w:val="009D27EE"/>
    <w:rsid w:val="009D372A"/>
    <w:rsid w:val="009D3CCF"/>
    <w:rsid w:val="009D6BB0"/>
    <w:rsid w:val="009D6ED8"/>
    <w:rsid w:val="009E057E"/>
    <w:rsid w:val="009E25EC"/>
    <w:rsid w:val="009E298D"/>
    <w:rsid w:val="009E2F93"/>
    <w:rsid w:val="009E340B"/>
    <w:rsid w:val="009E3503"/>
    <w:rsid w:val="009E3606"/>
    <w:rsid w:val="009E3690"/>
    <w:rsid w:val="009E415F"/>
    <w:rsid w:val="009E4420"/>
    <w:rsid w:val="009E45D5"/>
    <w:rsid w:val="009E4996"/>
    <w:rsid w:val="009E6E20"/>
    <w:rsid w:val="009E7AA0"/>
    <w:rsid w:val="009F0184"/>
    <w:rsid w:val="009F0F89"/>
    <w:rsid w:val="009F147C"/>
    <w:rsid w:val="009F347C"/>
    <w:rsid w:val="009F4461"/>
    <w:rsid w:val="009F4C5C"/>
    <w:rsid w:val="009F7B5F"/>
    <w:rsid w:val="00A00C8C"/>
    <w:rsid w:val="00A01216"/>
    <w:rsid w:val="00A02019"/>
    <w:rsid w:val="00A024F5"/>
    <w:rsid w:val="00A02FE0"/>
    <w:rsid w:val="00A02FF5"/>
    <w:rsid w:val="00A033A9"/>
    <w:rsid w:val="00A0352B"/>
    <w:rsid w:val="00A057D4"/>
    <w:rsid w:val="00A06944"/>
    <w:rsid w:val="00A108A3"/>
    <w:rsid w:val="00A10CF5"/>
    <w:rsid w:val="00A1160C"/>
    <w:rsid w:val="00A1188F"/>
    <w:rsid w:val="00A12FDF"/>
    <w:rsid w:val="00A13A24"/>
    <w:rsid w:val="00A13AB9"/>
    <w:rsid w:val="00A14001"/>
    <w:rsid w:val="00A14517"/>
    <w:rsid w:val="00A14632"/>
    <w:rsid w:val="00A1617F"/>
    <w:rsid w:val="00A16422"/>
    <w:rsid w:val="00A17551"/>
    <w:rsid w:val="00A1789B"/>
    <w:rsid w:val="00A21843"/>
    <w:rsid w:val="00A21E78"/>
    <w:rsid w:val="00A223BA"/>
    <w:rsid w:val="00A22F81"/>
    <w:rsid w:val="00A236F3"/>
    <w:rsid w:val="00A24C0B"/>
    <w:rsid w:val="00A24F59"/>
    <w:rsid w:val="00A258B3"/>
    <w:rsid w:val="00A27387"/>
    <w:rsid w:val="00A276CA"/>
    <w:rsid w:val="00A27A3D"/>
    <w:rsid w:val="00A30019"/>
    <w:rsid w:val="00A302A2"/>
    <w:rsid w:val="00A30900"/>
    <w:rsid w:val="00A309EE"/>
    <w:rsid w:val="00A30F79"/>
    <w:rsid w:val="00A31C04"/>
    <w:rsid w:val="00A32FAC"/>
    <w:rsid w:val="00A345BC"/>
    <w:rsid w:val="00A34F71"/>
    <w:rsid w:val="00A3582D"/>
    <w:rsid w:val="00A35FBB"/>
    <w:rsid w:val="00A35FDB"/>
    <w:rsid w:val="00A3700D"/>
    <w:rsid w:val="00A40E74"/>
    <w:rsid w:val="00A43F8B"/>
    <w:rsid w:val="00A4523F"/>
    <w:rsid w:val="00A46115"/>
    <w:rsid w:val="00A47782"/>
    <w:rsid w:val="00A477F0"/>
    <w:rsid w:val="00A5042A"/>
    <w:rsid w:val="00A5127D"/>
    <w:rsid w:val="00A51ED4"/>
    <w:rsid w:val="00A542C8"/>
    <w:rsid w:val="00A550C4"/>
    <w:rsid w:val="00A55F22"/>
    <w:rsid w:val="00A56C9C"/>
    <w:rsid w:val="00A57315"/>
    <w:rsid w:val="00A576CD"/>
    <w:rsid w:val="00A57BA4"/>
    <w:rsid w:val="00A6002B"/>
    <w:rsid w:val="00A604D9"/>
    <w:rsid w:val="00A60E40"/>
    <w:rsid w:val="00A6126F"/>
    <w:rsid w:val="00A615F6"/>
    <w:rsid w:val="00A62B0B"/>
    <w:rsid w:val="00A634B2"/>
    <w:rsid w:val="00A63E5B"/>
    <w:rsid w:val="00A646F9"/>
    <w:rsid w:val="00A65400"/>
    <w:rsid w:val="00A65916"/>
    <w:rsid w:val="00A70AA5"/>
    <w:rsid w:val="00A70D39"/>
    <w:rsid w:val="00A7140B"/>
    <w:rsid w:val="00A71F05"/>
    <w:rsid w:val="00A720C6"/>
    <w:rsid w:val="00A7239B"/>
    <w:rsid w:val="00A7275D"/>
    <w:rsid w:val="00A72912"/>
    <w:rsid w:val="00A740BF"/>
    <w:rsid w:val="00A74602"/>
    <w:rsid w:val="00A7470D"/>
    <w:rsid w:val="00A7550A"/>
    <w:rsid w:val="00A75FA4"/>
    <w:rsid w:val="00A81010"/>
    <w:rsid w:val="00A81099"/>
    <w:rsid w:val="00A81975"/>
    <w:rsid w:val="00A81CE2"/>
    <w:rsid w:val="00A82249"/>
    <w:rsid w:val="00A84638"/>
    <w:rsid w:val="00A849D9"/>
    <w:rsid w:val="00A85452"/>
    <w:rsid w:val="00A85714"/>
    <w:rsid w:val="00A85F3E"/>
    <w:rsid w:val="00A8693C"/>
    <w:rsid w:val="00A86FA8"/>
    <w:rsid w:val="00A91A28"/>
    <w:rsid w:val="00A93329"/>
    <w:rsid w:val="00A93E23"/>
    <w:rsid w:val="00A94703"/>
    <w:rsid w:val="00A950F5"/>
    <w:rsid w:val="00A961C9"/>
    <w:rsid w:val="00A96832"/>
    <w:rsid w:val="00A96D0F"/>
    <w:rsid w:val="00A97170"/>
    <w:rsid w:val="00A97AA4"/>
    <w:rsid w:val="00AA1B37"/>
    <w:rsid w:val="00AA38EE"/>
    <w:rsid w:val="00AA4915"/>
    <w:rsid w:val="00AA4AD9"/>
    <w:rsid w:val="00AA502C"/>
    <w:rsid w:val="00AA5112"/>
    <w:rsid w:val="00AA69F8"/>
    <w:rsid w:val="00AB0953"/>
    <w:rsid w:val="00AB131A"/>
    <w:rsid w:val="00AB240F"/>
    <w:rsid w:val="00AB2B78"/>
    <w:rsid w:val="00AB3058"/>
    <w:rsid w:val="00AB3CA4"/>
    <w:rsid w:val="00AB3EA8"/>
    <w:rsid w:val="00AB4FE3"/>
    <w:rsid w:val="00AB5327"/>
    <w:rsid w:val="00AB7603"/>
    <w:rsid w:val="00AB7982"/>
    <w:rsid w:val="00AC0F50"/>
    <w:rsid w:val="00AC11D2"/>
    <w:rsid w:val="00AC1544"/>
    <w:rsid w:val="00AC1B6F"/>
    <w:rsid w:val="00AC1B94"/>
    <w:rsid w:val="00AC1ED4"/>
    <w:rsid w:val="00AC44E7"/>
    <w:rsid w:val="00AC4AA3"/>
    <w:rsid w:val="00AC5DF9"/>
    <w:rsid w:val="00AC7A13"/>
    <w:rsid w:val="00AC7E68"/>
    <w:rsid w:val="00AD1D61"/>
    <w:rsid w:val="00AD30C2"/>
    <w:rsid w:val="00AD5E99"/>
    <w:rsid w:val="00AD639A"/>
    <w:rsid w:val="00AD6C44"/>
    <w:rsid w:val="00AD7796"/>
    <w:rsid w:val="00AE0250"/>
    <w:rsid w:val="00AE24F3"/>
    <w:rsid w:val="00AE5DC5"/>
    <w:rsid w:val="00AE6065"/>
    <w:rsid w:val="00AF21E6"/>
    <w:rsid w:val="00AF2275"/>
    <w:rsid w:val="00AF2B8B"/>
    <w:rsid w:val="00AF363D"/>
    <w:rsid w:val="00AF3D92"/>
    <w:rsid w:val="00AF61BB"/>
    <w:rsid w:val="00AF67D1"/>
    <w:rsid w:val="00AF70B2"/>
    <w:rsid w:val="00AF7560"/>
    <w:rsid w:val="00B005C3"/>
    <w:rsid w:val="00B00F0E"/>
    <w:rsid w:val="00B02A59"/>
    <w:rsid w:val="00B03407"/>
    <w:rsid w:val="00B035F2"/>
    <w:rsid w:val="00B038FE"/>
    <w:rsid w:val="00B0395E"/>
    <w:rsid w:val="00B03E95"/>
    <w:rsid w:val="00B04D77"/>
    <w:rsid w:val="00B067FA"/>
    <w:rsid w:val="00B07A0B"/>
    <w:rsid w:val="00B101E1"/>
    <w:rsid w:val="00B104DD"/>
    <w:rsid w:val="00B11394"/>
    <w:rsid w:val="00B11899"/>
    <w:rsid w:val="00B127E6"/>
    <w:rsid w:val="00B12DB7"/>
    <w:rsid w:val="00B12FDC"/>
    <w:rsid w:val="00B13494"/>
    <w:rsid w:val="00B13C9C"/>
    <w:rsid w:val="00B153B1"/>
    <w:rsid w:val="00B15AB3"/>
    <w:rsid w:val="00B16047"/>
    <w:rsid w:val="00B161CD"/>
    <w:rsid w:val="00B20FBE"/>
    <w:rsid w:val="00B214CD"/>
    <w:rsid w:val="00B215B8"/>
    <w:rsid w:val="00B238D8"/>
    <w:rsid w:val="00B23949"/>
    <w:rsid w:val="00B23BBA"/>
    <w:rsid w:val="00B24812"/>
    <w:rsid w:val="00B24DE6"/>
    <w:rsid w:val="00B255A0"/>
    <w:rsid w:val="00B2585A"/>
    <w:rsid w:val="00B269B4"/>
    <w:rsid w:val="00B26DA4"/>
    <w:rsid w:val="00B271AE"/>
    <w:rsid w:val="00B278B9"/>
    <w:rsid w:val="00B27B3F"/>
    <w:rsid w:val="00B31310"/>
    <w:rsid w:val="00B319DB"/>
    <w:rsid w:val="00B31BFE"/>
    <w:rsid w:val="00B3413B"/>
    <w:rsid w:val="00B34280"/>
    <w:rsid w:val="00B34FA0"/>
    <w:rsid w:val="00B34FE7"/>
    <w:rsid w:val="00B35C67"/>
    <w:rsid w:val="00B35D8A"/>
    <w:rsid w:val="00B36E16"/>
    <w:rsid w:val="00B37CB7"/>
    <w:rsid w:val="00B40858"/>
    <w:rsid w:val="00B40A15"/>
    <w:rsid w:val="00B40A34"/>
    <w:rsid w:val="00B40C7B"/>
    <w:rsid w:val="00B41EF0"/>
    <w:rsid w:val="00B42BB4"/>
    <w:rsid w:val="00B43192"/>
    <w:rsid w:val="00B44CE7"/>
    <w:rsid w:val="00B44DF0"/>
    <w:rsid w:val="00B45A23"/>
    <w:rsid w:val="00B463FB"/>
    <w:rsid w:val="00B46E00"/>
    <w:rsid w:val="00B4710D"/>
    <w:rsid w:val="00B476DF"/>
    <w:rsid w:val="00B500AE"/>
    <w:rsid w:val="00B5036F"/>
    <w:rsid w:val="00B50F3F"/>
    <w:rsid w:val="00B517A8"/>
    <w:rsid w:val="00B53499"/>
    <w:rsid w:val="00B5366D"/>
    <w:rsid w:val="00B539FE"/>
    <w:rsid w:val="00B542E7"/>
    <w:rsid w:val="00B552B3"/>
    <w:rsid w:val="00B56382"/>
    <w:rsid w:val="00B563B6"/>
    <w:rsid w:val="00B56C85"/>
    <w:rsid w:val="00B61553"/>
    <w:rsid w:val="00B61E5A"/>
    <w:rsid w:val="00B64032"/>
    <w:rsid w:val="00B64BCD"/>
    <w:rsid w:val="00B64EB9"/>
    <w:rsid w:val="00B65060"/>
    <w:rsid w:val="00B65AA0"/>
    <w:rsid w:val="00B66AEA"/>
    <w:rsid w:val="00B6775D"/>
    <w:rsid w:val="00B7043E"/>
    <w:rsid w:val="00B70504"/>
    <w:rsid w:val="00B70B45"/>
    <w:rsid w:val="00B713B4"/>
    <w:rsid w:val="00B7191E"/>
    <w:rsid w:val="00B72163"/>
    <w:rsid w:val="00B724F4"/>
    <w:rsid w:val="00B72701"/>
    <w:rsid w:val="00B72E98"/>
    <w:rsid w:val="00B736ED"/>
    <w:rsid w:val="00B73CD6"/>
    <w:rsid w:val="00B74B47"/>
    <w:rsid w:val="00B74D6B"/>
    <w:rsid w:val="00B74F42"/>
    <w:rsid w:val="00B74F8A"/>
    <w:rsid w:val="00B75CFA"/>
    <w:rsid w:val="00B7609C"/>
    <w:rsid w:val="00B765AF"/>
    <w:rsid w:val="00B76D69"/>
    <w:rsid w:val="00B7758A"/>
    <w:rsid w:val="00B803B4"/>
    <w:rsid w:val="00B804F5"/>
    <w:rsid w:val="00B807DA"/>
    <w:rsid w:val="00B8152A"/>
    <w:rsid w:val="00B815B0"/>
    <w:rsid w:val="00B81B21"/>
    <w:rsid w:val="00B81DE6"/>
    <w:rsid w:val="00B82558"/>
    <w:rsid w:val="00B8334A"/>
    <w:rsid w:val="00B866DE"/>
    <w:rsid w:val="00B86A9E"/>
    <w:rsid w:val="00B870AA"/>
    <w:rsid w:val="00B901B3"/>
    <w:rsid w:val="00B92322"/>
    <w:rsid w:val="00B92A0C"/>
    <w:rsid w:val="00B9333E"/>
    <w:rsid w:val="00B948FC"/>
    <w:rsid w:val="00B97B84"/>
    <w:rsid w:val="00B97BFB"/>
    <w:rsid w:val="00BA0917"/>
    <w:rsid w:val="00BA0CC8"/>
    <w:rsid w:val="00BA178D"/>
    <w:rsid w:val="00BA325A"/>
    <w:rsid w:val="00BA43A2"/>
    <w:rsid w:val="00BA4DC9"/>
    <w:rsid w:val="00BA543E"/>
    <w:rsid w:val="00BA5DAD"/>
    <w:rsid w:val="00BA6A53"/>
    <w:rsid w:val="00BA6E77"/>
    <w:rsid w:val="00BA76A4"/>
    <w:rsid w:val="00BB20FD"/>
    <w:rsid w:val="00BB3421"/>
    <w:rsid w:val="00BB3803"/>
    <w:rsid w:val="00BB4611"/>
    <w:rsid w:val="00BB55F5"/>
    <w:rsid w:val="00BB5A5C"/>
    <w:rsid w:val="00BB68F7"/>
    <w:rsid w:val="00BB76E0"/>
    <w:rsid w:val="00BB7864"/>
    <w:rsid w:val="00BB7F04"/>
    <w:rsid w:val="00BC0B41"/>
    <w:rsid w:val="00BC10FD"/>
    <w:rsid w:val="00BC15A0"/>
    <w:rsid w:val="00BC2BD6"/>
    <w:rsid w:val="00BC2CF8"/>
    <w:rsid w:val="00BC4588"/>
    <w:rsid w:val="00BC4FEC"/>
    <w:rsid w:val="00BC6DF2"/>
    <w:rsid w:val="00BC7299"/>
    <w:rsid w:val="00BC798D"/>
    <w:rsid w:val="00BC7F24"/>
    <w:rsid w:val="00BD07E6"/>
    <w:rsid w:val="00BD0CE2"/>
    <w:rsid w:val="00BD176A"/>
    <w:rsid w:val="00BD34AD"/>
    <w:rsid w:val="00BD395E"/>
    <w:rsid w:val="00BD4564"/>
    <w:rsid w:val="00BD5DE6"/>
    <w:rsid w:val="00BD6CCF"/>
    <w:rsid w:val="00BD7FD3"/>
    <w:rsid w:val="00BE007C"/>
    <w:rsid w:val="00BE1774"/>
    <w:rsid w:val="00BE1F8A"/>
    <w:rsid w:val="00BE2741"/>
    <w:rsid w:val="00BE2FA9"/>
    <w:rsid w:val="00BE3060"/>
    <w:rsid w:val="00BE3AE3"/>
    <w:rsid w:val="00BE5054"/>
    <w:rsid w:val="00BE5929"/>
    <w:rsid w:val="00BE5F29"/>
    <w:rsid w:val="00BE6794"/>
    <w:rsid w:val="00BE71E3"/>
    <w:rsid w:val="00BF0513"/>
    <w:rsid w:val="00BF087E"/>
    <w:rsid w:val="00BF1329"/>
    <w:rsid w:val="00BF22FA"/>
    <w:rsid w:val="00BF27E0"/>
    <w:rsid w:val="00BF31A9"/>
    <w:rsid w:val="00BF39A3"/>
    <w:rsid w:val="00BF39DF"/>
    <w:rsid w:val="00BF402A"/>
    <w:rsid w:val="00BF4577"/>
    <w:rsid w:val="00BF63F8"/>
    <w:rsid w:val="00BF7649"/>
    <w:rsid w:val="00C00313"/>
    <w:rsid w:val="00C003B1"/>
    <w:rsid w:val="00C0120E"/>
    <w:rsid w:val="00C0121A"/>
    <w:rsid w:val="00C01DA8"/>
    <w:rsid w:val="00C047EE"/>
    <w:rsid w:val="00C04F0C"/>
    <w:rsid w:val="00C05DC4"/>
    <w:rsid w:val="00C07878"/>
    <w:rsid w:val="00C110D1"/>
    <w:rsid w:val="00C12E6D"/>
    <w:rsid w:val="00C15E10"/>
    <w:rsid w:val="00C15FB0"/>
    <w:rsid w:val="00C169BB"/>
    <w:rsid w:val="00C16BA7"/>
    <w:rsid w:val="00C21897"/>
    <w:rsid w:val="00C21BFB"/>
    <w:rsid w:val="00C23038"/>
    <w:rsid w:val="00C232CD"/>
    <w:rsid w:val="00C238D2"/>
    <w:rsid w:val="00C23D28"/>
    <w:rsid w:val="00C249DC"/>
    <w:rsid w:val="00C24F80"/>
    <w:rsid w:val="00C25236"/>
    <w:rsid w:val="00C26291"/>
    <w:rsid w:val="00C26F3E"/>
    <w:rsid w:val="00C30425"/>
    <w:rsid w:val="00C304F3"/>
    <w:rsid w:val="00C30AC9"/>
    <w:rsid w:val="00C33B08"/>
    <w:rsid w:val="00C33CE2"/>
    <w:rsid w:val="00C353D7"/>
    <w:rsid w:val="00C3670E"/>
    <w:rsid w:val="00C37AB8"/>
    <w:rsid w:val="00C4064D"/>
    <w:rsid w:val="00C407FB"/>
    <w:rsid w:val="00C40982"/>
    <w:rsid w:val="00C44216"/>
    <w:rsid w:val="00C4454A"/>
    <w:rsid w:val="00C452FB"/>
    <w:rsid w:val="00C45B99"/>
    <w:rsid w:val="00C507C8"/>
    <w:rsid w:val="00C50B2D"/>
    <w:rsid w:val="00C51067"/>
    <w:rsid w:val="00C5133B"/>
    <w:rsid w:val="00C5244D"/>
    <w:rsid w:val="00C53CC0"/>
    <w:rsid w:val="00C54E34"/>
    <w:rsid w:val="00C55C86"/>
    <w:rsid w:val="00C561F5"/>
    <w:rsid w:val="00C56B9B"/>
    <w:rsid w:val="00C57267"/>
    <w:rsid w:val="00C57BED"/>
    <w:rsid w:val="00C6093C"/>
    <w:rsid w:val="00C61D4A"/>
    <w:rsid w:val="00C622F8"/>
    <w:rsid w:val="00C6259D"/>
    <w:rsid w:val="00C63EFE"/>
    <w:rsid w:val="00C64B64"/>
    <w:rsid w:val="00C66171"/>
    <w:rsid w:val="00C661E7"/>
    <w:rsid w:val="00C708ED"/>
    <w:rsid w:val="00C70CDD"/>
    <w:rsid w:val="00C71771"/>
    <w:rsid w:val="00C717CE"/>
    <w:rsid w:val="00C730E3"/>
    <w:rsid w:val="00C738C6"/>
    <w:rsid w:val="00C7501A"/>
    <w:rsid w:val="00C754DE"/>
    <w:rsid w:val="00C75609"/>
    <w:rsid w:val="00C75C36"/>
    <w:rsid w:val="00C75EE4"/>
    <w:rsid w:val="00C76AF3"/>
    <w:rsid w:val="00C76C70"/>
    <w:rsid w:val="00C77C82"/>
    <w:rsid w:val="00C80D88"/>
    <w:rsid w:val="00C81AAC"/>
    <w:rsid w:val="00C82E7C"/>
    <w:rsid w:val="00C830D1"/>
    <w:rsid w:val="00C83812"/>
    <w:rsid w:val="00C8708A"/>
    <w:rsid w:val="00C8725B"/>
    <w:rsid w:val="00C9064A"/>
    <w:rsid w:val="00C91B7E"/>
    <w:rsid w:val="00C92B53"/>
    <w:rsid w:val="00C93921"/>
    <w:rsid w:val="00C93A7F"/>
    <w:rsid w:val="00C93DB7"/>
    <w:rsid w:val="00C93FEB"/>
    <w:rsid w:val="00CA0C90"/>
    <w:rsid w:val="00CA0D6D"/>
    <w:rsid w:val="00CA1EBB"/>
    <w:rsid w:val="00CA31E6"/>
    <w:rsid w:val="00CA4056"/>
    <w:rsid w:val="00CA454A"/>
    <w:rsid w:val="00CA4638"/>
    <w:rsid w:val="00CA51EF"/>
    <w:rsid w:val="00CA56A5"/>
    <w:rsid w:val="00CA5F01"/>
    <w:rsid w:val="00CA6598"/>
    <w:rsid w:val="00CB03C9"/>
    <w:rsid w:val="00CB09AF"/>
    <w:rsid w:val="00CB0F72"/>
    <w:rsid w:val="00CB0FFD"/>
    <w:rsid w:val="00CB1CF4"/>
    <w:rsid w:val="00CB243E"/>
    <w:rsid w:val="00CB2946"/>
    <w:rsid w:val="00CB5EA2"/>
    <w:rsid w:val="00CB7F19"/>
    <w:rsid w:val="00CC0DB0"/>
    <w:rsid w:val="00CC112B"/>
    <w:rsid w:val="00CC23F6"/>
    <w:rsid w:val="00CC27BC"/>
    <w:rsid w:val="00CC2CB2"/>
    <w:rsid w:val="00CC3B0E"/>
    <w:rsid w:val="00CC5AAF"/>
    <w:rsid w:val="00CC61E0"/>
    <w:rsid w:val="00CC681F"/>
    <w:rsid w:val="00CC6840"/>
    <w:rsid w:val="00CC7130"/>
    <w:rsid w:val="00CC7155"/>
    <w:rsid w:val="00CD02FE"/>
    <w:rsid w:val="00CD1097"/>
    <w:rsid w:val="00CD1B41"/>
    <w:rsid w:val="00CD211E"/>
    <w:rsid w:val="00CD3D2F"/>
    <w:rsid w:val="00CD4B44"/>
    <w:rsid w:val="00CD50A9"/>
    <w:rsid w:val="00CD61D0"/>
    <w:rsid w:val="00CD68BB"/>
    <w:rsid w:val="00CE0D5F"/>
    <w:rsid w:val="00CE2529"/>
    <w:rsid w:val="00CE2B1A"/>
    <w:rsid w:val="00CE3C9E"/>
    <w:rsid w:val="00CE6580"/>
    <w:rsid w:val="00CE7990"/>
    <w:rsid w:val="00CE7D3D"/>
    <w:rsid w:val="00CE7E76"/>
    <w:rsid w:val="00CF0FE9"/>
    <w:rsid w:val="00CF1704"/>
    <w:rsid w:val="00CF19E3"/>
    <w:rsid w:val="00CF2BB7"/>
    <w:rsid w:val="00CF2E30"/>
    <w:rsid w:val="00CF565E"/>
    <w:rsid w:val="00CF778E"/>
    <w:rsid w:val="00CF7BD3"/>
    <w:rsid w:val="00D002BA"/>
    <w:rsid w:val="00D03503"/>
    <w:rsid w:val="00D043D1"/>
    <w:rsid w:val="00D04881"/>
    <w:rsid w:val="00D0507E"/>
    <w:rsid w:val="00D0527F"/>
    <w:rsid w:val="00D05A87"/>
    <w:rsid w:val="00D06749"/>
    <w:rsid w:val="00D07748"/>
    <w:rsid w:val="00D07B77"/>
    <w:rsid w:val="00D1045A"/>
    <w:rsid w:val="00D1146E"/>
    <w:rsid w:val="00D11DEF"/>
    <w:rsid w:val="00D12117"/>
    <w:rsid w:val="00D14126"/>
    <w:rsid w:val="00D14135"/>
    <w:rsid w:val="00D14F7C"/>
    <w:rsid w:val="00D14FBA"/>
    <w:rsid w:val="00D15C17"/>
    <w:rsid w:val="00D20A24"/>
    <w:rsid w:val="00D21097"/>
    <w:rsid w:val="00D21A7E"/>
    <w:rsid w:val="00D22053"/>
    <w:rsid w:val="00D226CF"/>
    <w:rsid w:val="00D23A28"/>
    <w:rsid w:val="00D2424A"/>
    <w:rsid w:val="00D24532"/>
    <w:rsid w:val="00D26F36"/>
    <w:rsid w:val="00D27604"/>
    <w:rsid w:val="00D27AC1"/>
    <w:rsid w:val="00D30D82"/>
    <w:rsid w:val="00D3193E"/>
    <w:rsid w:val="00D32E05"/>
    <w:rsid w:val="00D3368E"/>
    <w:rsid w:val="00D341DB"/>
    <w:rsid w:val="00D347CD"/>
    <w:rsid w:val="00D34F2B"/>
    <w:rsid w:val="00D35994"/>
    <w:rsid w:val="00D40B6E"/>
    <w:rsid w:val="00D412E8"/>
    <w:rsid w:val="00D433F5"/>
    <w:rsid w:val="00D4455D"/>
    <w:rsid w:val="00D44946"/>
    <w:rsid w:val="00D45592"/>
    <w:rsid w:val="00D50A46"/>
    <w:rsid w:val="00D51B2E"/>
    <w:rsid w:val="00D53028"/>
    <w:rsid w:val="00D53A1E"/>
    <w:rsid w:val="00D53F66"/>
    <w:rsid w:val="00D5477F"/>
    <w:rsid w:val="00D554EC"/>
    <w:rsid w:val="00D5651D"/>
    <w:rsid w:val="00D56940"/>
    <w:rsid w:val="00D57DC6"/>
    <w:rsid w:val="00D60178"/>
    <w:rsid w:val="00D61CAA"/>
    <w:rsid w:val="00D62B14"/>
    <w:rsid w:val="00D62E82"/>
    <w:rsid w:val="00D65EBE"/>
    <w:rsid w:val="00D66777"/>
    <w:rsid w:val="00D66BC9"/>
    <w:rsid w:val="00D66D88"/>
    <w:rsid w:val="00D66F86"/>
    <w:rsid w:val="00D670C4"/>
    <w:rsid w:val="00D71D5F"/>
    <w:rsid w:val="00D74798"/>
    <w:rsid w:val="00D75C96"/>
    <w:rsid w:val="00D75E6F"/>
    <w:rsid w:val="00D769B9"/>
    <w:rsid w:val="00D76F6C"/>
    <w:rsid w:val="00D77A5D"/>
    <w:rsid w:val="00D81537"/>
    <w:rsid w:val="00D8187F"/>
    <w:rsid w:val="00D82490"/>
    <w:rsid w:val="00D82CC3"/>
    <w:rsid w:val="00D842D8"/>
    <w:rsid w:val="00D848AA"/>
    <w:rsid w:val="00D850D3"/>
    <w:rsid w:val="00D87042"/>
    <w:rsid w:val="00D87198"/>
    <w:rsid w:val="00D87208"/>
    <w:rsid w:val="00D87A9E"/>
    <w:rsid w:val="00D9131C"/>
    <w:rsid w:val="00D916F6"/>
    <w:rsid w:val="00D938E0"/>
    <w:rsid w:val="00D93CDC"/>
    <w:rsid w:val="00D9445A"/>
    <w:rsid w:val="00D9613B"/>
    <w:rsid w:val="00D962EF"/>
    <w:rsid w:val="00D97338"/>
    <w:rsid w:val="00D97D73"/>
    <w:rsid w:val="00DA03EF"/>
    <w:rsid w:val="00DA0A39"/>
    <w:rsid w:val="00DA1A90"/>
    <w:rsid w:val="00DA28C7"/>
    <w:rsid w:val="00DB0156"/>
    <w:rsid w:val="00DB026C"/>
    <w:rsid w:val="00DB050C"/>
    <w:rsid w:val="00DB0A76"/>
    <w:rsid w:val="00DB0AAE"/>
    <w:rsid w:val="00DB1664"/>
    <w:rsid w:val="00DB16B0"/>
    <w:rsid w:val="00DB2890"/>
    <w:rsid w:val="00DB2EEC"/>
    <w:rsid w:val="00DB3418"/>
    <w:rsid w:val="00DB4C09"/>
    <w:rsid w:val="00DC0D37"/>
    <w:rsid w:val="00DC199E"/>
    <w:rsid w:val="00DC2B6B"/>
    <w:rsid w:val="00DC2EA1"/>
    <w:rsid w:val="00DC3409"/>
    <w:rsid w:val="00DC3673"/>
    <w:rsid w:val="00DC3FA6"/>
    <w:rsid w:val="00DC41F3"/>
    <w:rsid w:val="00DC4389"/>
    <w:rsid w:val="00DC47E1"/>
    <w:rsid w:val="00DC5C2C"/>
    <w:rsid w:val="00DC5F2B"/>
    <w:rsid w:val="00DC6255"/>
    <w:rsid w:val="00DC74C9"/>
    <w:rsid w:val="00DC7BB4"/>
    <w:rsid w:val="00DD0905"/>
    <w:rsid w:val="00DD11E9"/>
    <w:rsid w:val="00DD1B94"/>
    <w:rsid w:val="00DD4503"/>
    <w:rsid w:val="00DD4584"/>
    <w:rsid w:val="00DD47E4"/>
    <w:rsid w:val="00DD4B9E"/>
    <w:rsid w:val="00DD5267"/>
    <w:rsid w:val="00DD6A2E"/>
    <w:rsid w:val="00DE0528"/>
    <w:rsid w:val="00DE1184"/>
    <w:rsid w:val="00DE1641"/>
    <w:rsid w:val="00DE168C"/>
    <w:rsid w:val="00DE17BF"/>
    <w:rsid w:val="00DE28E1"/>
    <w:rsid w:val="00DE2C2D"/>
    <w:rsid w:val="00DE2E3E"/>
    <w:rsid w:val="00DE3125"/>
    <w:rsid w:val="00DE3BAE"/>
    <w:rsid w:val="00DE6128"/>
    <w:rsid w:val="00DE7193"/>
    <w:rsid w:val="00DF01A2"/>
    <w:rsid w:val="00DF039B"/>
    <w:rsid w:val="00DF05EF"/>
    <w:rsid w:val="00DF0CA4"/>
    <w:rsid w:val="00DF1725"/>
    <w:rsid w:val="00DF193D"/>
    <w:rsid w:val="00DF2603"/>
    <w:rsid w:val="00DF26D3"/>
    <w:rsid w:val="00DF3346"/>
    <w:rsid w:val="00DF3560"/>
    <w:rsid w:val="00DF41A4"/>
    <w:rsid w:val="00DF466D"/>
    <w:rsid w:val="00DF508F"/>
    <w:rsid w:val="00DF58A4"/>
    <w:rsid w:val="00DF5BDE"/>
    <w:rsid w:val="00DF5C41"/>
    <w:rsid w:val="00DF780E"/>
    <w:rsid w:val="00DF7BEA"/>
    <w:rsid w:val="00E00AAB"/>
    <w:rsid w:val="00E012A9"/>
    <w:rsid w:val="00E022D5"/>
    <w:rsid w:val="00E025B8"/>
    <w:rsid w:val="00E0356A"/>
    <w:rsid w:val="00E0379D"/>
    <w:rsid w:val="00E0564D"/>
    <w:rsid w:val="00E058EA"/>
    <w:rsid w:val="00E0713D"/>
    <w:rsid w:val="00E07143"/>
    <w:rsid w:val="00E073D0"/>
    <w:rsid w:val="00E1110E"/>
    <w:rsid w:val="00E11348"/>
    <w:rsid w:val="00E11D65"/>
    <w:rsid w:val="00E12713"/>
    <w:rsid w:val="00E138F2"/>
    <w:rsid w:val="00E13A93"/>
    <w:rsid w:val="00E1450F"/>
    <w:rsid w:val="00E14F18"/>
    <w:rsid w:val="00E15B86"/>
    <w:rsid w:val="00E16570"/>
    <w:rsid w:val="00E17967"/>
    <w:rsid w:val="00E17EE5"/>
    <w:rsid w:val="00E20FD0"/>
    <w:rsid w:val="00E218B8"/>
    <w:rsid w:val="00E2361C"/>
    <w:rsid w:val="00E240B9"/>
    <w:rsid w:val="00E258ED"/>
    <w:rsid w:val="00E26014"/>
    <w:rsid w:val="00E26223"/>
    <w:rsid w:val="00E2641A"/>
    <w:rsid w:val="00E272A5"/>
    <w:rsid w:val="00E306FB"/>
    <w:rsid w:val="00E3147D"/>
    <w:rsid w:val="00E3248C"/>
    <w:rsid w:val="00E32D97"/>
    <w:rsid w:val="00E333BD"/>
    <w:rsid w:val="00E34886"/>
    <w:rsid w:val="00E357D1"/>
    <w:rsid w:val="00E35BF0"/>
    <w:rsid w:val="00E3690D"/>
    <w:rsid w:val="00E37A44"/>
    <w:rsid w:val="00E416F0"/>
    <w:rsid w:val="00E43FF5"/>
    <w:rsid w:val="00E4402F"/>
    <w:rsid w:val="00E443D2"/>
    <w:rsid w:val="00E46093"/>
    <w:rsid w:val="00E47EE4"/>
    <w:rsid w:val="00E51B0E"/>
    <w:rsid w:val="00E52D29"/>
    <w:rsid w:val="00E52DEA"/>
    <w:rsid w:val="00E52EC0"/>
    <w:rsid w:val="00E5339E"/>
    <w:rsid w:val="00E55E5B"/>
    <w:rsid w:val="00E60597"/>
    <w:rsid w:val="00E6092D"/>
    <w:rsid w:val="00E6127B"/>
    <w:rsid w:val="00E621CB"/>
    <w:rsid w:val="00E62529"/>
    <w:rsid w:val="00E6265A"/>
    <w:rsid w:val="00E62731"/>
    <w:rsid w:val="00E636B7"/>
    <w:rsid w:val="00E64C45"/>
    <w:rsid w:val="00E65B67"/>
    <w:rsid w:val="00E66B13"/>
    <w:rsid w:val="00E66C58"/>
    <w:rsid w:val="00E67964"/>
    <w:rsid w:val="00E70178"/>
    <w:rsid w:val="00E70CA7"/>
    <w:rsid w:val="00E71148"/>
    <w:rsid w:val="00E721F3"/>
    <w:rsid w:val="00E72FF4"/>
    <w:rsid w:val="00E73DF6"/>
    <w:rsid w:val="00E744A4"/>
    <w:rsid w:val="00E77769"/>
    <w:rsid w:val="00E77FD9"/>
    <w:rsid w:val="00E80701"/>
    <w:rsid w:val="00E80A0E"/>
    <w:rsid w:val="00E81737"/>
    <w:rsid w:val="00E81AA5"/>
    <w:rsid w:val="00E8244F"/>
    <w:rsid w:val="00E82610"/>
    <w:rsid w:val="00E8326F"/>
    <w:rsid w:val="00E8361B"/>
    <w:rsid w:val="00E83DAA"/>
    <w:rsid w:val="00E84245"/>
    <w:rsid w:val="00E87654"/>
    <w:rsid w:val="00E90097"/>
    <w:rsid w:val="00E9036A"/>
    <w:rsid w:val="00E90459"/>
    <w:rsid w:val="00E90FEE"/>
    <w:rsid w:val="00E924D4"/>
    <w:rsid w:val="00E928C8"/>
    <w:rsid w:val="00E92DB5"/>
    <w:rsid w:val="00E94275"/>
    <w:rsid w:val="00E94B80"/>
    <w:rsid w:val="00E95DA2"/>
    <w:rsid w:val="00E96B56"/>
    <w:rsid w:val="00E96C80"/>
    <w:rsid w:val="00E9723D"/>
    <w:rsid w:val="00E97441"/>
    <w:rsid w:val="00E97D24"/>
    <w:rsid w:val="00E97FBD"/>
    <w:rsid w:val="00EA01A0"/>
    <w:rsid w:val="00EA0B9A"/>
    <w:rsid w:val="00EA11F1"/>
    <w:rsid w:val="00EA15F1"/>
    <w:rsid w:val="00EA22DB"/>
    <w:rsid w:val="00EA2507"/>
    <w:rsid w:val="00EA270E"/>
    <w:rsid w:val="00EA28FC"/>
    <w:rsid w:val="00EA2A3A"/>
    <w:rsid w:val="00EA3F83"/>
    <w:rsid w:val="00EA416B"/>
    <w:rsid w:val="00EA45CD"/>
    <w:rsid w:val="00EA488C"/>
    <w:rsid w:val="00EA5370"/>
    <w:rsid w:val="00EA54E5"/>
    <w:rsid w:val="00EA5732"/>
    <w:rsid w:val="00EA5913"/>
    <w:rsid w:val="00EA71A3"/>
    <w:rsid w:val="00EA7841"/>
    <w:rsid w:val="00EA78BD"/>
    <w:rsid w:val="00EA7D4A"/>
    <w:rsid w:val="00EB01F7"/>
    <w:rsid w:val="00EB1498"/>
    <w:rsid w:val="00EB1EC3"/>
    <w:rsid w:val="00EB2462"/>
    <w:rsid w:val="00EB3EFD"/>
    <w:rsid w:val="00EB543B"/>
    <w:rsid w:val="00EB56FC"/>
    <w:rsid w:val="00EB57CE"/>
    <w:rsid w:val="00EB5E56"/>
    <w:rsid w:val="00EB62F5"/>
    <w:rsid w:val="00EB6BB4"/>
    <w:rsid w:val="00EB72B4"/>
    <w:rsid w:val="00EB7A55"/>
    <w:rsid w:val="00EB7D48"/>
    <w:rsid w:val="00EC0263"/>
    <w:rsid w:val="00EC1517"/>
    <w:rsid w:val="00EC27F7"/>
    <w:rsid w:val="00EC2F8A"/>
    <w:rsid w:val="00EC4AE6"/>
    <w:rsid w:val="00EC5CCF"/>
    <w:rsid w:val="00EC728E"/>
    <w:rsid w:val="00EC7D30"/>
    <w:rsid w:val="00ED01F4"/>
    <w:rsid w:val="00ED0470"/>
    <w:rsid w:val="00ED1B3F"/>
    <w:rsid w:val="00ED2D22"/>
    <w:rsid w:val="00ED35F5"/>
    <w:rsid w:val="00ED3E8B"/>
    <w:rsid w:val="00ED54FF"/>
    <w:rsid w:val="00ED650F"/>
    <w:rsid w:val="00ED6C40"/>
    <w:rsid w:val="00ED78AA"/>
    <w:rsid w:val="00ED7B25"/>
    <w:rsid w:val="00EE099D"/>
    <w:rsid w:val="00EE3F91"/>
    <w:rsid w:val="00EE4D9A"/>
    <w:rsid w:val="00EE5B89"/>
    <w:rsid w:val="00EE64F5"/>
    <w:rsid w:val="00EE6D96"/>
    <w:rsid w:val="00EE6E4F"/>
    <w:rsid w:val="00EE77B7"/>
    <w:rsid w:val="00EE7C76"/>
    <w:rsid w:val="00EF0997"/>
    <w:rsid w:val="00EF108E"/>
    <w:rsid w:val="00EF2CAA"/>
    <w:rsid w:val="00EF3007"/>
    <w:rsid w:val="00EF6D8B"/>
    <w:rsid w:val="00EF73FD"/>
    <w:rsid w:val="00F00633"/>
    <w:rsid w:val="00F024F5"/>
    <w:rsid w:val="00F037F1"/>
    <w:rsid w:val="00F03F87"/>
    <w:rsid w:val="00F05290"/>
    <w:rsid w:val="00F05E8D"/>
    <w:rsid w:val="00F05F33"/>
    <w:rsid w:val="00F07B50"/>
    <w:rsid w:val="00F117F7"/>
    <w:rsid w:val="00F13859"/>
    <w:rsid w:val="00F13AFC"/>
    <w:rsid w:val="00F204F0"/>
    <w:rsid w:val="00F2108A"/>
    <w:rsid w:val="00F210C3"/>
    <w:rsid w:val="00F2170E"/>
    <w:rsid w:val="00F2215D"/>
    <w:rsid w:val="00F22A4A"/>
    <w:rsid w:val="00F2444B"/>
    <w:rsid w:val="00F24A43"/>
    <w:rsid w:val="00F2741C"/>
    <w:rsid w:val="00F316EA"/>
    <w:rsid w:val="00F3267C"/>
    <w:rsid w:val="00F32F3D"/>
    <w:rsid w:val="00F3320E"/>
    <w:rsid w:val="00F34EA9"/>
    <w:rsid w:val="00F35D0D"/>
    <w:rsid w:val="00F36FDF"/>
    <w:rsid w:val="00F375B1"/>
    <w:rsid w:val="00F40852"/>
    <w:rsid w:val="00F4170F"/>
    <w:rsid w:val="00F424B0"/>
    <w:rsid w:val="00F4337F"/>
    <w:rsid w:val="00F4568B"/>
    <w:rsid w:val="00F5020C"/>
    <w:rsid w:val="00F50B60"/>
    <w:rsid w:val="00F50D93"/>
    <w:rsid w:val="00F51615"/>
    <w:rsid w:val="00F52B9F"/>
    <w:rsid w:val="00F53F29"/>
    <w:rsid w:val="00F54ADC"/>
    <w:rsid w:val="00F555CB"/>
    <w:rsid w:val="00F56713"/>
    <w:rsid w:val="00F60336"/>
    <w:rsid w:val="00F62151"/>
    <w:rsid w:val="00F622D8"/>
    <w:rsid w:val="00F62A9A"/>
    <w:rsid w:val="00F6395E"/>
    <w:rsid w:val="00F63F56"/>
    <w:rsid w:val="00F6485C"/>
    <w:rsid w:val="00F654D5"/>
    <w:rsid w:val="00F665DC"/>
    <w:rsid w:val="00F66B71"/>
    <w:rsid w:val="00F707D2"/>
    <w:rsid w:val="00F711CB"/>
    <w:rsid w:val="00F7245D"/>
    <w:rsid w:val="00F72B4A"/>
    <w:rsid w:val="00F73713"/>
    <w:rsid w:val="00F75A0C"/>
    <w:rsid w:val="00F8119A"/>
    <w:rsid w:val="00F81655"/>
    <w:rsid w:val="00F81C55"/>
    <w:rsid w:val="00F823BC"/>
    <w:rsid w:val="00F82C8B"/>
    <w:rsid w:val="00F83C46"/>
    <w:rsid w:val="00F83C84"/>
    <w:rsid w:val="00F8402E"/>
    <w:rsid w:val="00F85F9F"/>
    <w:rsid w:val="00F861E4"/>
    <w:rsid w:val="00F86424"/>
    <w:rsid w:val="00F9076E"/>
    <w:rsid w:val="00F90C53"/>
    <w:rsid w:val="00F9389B"/>
    <w:rsid w:val="00F93B9F"/>
    <w:rsid w:val="00F93C03"/>
    <w:rsid w:val="00F94DB5"/>
    <w:rsid w:val="00F95332"/>
    <w:rsid w:val="00F95BE8"/>
    <w:rsid w:val="00F96E6F"/>
    <w:rsid w:val="00F97CF8"/>
    <w:rsid w:val="00FA08E2"/>
    <w:rsid w:val="00FA0A4E"/>
    <w:rsid w:val="00FA167F"/>
    <w:rsid w:val="00FA1D97"/>
    <w:rsid w:val="00FA2AFA"/>
    <w:rsid w:val="00FA3F88"/>
    <w:rsid w:val="00FA4163"/>
    <w:rsid w:val="00FA4211"/>
    <w:rsid w:val="00FA4402"/>
    <w:rsid w:val="00FA5178"/>
    <w:rsid w:val="00FA7808"/>
    <w:rsid w:val="00FB03C7"/>
    <w:rsid w:val="00FB0729"/>
    <w:rsid w:val="00FB0F70"/>
    <w:rsid w:val="00FB126D"/>
    <w:rsid w:val="00FB1CF2"/>
    <w:rsid w:val="00FB1D77"/>
    <w:rsid w:val="00FB278E"/>
    <w:rsid w:val="00FB2B0F"/>
    <w:rsid w:val="00FB3482"/>
    <w:rsid w:val="00FB41F0"/>
    <w:rsid w:val="00FB4D27"/>
    <w:rsid w:val="00FB51E2"/>
    <w:rsid w:val="00FB5991"/>
    <w:rsid w:val="00FB5E0F"/>
    <w:rsid w:val="00FB627C"/>
    <w:rsid w:val="00FB78BA"/>
    <w:rsid w:val="00FC13D9"/>
    <w:rsid w:val="00FC20A6"/>
    <w:rsid w:val="00FC2E05"/>
    <w:rsid w:val="00FC36FE"/>
    <w:rsid w:val="00FC44DA"/>
    <w:rsid w:val="00FC44E5"/>
    <w:rsid w:val="00FC6065"/>
    <w:rsid w:val="00FC63B1"/>
    <w:rsid w:val="00FC677A"/>
    <w:rsid w:val="00FD0A07"/>
    <w:rsid w:val="00FD1C88"/>
    <w:rsid w:val="00FD1D7D"/>
    <w:rsid w:val="00FD213C"/>
    <w:rsid w:val="00FD5305"/>
    <w:rsid w:val="00FD6A31"/>
    <w:rsid w:val="00FE2A1C"/>
    <w:rsid w:val="00FE3949"/>
    <w:rsid w:val="00FE3F6A"/>
    <w:rsid w:val="00FE416A"/>
    <w:rsid w:val="00FE5156"/>
    <w:rsid w:val="00FE563C"/>
    <w:rsid w:val="00FE617D"/>
    <w:rsid w:val="00FE675F"/>
    <w:rsid w:val="00FE6F8A"/>
    <w:rsid w:val="00FF08E0"/>
    <w:rsid w:val="00FF0A83"/>
    <w:rsid w:val="00FF1153"/>
    <w:rsid w:val="00FF557C"/>
    <w:rsid w:val="04453995"/>
    <w:rsid w:val="044E233A"/>
    <w:rsid w:val="050A9138"/>
    <w:rsid w:val="103A5FEA"/>
    <w:rsid w:val="119FAB0F"/>
    <w:rsid w:val="13AC5F85"/>
    <w:rsid w:val="175CE524"/>
    <w:rsid w:val="1812B637"/>
    <w:rsid w:val="18AA4055"/>
    <w:rsid w:val="1A4EF77F"/>
    <w:rsid w:val="1ECFDDF7"/>
    <w:rsid w:val="1F1AE0BE"/>
    <w:rsid w:val="20402E4F"/>
    <w:rsid w:val="25FE9F1B"/>
    <w:rsid w:val="27974F9C"/>
    <w:rsid w:val="2BC1CDD8"/>
    <w:rsid w:val="2DCF0208"/>
    <w:rsid w:val="2EE732DC"/>
    <w:rsid w:val="3350916F"/>
    <w:rsid w:val="35503A73"/>
    <w:rsid w:val="355BD613"/>
    <w:rsid w:val="358E9E00"/>
    <w:rsid w:val="36231085"/>
    <w:rsid w:val="3A058235"/>
    <w:rsid w:val="3AEEC375"/>
    <w:rsid w:val="3B3014CF"/>
    <w:rsid w:val="3C96F002"/>
    <w:rsid w:val="3DA10D86"/>
    <w:rsid w:val="3DE4C0BC"/>
    <w:rsid w:val="3EE4DF78"/>
    <w:rsid w:val="3F74440F"/>
    <w:rsid w:val="3FD29DCB"/>
    <w:rsid w:val="4062E0D9"/>
    <w:rsid w:val="4498577A"/>
    <w:rsid w:val="44EF67DA"/>
    <w:rsid w:val="4A16211B"/>
    <w:rsid w:val="4AE965A3"/>
    <w:rsid w:val="50D31076"/>
    <w:rsid w:val="533254A8"/>
    <w:rsid w:val="53FC680F"/>
    <w:rsid w:val="546B9888"/>
    <w:rsid w:val="568577FB"/>
    <w:rsid w:val="57F71155"/>
    <w:rsid w:val="5C7D6303"/>
    <w:rsid w:val="60F3238D"/>
    <w:rsid w:val="61A08A26"/>
    <w:rsid w:val="642D4B02"/>
    <w:rsid w:val="69FAB384"/>
    <w:rsid w:val="6D683722"/>
    <w:rsid w:val="6E497326"/>
    <w:rsid w:val="70012BDA"/>
    <w:rsid w:val="71CBE51C"/>
    <w:rsid w:val="727910D6"/>
    <w:rsid w:val="744B4652"/>
    <w:rsid w:val="760F83EF"/>
    <w:rsid w:val="786BAD5B"/>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E597932E-5798-4023-AE66-CA5ADD74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202242"/>
  </w:style>
  <w:style w:type="paragraph" w:styleId="Revision">
    <w:name w:val="Revision"/>
    <w:hidden/>
    <w:uiPriority w:val="99"/>
    <w:semiHidden/>
    <w:rsid w:val="007D09E2"/>
  </w:style>
  <w:style w:type="character" w:styleId="Mention">
    <w:name w:val="Mention"/>
    <w:basedOn w:val="DefaultParagraphFont"/>
    <w:uiPriority w:val="99"/>
    <w:unhideWhenUsed/>
    <w:rsid w:val="00A93E2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linicaltrials.gov/study/NCT06411379" TargetMode="External"/><Relationship Id="rId26" Type="http://schemas.openxmlformats.org/officeDocument/2006/relationships/hyperlink" Target="https://euclinicaltrials.eu/ctis-public/view/2024-513498-36-00?lang=en" TargetMode="External"/><Relationship Id="rId39" Type="http://schemas.openxmlformats.org/officeDocument/2006/relationships/hyperlink" Target="mailto:priti.anand@abbvie.com" TargetMode="External"/><Relationship Id="rId21" Type="http://schemas.openxmlformats.org/officeDocument/2006/relationships/image" Target="media/image2.png"/><Relationship Id="rId34" Type="http://schemas.openxmlformats.org/officeDocument/2006/relationships/hyperlink" Target="https://ir.moonlaketx.com/news-releases/news-release-details/moonlake-announces-fda-fast-track-designation-sonelokimab" TargetMode="External"/><Relationship Id="rId42"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clinicaltrials.gov/study/NCT0664107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uclinicaltrials.eu/ctis-public/view/2024-513498-36-00?lang=en" TargetMode="External"/><Relationship Id="rId24" Type="http://schemas.openxmlformats.org/officeDocument/2006/relationships/image" Target="media/image3.png"/><Relationship Id="rId32" Type="http://schemas.openxmlformats.org/officeDocument/2006/relationships/hyperlink" Target="https://euclinicaltrials.eu/search-for-clinical-trials/?lang=en&amp;EUCT=2024-514504-13-00" TargetMode="External"/><Relationship Id="rId37" Type="http://schemas.openxmlformats.org/officeDocument/2006/relationships/hyperlink" Target="mailto:chanda.bhat@abbvie.com" TargetMode="External"/><Relationship Id="rId40" Type="http://schemas.openxmlformats.org/officeDocument/2006/relationships/hyperlink" Target="mailto:irene.knorn@abbvie.com" TargetMode="External"/><Relationship Id="rId45" Type="http://schemas.openxmlformats.org/officeDocument/2006/relationships/fontTable" Target="fontTable.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clinicaltrials.gov/study/NCT06411379" TargetMode="External"/><Relationship Id="rId28" Type="http://schemas.openxmlformats.org/officeDocument/2006/relationships/image" Target="media/image5.png"/><Relationship Id="rId36" Type="http://schemas.openxmlformats.org/officeDocument/2006/relationships/image" Target="media/image7.png"/><Relationship Id="rId10" Type="http://schemas.openxmlformats.org/officeDocument/2006/relationships/hyperlink" Target="https://ir.moonlaketx.com/static-files/2b26228b-9678-471e-b990-0920d6b35eb2" TargetMode="External"/><Relationship Id="rId19" Type="http://schemas.openxmlformats.org/officeDocument/2006/relationships/hyperlink" Target="https://www.clinicaltrials.gov/study/NCT05322473?term=NCT05322473&amp;rank=1" TargetMode="External"/><Relationship Id="rId31" Type="http://schemas.openxmlformats.org/officeDocument/2006/relationships/hyperlink" Target="https://euclinicaltrials.eu/search-for-clinical-trials/?lang=en&amp;EUCT=2024-514504-13-00" TargetMode="External"/><Relationship Id="rId44"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4" Type="http://schemas.openxmlformats.org/officeDocument/2006/relationships/numbering" Target="numbering.xml"/><Relationship Id="rId9" Type="http://schemas.openxmlformats.org/officeDocument/2006/relationships/hyperlink" Target="https://ir.moonlaketx.com/news-releases/news-release-details/moonlake-announces-positive-topline-results-its-phase-2-clinical?utm_source=pharosyn.info" TargetMode="External"/><Relationship Id="rId14" Type="http://schemas.microsoft.com/office/2011/relationships/commentsExtended" Target="commentsExtended.xml"/><Relationship Id="rId22" Type="http://schemas.openxmlformats.org/officeDocument/2006/relationships/hyperlink" Target="https://clinicaltrials.gov/study/NCT06411899" TargetMode="External"/><Relationship Id="rId27" Type="http://schemas.openxmlformats.org/officeDocument/2006/relationships/image" Target="media/image4.png"/><Relationship Id="rId30" Type="http://schemas.openxmlformats.org/officeDocument/2006/relationships/hyperlink" Target="https://clinicaltrials.gov/study/NCT06641089" TargetMode="External"/><Relationship Id="rId35" Type="http://schemas.openxmlformats.org/officeDocument/2006/relationships/image" Target="media/image6.png"/><Relationship Id="rId43"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euclinicaltrials.eu/ctis-public/view/2024-513498-36-00?lang=en" TargetMode="External"/><Relationship Id="rId17" Type="http://schemas.openxmlformats.org/officeDocument/2006/relationships/hyperlink" Target="https://clinicaltrials.gov/study/NCT06411899" TargetMode="External"/><Relationship Id="rId25" Type="http://schemas.openxmlformats.org/officeDocument/2006/relationships/hyperlink" Target="https://clinicaltrials.gov/study/NCT06768671?cond=hidradenitis%20suppurativa&amp;term=moonlake&amp;intr=sonelokimab&amp;rank=1" TargetMode="External"/><Relationship Id="rId33" Type="http://schemas.openxmlformats.org/officeDocument/2006/relationships/hyperlink" Target="https://clinicaltrials.eu/trial/study-on-the-effects-of-sonelokimab-for-patients-with-moderate-to-severe-palmoplantar-pustulosis/" TargetMode="External"/><Relationship Id="rId38" Type="http://schemas.openxmlformats.org/officeDocument/2006/relationships/hyperlink" Target="mailto:luke.versten@abbvie.com" TargetMode="External"/><Relationship Id="rId46" Type="http://schemas.microsoft.com/office/2011/relationships/people" Target="people.xml"/><Relationship Id="rId20" Type="http://schemas.openxmlformats.org/officeDocument/2006/relationships/hyperlink" Target="https://clinicaltrials.gov/study/NCT06768671?cond=hidradenitis%20suppurativa&amp;term=moonlake&amp;intr=sonelokimab&amp;rank=1" TargetMode="External"/><Relationship Id="rId41" Type="http://schemas.openxmlformats.org/officeDocument/2006/relationships/hyperlink" Target="mailto:priti.anand@abbvie.com"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2.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customXml/itemProps3.xml><?xml version="1.0" encoding="utf-8"?>
<ds:datastoreItem xmlns:ds="http://schemas.openxmlformats.org/officeDocument/2006/customXml" ds:itemID="{05B3219B-FAB3-40D2-92FA-AE30D0D79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Pages>
  <Words>1828</Words>
  <Characters>10146</Characters>
  <Application>Microsoft Office Word</Application>
  <DocSecurity>0</DocSecurity>
  <Lines>247</Lines>
  <Paragraphs>131</Paragraphs>
  <ScaleCrop>false</ScaleCrop>
  <Company/>
  <LinksUpToDate>false</LinksUpToDate>
  <CharactersWithSpaces>11843</CharactersWithSpaces>
  <SharedDoc>false</SharedDoc>
  <HLinks>
    <vt:vector size="156" baseType="variant">
      <vt:variant>
        <vt:i4>589939</vt:i4>
      </vt:variant>
      <vt:variant>
        <vt:i4>75</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72</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69</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66</vt:i4>
      </vt:variant>
      <vt:variant>
        <vt:i4>0</vt:i4>
      </vt:variant>
      <vt:variant>
        <vt:i4>5</vt:i4>
      </vt:variant>
      <vt:variant>
        <vt:lpwstr>mailto:priti.anand@abbvie.com</vt:lpwstr>
      </vt:variant>
      <vt:variant>
        <vt:lpwstr/>
      </vt:variant>
      <vt:variant>
        <vt:i4>4849718</vt:i4>
      </vt:variant>
      <vt:variant>
        <vt:i4>63</vt:i4>
      </vt:variant>
      <vt:variant>
        <vt:i4>0</vt:i4>
      </vt:variant>
      <vt:variant>
        <vt:i4>5</vt:i4>
      </vt:variant>
      <vt:variant>
        <vt:lpwstr>mailto:irene.knorn@abbvie.com</vt:lpwstr>
      </vt:variant>
      <vt:variant>
        <vt:lpwstr/>
      </vt:variant>
      <vt:variant>
        <vt:i4>6094896</vt:i4>
      </vt:variant>
      <vt:variant>
        <vt:i4>60</vt:i4>
      </vt:variant>
      <vt:variant>
        <vt:i4>0</vt:i4>
      </vt:variant>
      <vt:variant>
        <vt:i4>5</vt:i4>
      </vt:variant>
      <vt:variant>
        <vt:lpwstr>mailto:priti.anand@abbvie.com</vt:lpwstr>
      </vt:variant>
      <vt:variant>
        <vt:lpwstr/>
      </vt:variant>
      <vt:variant>
        <vt:i4>458863</vt:i4>
      </vt:variant>
      <vt:variant>
        <vt:i4>57</vt:i4>
      </vt:variant>
      <vt:variant>
        <vt:i4>0</vt:i4>
      </vt:variant>
      <vt:variant>
        <vt:i4>5</vt:i4>
      </vt:variant>
      <vt:variant>
        <vt:lpwstr>mailto:luke.versten@abbvie.com</vt:lpwstr>
      </vt:variant>
      <vt:variant>
        <vt:lpwstr/>
      </vt:variant>
      <vt:variant>
        <vt:i4>1900668</vt:i4>
      </vt:variant>
      <vt:variant>
        <vt:i4>54</vt:i4>
      </vt:variant>
      <vt:variant>
        <vt:i4>0</vt:i4>
      </vt:variant>
      <vt:variant>
        <vt:i4>5</vt:i4>
      </vt:variant>
      <vt:variant>
        <vt:lpwstr>mailto:chanda.bhat@abbvie.com</vt:lpwstr>
      </vt:variant>
      <vt:variant>
        <vt:lpwstr/>
      </vt:variant>
      <vt:variant>
        <vt:i4>7798840</vt:i4>
      </vt:variant>
      <vt:variant>
        <vt:i4>51</vt:i4>
      </vt:variant>
      <vt:variant>
        <vt:i4>0</vt:i4>
      </vt:variant>
      <vt:variant>
        <vt:i4>5</vt:i4>
      </vt:variant>
      <vt:variant>
        <vt:lpwstr>https://ir.moonlaketx.com/news-releases/news-release-details/moonlake-announces-fda-fast-track-designation-sonelokimab</vt:lpwstr>
      </vt:variant>
      <vt:variant>
        <vt:lpwstr/>
      </vt:variant>
      <vt:variant>
        <vt:i4>4325401</vt:i4>
      </vt:variant>
      <vt:variant>
        <vt:i4>48</vt:i4>
      </vt:variant>
      <vt:variant>
        <vt:i4>0</vt:i4>
      </vt:variant>
      <vt:variant>
        <vt:i4>5</vt:i4>
      </vt:variant>
      <vt:variant>
        <vt:lpwstr>https://clinicaltrials.eu/trial/study-on-the-effects-of-sonelokimab-for-patients-with-moderate-to-severe-palmoplantar-pustulosis/</vt:lpwstr>
      </vt:variant>
      <vt:variant>
        <vt:lpwstr/>
      </vt:variant>
      <vt:variant>
        <vt:i4>2949169</vt:i4>
      </vt:variant>
      <vt:variant>
        <vt:i4>45</vt:i4>
      </vt:variant>
      <vt:variant>
        <vt:i4>0</vt:i4>
      </vt:variant>
      <vt:variant>
        <vt:i4>5</vt:i4>
      </vt:variant>
      <vt:variant>
        <vt:lpwstr>https://euclinicaltrials.eu/search-for-clinical-trials/?lang=en&amp;EUCT=2024-514504-13-00</vt:lpwstr>
      </vt:variant>
      <vt:variant>
        <vt:lpwstr/>
      </vt:variant>
      <vt:variant>
        <vt:i4>2949169</vt:i4>
      </vt:variant>
      <vt:variant>
        <vt:i4>42</vt:i4>
      </vt:variant>
      <vt:variant>
        <vt:i4>0</vt:i4>
      </vt:variant>
      <vt:variant>
        <vt:i4>5</vt:i4>
      </vt:variant>
      <vt:variant>
        <vt:lpwstr>https://euclinicaltrials.eu/search-for-clinical-trials/?lang=en&amp;EUCT=2024-514504-13-00</vt:lpwstr>
      </vt:variant>
      <vt:variant>
        <vt:lpwstr/>
      </vt:variant>
      <vt:variant>
        <vt:i4>196622</vt:i4>
      </vt:variant>
      <vt:variant>
        <vt:i4>39</vt:i4>
      </vt:variant>
      <vt:variant>
        <vt:i4>0</vt:i4>
      </vt:variant>
      <vt:variant>
        <vt:i4>5</vt:i4>
      </vt:variant>
      <vt:variant>
        <vt:lpwstr>https://clinicaltrials.gov/study/NCT06641089</vt:lpwstr>
      </vt:variant>
      <vt:variant>
        <vt:lpwstr/>
      </vt:variant>
      <vt:variant>
        <vt:i4>786433</vt:i4>
      </vt:variant>
      <vt:variant>
        <vt:i4>36</vt:i4>
      </vt:variant>
      <vt:variant>
        <vt:i4>0</vt:i4>
      </vt:variant>
      <vt:variant>
        <vt:i4>5</vt:i4>
      </vt:variant>
      <vt:variant>
        <vt:lpwstr>https://clinicaltrials.gov/study/NCT06641076</vt:lpwstr>
      </vt:variant>
      <vt:variant>
        <vt:lpwstr/>
      </vt:variant>
      <vt:variant>
        <vt:i4>6357024</vt:i4>
      </vt:variant>
      <vt:variant>
        <vt:i4>33</vt:i4>
      </vt:variant>
      <vt:variant>
        <vt:i4>0</vt:i4>
      </vt:variant>
      <vt:variant>
        <vt:i4>5</vt:i4>
      </vt:variant>
      <vt:variant>
        <vt:lpwstr>https://euclinicaltrials.eu/ctis-public/view/2024-513498-36-00?lang=en</vt:lpwstr>
      </vt:variant>
      <vt:variant>
        <vt:lpwstr/>
      </vt:variant>
      <vt:variant>
        <vt:i4>6946928</vt:i4>
      </vt:variant>
      <vt:variant>
        <vt:i4>30</vt:i4>
      </vt:variant>
      <vt:variant>
        <vt:i4>0</vt:i4>
      </vt:variant>
      <vt:variant>
        <vt:i4>5</vt:i4>
      </vt:variant>
      <vt:variant>
        <vt:lpwstr>https://clinicaltrials.gov/study/NCT06768671?cond=hidradenitis%20suppurativa&amp;term=moonlake&amp;intr=sonelokimab&amp;rank=1</vt:lpwstr>
      </vt:variant>
      <vt:variant>
        <vt:lpwstr/>
      </vt:variant>
      <vt:variant>
        <vt:i4>327683</vt:i4>
      </vt:variant>
      <vt:variant>
        <vt:i4>27</vt:i4>
      </vt:variant>
      <vt:variant>
        <vt:i4>0</vt:i4>
      </vt:variant>
      <vt:variant>
        <vt:i4>5</vt:i4>
      </vt:variant>
      <vt:variant>
        <vt:lpwstr>https://clinicaltrials.gov/study/NCT06411379</vt:lpwstr>
      </vt:variant>
      <vt:variant>
        <vt:lpwstr/>
      </vt:variant>
      <vt:variant>
        <vt:i4>917517</vt:i4>
      </vt:variant>
      <vt:variant>
        <vt:i4>24</vt:i4>
      </vt:variant>
      <vt:variant>
        <vt:i4>0</vt:i4>
      </vt:variant>
      <vt:variant>
        <vt:i4>5</vt:i4>
      </vt:variant>
      <vt:variant>
        <vt:lpwstr>https://clinicaltrials.gov/study/NCT06411899</vt:lpwstr>
      </vt:variant>
      <vt:variant>
        <vt:lpwstr/>
      </vt:variant>
      <vt:variant>
        <vt:i4>6946928</vt:i4>
      </vt:variant>
      <vt:variant>
        <vt:i4>21</vt:i4>
      </vt:variant>
      <vt:variant>
        <vt:i4>0</vt:i4>
      </vt:variant>
      <vt:variant>
        <vt:i4>5</vt:i4>
      </vt:variant>
      <vt:variant>
        <vt:lpwstr>https://clinicaltrials.gov/study/NCT06768671?cond=hidradenitis%20suppurativa&amp;term=moonlake&amp;intr=sonelokimab&amp;rank=1</vt:lpwstr>
      </vt:variant>
      <vt:variant>
        <vt:lpwstr/>
      </vt:variant>
      <vt:variant>
        <vt:i4>1179659</vt:i4>
      </vt:variant>
      <vt:variant>
        <vt:i4>18</vt:i4>
      </vt:variant>
      <vt:variant>
        <vt:i4>0</vt:i4>
      </vt:variant>
      <vt:variant>
        <vt:i4>5</vt:i4>
      </vt:variant>
      <vt:variant>
        <vt:lpwstr>https://www.clinicaltrials.gov/study/NCT05322473?term=NCT05322473&amp;rank=1</vt:lpwstr>
      </vt:variant>
      <vt:variant>
        <vt:lpwstr/>
      </vt:variant>
      <vt:variant>
        <vt:i4>327683</vt:i4>
      </vt:variant>
      <vt:variant>
        <vt:i4>15</vt:i4>
      </vt:variant>
      <vt:variant>
        <vt:i4>0</vt:i4>
      </vt:variant>
      <vt:variant>
        <vt:i4>5</vt:i4>
      </vt:variant>
      <vt:variant>
        <vt:lpwstr>https://clinicaltrials.gov/study/NCT06411379</vt:lpwstr>
      </vt:variant>
      <vt:variant>
        <vt:lpwstr/>
      </vt:variant>
      <vt:variant>
        <vt:i4>917517</vt:i4>
      </vt:variant>
      <vt:variant>
        <vt:i4>12</vt:i4>
      </vt:variant>
      <vt:variant>
        <vt:i4>0</vt:i4>
      </vt:variant>
      <vt:variant>
        <vt:i4>5</vt:i4>
      </vt:variant>
      <vt:variant>
        <vt:lpwstr>https://clinicaltrials.gov/study/NCT06411899</vt:lpwstr>
      </vt:variant>
      <vt:variant>
        <vt:lpwstr/>
      </vt:variant>
      <vt:variant>
        <vt:i4>6357024</vt:i4>
      </vt:variant>
      <vt:variant>
        <vt:i4>9</vt:i4>
      </vt:variant>
      <vt:variant>
        <vt:i4>0</vt:i4>
      </vt:variant>
      <vt:variant>
        <vt:i4>5</vt:i4>
      </vt:variant>
      <vt:variant>
        <vt:lpwstr>https://euclinicaltrials.eu/ctis-public/view/2024-513498-36-00?lang=en</vt:lpwstr>
      </vt:variant>
      <vt:variant>
        <vt:lpwstr/>
      </vt:variant>
      <vt:variant>
        <vt:i4>6357024</vt:i4>
      </vt:variant>
      <vt:variant>
        <vt:i4>6</vt:i4>
      </vt:variant>
      <vt:variant>
        <vt:i4>0</vt:i4>
      </vt:variant>
      <vt:variant>
        <vt:i4>5</vt:i4>
      </vt:variant>
      <vt:variant>
        <vt:lpwstr>https://euclinicaltrials.eu/ctis-public/view/2024-513498-36-00?lang=en</vt:lpwstr>
      </vt:variant>
      <vt:variant>
        <vt:lpwstr/>
      </vt:variant>
      <vt:variant>
        <vt:i4>3997803</vt:i4>
      </vt:variant>
      <vt:variant>
        <vt:i4>3</vt:i4>
      </vt:variant>
      <vt:variant>
        <vt:i4>0</vt:i4>
      </vt:variant>
      <vt:variant>
        <vt:i4>5</vt:i4>
      </vt:variant>
      <vt:variant>
        <vt:lpwstr>https://ir.moonlaketx.com/static-files/2b26228b-9678-471e-b990-0920d6b35eb2</vt:lpwstr>
      </vt:variant>
      <vt:variant>
        <vt:lpwstr/>
      </vt:variant>
      <vt:variant>
        <vt:i4>5242912</vt:i4>
      </vt:variant>
      <vt:variant>
        <vt:i4>0</vt:i4>
      </vt:variant>
      <vt:variant>
        <vt:i4>0</vt:i4>
      </vt:variant>
      <vt:variant>
        <vt:i4>5</vt:i4>
      </vt:variant>
      <vt:variant>
        <vt:lpwstr>https://ir.moonlaketx.com/news-releases/news-release-details/moonlake-announces-positive-topline-results-its-phase-2-clinical?utm_source=pharosyn.info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Claire Vincent</cp:lastModifiedBy>
  <cp:revision>749</cp:revision>
  <cp:lastPrinted>2026-02-24T08:28:00Z</cp:lastPrinted>
  <dcterms:created xsi:type="dcterms:W3CDTF">2026-01-09T08:39:00Z</dcterms:created>
  <dcterms:modified xsi:type="dcterms:W3CDTF">2026-02-25T16:29:00Z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